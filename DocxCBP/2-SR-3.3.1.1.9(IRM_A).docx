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oter9.xml" ContentType="application/vnd.openxmlformats-officedocument.wordprocessingml.footer+xml"/>
  <Override PartName="/word/footer12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1.xml" ContentType="application/vnd.openxmlformats-officedocument.wordprocessingml.header+xml"/>
  <Override PartName="/word/header13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1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98"/>
        <w:gridCol w:w="78"/>
        <w:gridCol w:w="444"/>
        <w:gridCol w:w="918"/>
        <w:gridCol w:w="3160"/>
        <w:gridCol w:w="1322"/>
        <w:gridCol w:w="652"/>
        <w:gridCol w:w="68"/>
        <w:gridCol w:w="1566"/>
      </w:tblGrid>
      <w:tr w:rsidR="003A24C1" w:rsidRPr="00B673A4">
        <w:trPr>
          <w:cantSplit/>
          <w:jc w:val="center"/>
        </w:trPr>
        <w:tc>
          <w:tcPr>
            <w:tcW w:w="1530" w:type="dxa"/>
            <w:vAlign w:val="center"/>
          </w:tcPr>
          <w:p w:rsidR="003A24C1" w:rsidRPr="00B673A4" w:rsidRDefault="003A24C1" w:rsidP="003A24C1">
            <w:pPr>
              <w:pStyle w:val="covercenternotboldplustwo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42900" cy="342900"/>
                  <wp:effectExtent l="19050" t="0" r="0" b="0"/>
                  <wp:docPr id="5" name="Picture 5" descr="Bwp_3l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wp_3l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  <w:gridSpan w:val="8"/>
            <w:vAlign w:val="center"/>
          </w:tcPr>
          <w:p w:rsidR="003A24C1" w:rsidRPr="00B673A4" w:rsidRDefault="003A24C1" w:rsidP="003A24C1">
            <w:pPr>
              <w:pStyle w:val="covercenternotboldplustwo"/>
            </w:pPr>
            <w:fldSimple w:instr=" DOCPROPERTY &quot;01Site&quot; ">
              <w:r>
                <w:t>Browns Ferry Nuclear Plant</w:t>
              </w:r>
            </w:fldSimple>
          </w:p>
        </w:tc>
        <w:tc>
          <w:tcPr>
            <w:tcW w:w="1566" w:type="dxa"/>
            <w:vAlign w:val="center"/>
          </w:tcPr>
          <w:p w:rsidR="003A24C1" w:rsidRPr="00B673A4" w:rsidRDefault="003A24C1" w:rsidP="003A24C1">
            <w:pPr>
              <w:pStyle w:val="covercenternotboldplustwo"/>
            </w:pPr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boldplus6after"/>
            </w:pPr>
            <w:fldSimple w:instr=" DOCPROPERTY &quot;04UnitNumber&quot; ">
              <w:r>
                <w:t>Unit 2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NotBold"/>
            </w:pPr>
            <w:fldSimple w:instr=" DOCPROPERTY &quot;05TypeOfProcedure&quot; ">
              <w:r>
                <w:t>Surveillance Procedure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bold12before6after"/>
            </w:pPr>
            <w:fldSimple w:instr=" DOCPROPERTY &quot;06ProcedureNumber&quot; ">
              <w:r>
                <w:t>2-SR-3.3.1.1.9(IRM A)</w:t>
              </w:r>
            </w:fldSimple>
          </w:p>
        </w:tc>
      </w:tr>
      <w:tr w:rsidR="003A24C1" w:rsidRPr="00B673A4">
        <w:trPr>
          <w:cantSplit/>
          <w:trHeight w:hRule="exact" w:val="1123"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Bold"/>
            </w:pPr>
            <w:bookmarkStart w:id="1" w:name="ProcedureTitle"/>
            <w:r>
              <w:t>Intermediate Range Monitor (IRM) Channel A Calibration</w:t>
            </w:r>
            <w:bookmarkEnd w:id="1"/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NotBold"/>
            </w:pPr>
            <w:r w:rsidRPr="00B673A4">
              <w:t xml:space="preserve">Revision </w:t>
            </w:r>
            <w:fldSimple w:instr=" DOCPROPERTY &quot;08RevisionNumber&quot; ">
              <w:r>
                <w:t>0027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NotBold"/>
            </w:pPr>
            <w:fldSimple w:instr=" DOCPROPERTY &quot;09QualityRelatedOrNonQualityRelated&quot; ">
              <w:r>
                <w:t>Quality Related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NotBold"/>
            </w:pPr>
            <w:fldSimple w:instr=" DOCPROPERTY &quot;10LevelOfUse&quot; ">
              <w:r>
                <w:t>Level of Use:  Continuous Use</w:t>
              </w:r>
            </w:fldSimple>
          </w:p>
        </w:tc>
      </w:tr>
      <w:tr w:rsidR="003A24C1" w:rsidRPr="00B673A4">
        <w:trPr>
          <w:cantSplit/>
          <w:trHeight w:hRule="exact" w:val="960"/>
          <w:jc w:val="center"/>
        </w:trPr>
        <w:tc>
          <w:tcPr>
            <w:tcW w:w="2250" w:type="dxa"/>
            <w:gridSpan w:val="4"/>
          </w:tcPr>
          <w:p w:rsidR="003A24C1" w:rsidRPr="00B673A4" w:rsidRDefault="003A24C1" w:rsidP="003A24C1">
            <w:pPr>
              <w:pStyle w:val="coverleftbold10noneafter"/>
            </w:pPr>
          </w:p>
        </w:tc>
        <w:tc>
          <w:tcPr>
            <w:tcW w:w="5400" w:type="dxa"/>
            <w:gridSpan w:val="3"/>
          </w:tcPr>
          <w:p w:rsidR="003A24C1" w:rsidRPr="00B673A4" w:rsidRDefault="003A24C1" w:rsidP="003A24C1">
            <w:pPr>
              <w:pStyle w:val="coverleftbold10noneafter"/>
            </w:pPr>
            <w:r w:rsidRPr="00B673A4">
              <w:fldChar w:fldCharType="begin"/>
            </w:r>
            <w:r>
              <w:instrText xml:space="preserve"> DOCVARIABLE</w:instrText>
            </w:r>
            <w:r w:rsidRPr="00B673A4">
              <w:instrText xml:space="preserve"> "11ListLevelsOfUse" </w:instrText>
            </w:r>
            <w:r w:rsidRPr="00B673A4">
              <w:fldChar w:fldCharType="separate"/>
            </w:r>
            <w:r>
              <w:t>Level of Use or Other Information:  Key # P2237A</w:t>
            </w:r>
            <w:r w:rsidRPr="00B673A4">
              <w:fldChar w:fldCharType="end"/>
            </w:r>
          </w:p>
        </w:tc>
        <w:tc>
          <w:tcPr>
            <w:tcW w:w="2286" w:type="dxa"/>
            <w:gridSpan w:val="3"/>
          </w:tcPr>
          <w:p w:rsidR="003A24C1" w:rsidRPr="00B673A4" w:rsidRDefault="003A24C1" w:rsidP="003A24C1">
            <w:pPr>
              <w:pStyle w:val="coverleftbold10noneafter"/>
            </w:pPr>
          </w:p>
        </w:tc>
      </w:tr>
      <w:tr w:rsidR="003A24C1" w:rsidRPr="00B673A4">
        <w:trPr>
          <w:cantSplit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notboldplus6after"/>
            </w:pPr>
            <w:fldSimple w:instr=" DOCPROPERTY &quot;12ComplexInfrequentlyPerformedTest&quot; ">
              <w:r>
                <w:t xml:space="preserve"> </w:t>
              </w:r>
            </w:fldSimple>
          </w:p>
        </w:tc>
      </w:tr>
      <w:tr w:rsidR="003A24C1" w:rsidRPr="00B673A4" w:rsidTr="003A24C1">
        <w:trPr>
          <w:cantSplit/>
          <w:trHeight w:hRule="exact" w:val="5460"/>
          <w:jc w:val="center"/>
        </w:trPr>
        <w:tc>
          <w:tcPr>
            <w:tcW w:w="9936" w:type="dxa"/>
            <w:gridSpan w:val="10"/>
          </w:tcPr>
          <w:p w:rsidR="003A24C1" w:rsidRPr="00B673A4" w:rsidRDefault="003A24C1" w:rsidP="003A24C1">
            <w:pPr>
              <w:pStyle w:val="covercenterboldplus6after"/>
            </w:pPr>
            <w:fldSimple w:instr=" DOCPROPERTY &quot;59CriticalProcedure&quot; ">
              <w:r>
                <w:t xml:space="preserve"> 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1806" w:type="dxa"/>
            <w:gridSpan w:val="3"/>
          </w:tcPr>
          <w:p w:rsidR="003A24C1" w:rsidRPr="00B673A4" w:rsidRDefault="003A24C1" w:rsidP="003A24C1">
            <w:pPr>
              <w:pStyle w:val="coverleftNotBold"/>
            </w:pPr>
            <w:r w:rsidRPr="00B673A4">
              <w:t>Effective Date:</w:t>
            </w:r>
          </w:p>
        </w:tc>
        <w:tc>
          <w:tcPr>
            <w:tcW w:w="4522" w:type="dxa"/>
            <w:gridSpan w:val="3"/>
          </w:tcPr>
          <w:p w:rsidR="003A24C1" w:rsidRPr="00B673A4" w:rsidRDefault="003A24C1" w:rsidP="003A24C1">
            <w:pPr>
              <w:pStyle w:val="coverleftNotBold"/>
            </w:pPr>
            <w:fldSimple w:instr=" DOCPROPERTY &quot;35EffectiveDate&quot; ">
              <w:r>
                <w:t>03-31-2021</w:t>
              </w:r>
            </w:fldSimple>
          </w:p>
        </w:tc>
        <w:tc>
          <w:tcPr>
            <w:tcW w:w="1974" w:type="dxa"/>
            <w:gridSpan w:val="2"/>
          </w:tcPr>
          <w:p w:rsidR="003A24C1" w:rsidRPr="00B673A4" w:rsidRDefault="003A24C1" w:rsidP="003A24C1">
            <w:pPr>
              <w:pStyle w:val="coverleftNotBold"/>
            </w:pPr>
            <w:fldSimple w:instr=" DOCPROPERTY &quot;36ValidationDateLabel&quot; ">
              <w:r>
                <w:t xml:space="preserve"> </w:t>
              </w:r>
            </w:fldSimple>
          </w:p>
        </w:tc>
        <w:tc>
          <w:tcPr>
            <w:tcW w:w="1634" w:type="dxa"/>
            <w:gridSpan w:val="2"/>
          </w:tcPr>
          <w:p w:rsidR="003A24C1" w:rsidRPr="00B673A4" w:rsidRDefault="003A24C1" w:rsidP="003A24C1">
            <w:pPr>
              <w:pStyle w:val="coverleftNotBold"/>
            </w:pPr>
            <w:fldSimple w:instr=" DOCPROPERTY &quot;37ValidationDate&quot; ">
              <w:r>
                <w:t xml:space="preserve"> </w:t>
              </w:r>
            </w:fldSimple>
          </w:p>
        </w:tc>
      </w:tr>
      <w:tr w:rsidR="003A24C1" w:rsidRPr="0012113F">
        <w:trPr>
          <w:cantSplit/>
          <w:jc w:val="center"/>
        </w:trPr>
        <w:tc>
          <w:tcPr>
            <w:tcW w:w="3168" w:type="dxa"/>
            <w:gridSpan w:val="5"/>
          </w:tcPr>
          <w:p w:rsidR="003A24C1" w:rsidRPr="0012113F" w:rsidRDefault="003A24C1" w:rsidP="003A24C1">
            <w:pPr>
              <w:pStyle w:val="coverleftNotBold"/>
            </w:pPr>
            <w:r w:rsidRPr="0012113F">
              <w:t>Responsible Organization:</w:t>
            </w:r>
          </w:p>
        </w:tc>
        <w:tc>
          <w:tcPr>
            <w:tcW w:w="6768" w:type="dxa"/>
            <w:gridSpan w:val="5"/>
          </w:tcPr>
          <w:p w:rsidR="003A24C1" w:rsidRPr="0012113F" w:rsidRDefault="003A24C1" w:rsidP="003A24C1">
            <w:pPr>
              <w:pStyle w:val="coverleftNotBold"/>
            </w:pPr>
            <w:fldSimple w:instr=" DOCPROPERTY &quot;13ResponsibleOrganization&quot; ">
              <w:r>
                <w:t>MIG, Instrument Maintenance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1728" w:type="dxa"/>
            <w:gridSpan w:val="2"/>
          </w:tcPr>
          <w:p w:rsidR="003A24C1" w:rsidRPr="00B673A4" w:rsidRDefault="003A24C1" w:rsidP="003A24C1">
            <w:pPr>
              <w:pStyle w:val="coverleftNotBold"/>
            </w:pPr>
            <w:r w:rsidRPr="00B673A4">
              <w:t>Prepared By:</w:t>
            </w:r>
          </w:p>
        </w:tc>
        <w:tc>
          <w:tcPr>
            <w:tcW w:w="8208" w:type="dxa"/>
            <w:gridSpan w:val="8"/>
          </w:tcPr>
          <w:p w:rsidR="003A24C1" w:rsidRPr="00B673A4" w:rsidRDefault="003A24C1" w:rsidP="003A24C1">
            <w:pPr>
              <w:pStyle w:val="coverleftNotBold"/>
            </w:pPr>
            <w:fldSimple w:instr=" DOCPROPERTY &quot;14PreparedBy&quot; ">
              <w:r>
                <w:t>Stephen Wheeler</w:t>
              </w:r>
            </w:fldSimple>
          </w:p>
        </w:tc>
      </w:tr>
      <w:tr w:rsidR="003A24C1" w:rsidRPr="00B673A4">
        <w:trPr>
          <w:cantSplit/>
          <w:jc w:val="center"/>
        </w:trPr>
        <w:tc>
          <w:tcPr>
            <w:tcW w:w="1728" w:type="dxa"/>
            <w:gridSpan w:val="2"/>
          </w:tcPr>
          <w:p w:rsidR="003A24C1" w:rsidRPr="00B673A4" w:rsidRDefault="003A24C1" w:rsidP="003A24C1">
            <w:pPr>
              <w:pStyle w:val="coverleftNotBold"/>
            </w:pPr>
            <w:fldSimple w:instr=" DOCPROPERTY &quot;15ReviewedConcurredApproved&quot; ">
              <w:r>
                <w:t>Approved By:</w:t>
              </w:r>
            </w:fldSimple>
          </w:p>
        </w:tc>
        <w:tc>
          <w:tcPr>
            <w:tcW w:w="8208" w:type="dxa"/>
            <w:gridSpan w:val="8"/>
          </w:tcPr>
          <w:p w:rsidR="003A24C1" w:rsidRPr="00B673A4" w:rsidRDefault="003A24C1" w:rsidP="003A24C1">
            <w:pPr>
              <w:pStyle w:val="coverleftNotBold"/>
            </w:pPr>
            <w:fldSimple w:instr=" DOCPROPERTY &quot;25ReviewedConcurredApprovedBy&quot; ">
              <w:r>
                <w:t>William Maniscalco</w:t>
              </w:r>
            </w:fldSimple>
          </w:p>
        </w:tc>
      </w:tr>
    </w:tbl>
    <w:p w:rsidR="00E22025" w:rsidRPr="003A24C1" w:rsidRDefault="00E22025" w:rsidP="003A24C1">
      <w:pPr>
        <w:pStyle w:val="SectionTableSpacerSMALL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70"/>
        <w:gridCol w:w="3514"/>
        <w:gridCol w:w="2128"/>
        <w:gridCol w:w="2124"/>
      </w:tblGrid>
      <w:tr w:rsidR="00CD69D0" w:rsidRPr="003A24C1" w:rsidTr="001A4C29">
        <w:trPr>
          <w:cantSplit/>
          <w:tblHeader/>
        </w:trPr>
        <w:tc>
          <w:tcPr>
            <w:tcW w:w="9936" w:type="dxa"/>
            <w:gridSpan w:val="4"/>
          </w:tcPr>
          <w:p w:rsidR="00CD69D0" w:rsidRPr="003A24C1" w:rsidRDefault="00CD69D0" w:rsidP="003A24C1">
            <w:pPr>
              <w:pStyle w:val="RevLogHead"/>
              <w:pageBreakBefore/>
            </w:pPr>
            <w:r w:rsidRPr="003A24C1">
              <w:lastRenderedPageBreak/>
              <w:t>Current Revision Description</w:t>
            </w:r>
          </w:p>
        </w:tc>
      </w:tr>
      <w:tr w:rsidR="00CD69D0" w:rsidRPr="003A24C1" w:rsidTr="001A4C29">
        <w:trPr>
          <w:cantSplit/>
        </w:trPr>
        <w:tc>
          <w:tcPr>
            <w:tcW w:w="2170" w:type="dxa"/>
          </w:tcPr>
          <w:p w:rsidR="00CD69D0" w:rsidRPr="003A24C1" w:rsidRDefault="00CD69D0" w:rsidP="003A24C1">
            <w:pPr>
              <w:pStyle w:val="RevLogText"/>
            </w:pPr>
            <w:r w:rsidRPr="003A24C1">
              <w:t>Pages Affected:</w:t>
            </w:r>
          </w:p>
        </w:tc>
        <w:tc>
          <w:tcPr>
            <w:tcW w:w="7766" w:type="dxa"/>
            <w:gridSpan w:val="3"/>
          </w:tcPr>
          <w:p w:rsidR="00CD69D0" w:rsidRPr="003A24C1" w:rsidRDefault="00995D4F" w:rsidP="003A24C1">
            <w:pPr>
              <w:pStyle w:val="RevLogText"/>
            </w:pPr>
            <w:r w:rsidRPr="003A24C1">
              <w:t>59</w:t>
            </w:r>
          </w:p>
        </w:tc>
      </w:tr>
      <w:tr w:rsidR="002D4277" w:rsidRPr="003A24C1" w:rsidTr="001A4C29">
        <w:trPr>
          <w:cantSplit/>
          <w:trHeight w:val="510"/>
        </w:trPr>
        <w:tc>
          <w:tcPr>
            <w:tcW w:w="2170" w:type="dxa"/>
          </w:tcPr>
          <w:p w:rsidR="002D4277" w:rsidRPr="003A24C1" w:rsidRDefault="002D4277" w:rsidP="003A24C1">
            <w:pPr>
              <w:pStyle w:val="RevLogText"/>
            </w:pPr>
            <w:r w:rsidRPr="003A24C1">
              <w:t>Type of Change:</w:t>
            </w:r>
          </w:p>
        </w:tc>
        <w:tc>
          <w:tcPr>
            <w:tcW w:w="3514" w:type="dxa"/>
          </w:tcPr>
          <w:p w:rsidR="002D4277" w:rsidRPr="003A24C1" w:rsidRDefault="00995D4F" w:rsidP="003A24C1">
            <w:pPr>
              <w:pStyle w:val="RevLogText"/>
            </w:pPr>
            <w:r w:rsidRPr="003A24C1">
              <w:t>Enhancement</w:t>
            </w:r>
          </w:p>
        </w:tc>
        <w:tc>
          <w:tcPr>
            <w:tcW w:w="2128" w:type="dxa"/>
          </w:tcPr>
          <w:p w:rsidR="002D4277" w:rsidRPr="003A24C1" w:rsidRDefault="002D4277" w:rsidP="003A24C1">
            <w:pPr>
              <w:pStyle w:val="RevLogText"/>
            </w:pPr>
            <w:r w:rsidRPr="003A24C1">
              <w:t>Tracking Number:</w:t>
            </w:r>
          </w:p>
        </w:tc>
        <w:tc>
          <w:tcPr>
            <w:tcW w:w="2124" w:type="dxa"/>
          </w:tcPr>
          <w:p w:rsidR="002D4277" w:rsidRPr="003A24C1" w:rsidRDefault="00727092" w:rsidP="003A24C1">
            <w:pPr>
              <w:pStyle w:val="RevLogText"/>
            </w:pPr>
            <w:r w:rsidRPr="003A24C1">
              <w:t>0</w:t>
            </w:r>
            <w:r w:rsidR="004B68A8" w:rsidRPr="003A24C1">
              <w:t>2</w:t>
            </w:r>
            <w:r w:rsidR="00995D4F" w:rsidRPr="003A24C1">
              <w:t>9</w:t>
            </w:r>
          </w:p>
        </w:tc>
      </w:tr>
      <w:tr w:rsidR="00CA1DFE" w:rsidRPr="003A24C1" w:rsidTr="001A4C29">
        <w:trPr>
          <w:cantSplit/>
        </w:trPr>
        <w:tc>
          <w:tcPr>
            <w:tcW w:w="9936" w:type="dxa"/>
            <w:gridSpan w:val="4"/>
          </w:tcPr>
          <w:p w:rsidR="00CA1DFE" w:rsidRPr="003A24C1" w:rsidRDefault="00885839" w:rsidP="003A24C1">
            <w:pPr>
              <w:pStyle w:val="RevLogText"/>
            </w:pPr>
            <w:r w:rsidRPr="003A24C1">
              <w:t>CR 1673556-001</w:t>
            </w:r>
            <w:r w:rsidR="008E6D4C" w:rsidRPr="003A24C1">
              <w:t xml:space="preserve"> / PCR 20000108</w:t>
            </w:r>
            <w:r w:rsidR="00995D4F" w:rsidRPr="003A24C1">
              <w:t xml:space="preserve"> Step </w:t>
            </w:r>
            <w:r w:rsidR="00995D4F" w:rsidRPr="003A24C1">
              <w:fldChar w:fldCharType="begin"/>
            </w:r>
            <w:r w:rsidR="00995D4F" w:rsidRPr="003A24C1">
              <w:instrText xml:space="preserve"> REF _Ref67386053 \w \h \*MERGEFORMAT </w:instrText>
            </w:r>
            <w:r w:rsidR="00995D4F" w:rsidRPr="003A24C1">
              <w:fldChar w:fldCharType="separate"/>
            </w:r>
            <w:r w:rsidR="003A24C1">
              <w:t>6.12[109]</w:t>
            </w:r>
            <w:r w:rsidR="00995D4F" w:rsidRPr="003A24C1">
              <w:fldChar w:fldCharType="end"/>
            </w:r>
            <w:r w:rsidR="00995D4F" w:rsidRPr="003A24C1">
              <w:t xml:space="preserve">  Corrected 2</w:t>
            </w:r>
            <w:r w:rsidR="00995D4F" w:rsidRPr="003A24C1">
              <w:noBreakHyphen/>
              <w:t>LPNL</w:t>
            </w:r>
            <w:r w:rsidR="00995D4F" w:rsidRPr="003A24C1">
              <w:noBreakHyphen/>
              <w:t>925</w:t>
            </w:r>
            <w:r w:rsidR="00995D4F" w:rsidRPr="003A24C1">
              <w:noBreakHyphen/>
              <w:t>0061 to 2</w:t>
            </w:r>
            <w:r w:rsidR="00995D4F" w:rsidRPr="003A24C1">
              <w:noBreakHyphen/>
              <w:t>LPNL</w:t>
            </w:r>
            <w:r w:rsidR="00995D4F" w:rsidRPr="003A24C1">
              <w:noBreakHyphen/>
              <w:t>925</w:t>
            </w:r>
            <w:r w:rsidR="00995D4F" w:rsidRPr="003A24C1">
              <w:noBreakHyphen/>
              <w:t>0027 to match panel that pre</w:t>
            </w:r>
            <w:r w:rsidR="00995D4F" w:rsidRPr="003A24C1">
              <w:noBreakHyphen/>
              <w:t>amp was removed from in Step </w:t>
            </w:r>
            <w:r w:rsidR="00995D4F" w:rsidRPr="003A24C1">
              <w:fldChar w:fldCharType="begin"/>
            </w:r>
            <w:r w:rsidR="00995D4F" w:rsidRPr="003A24C1">
              <w:instrText xml:space="preserve"> REF _Ref67386098 \w \h \*MERGEFORMAT </w:instrText>
            </w:r>
            <w:r w:rsidR="00995D4F" w:rsidRPr="003A24C1">
              <w:fldChar w:fldCharType="separate"/>
            </w:r>
            <w:r w:rsidR="003A24C1">
              <w:t>6.12[2]</w:t>
            </w:r>
            <w:r w:rsidR="00995D4F" w:rsidRPr="003A24C1">
              <w:fldChar w:fldCharType="end"/>
            </w:r>
            <w:r w:rsidR="00995D4F" w:rsidRPr="003A24C1">
              <w:t>.</w:t>
            </w:r>
          </w:p>
        </w:tc>
      </w:tr>
      <w:tr w:rsidR="00CA1DFE" w:rsidRPr="003A24C1" w:rsidTr="001A4C29">
        <w:trPr>
          <w:cantSplit/>
        </w:trPr>
        <w:tc>
          <w:tcPr>
            <w:tcW w:w="9936" w:type="dxa"/>
            <w:gridSpan w:val="4"/>
          </w:tcPr>
          <w:p w:rsidR="002F6CB7" w:rsidRPr="003A24C1" w:rsidRDefault="002F6CB7" w:rsidP="003A24C1">
            <w:pPr>
              <w:pStyle w:val="RevLogText"/>
            </w:pPr>
          </w:p>
        </w:tc>
      </w:tr>
      <w:tr w:rsidR="001F6DA8" w:rsidRPr="003A24C1" w:rsidTr="001A4C29">
        <w:trPr>
          <w:cantSplit/>
        </w:trPr>
        <w:tc>
          <w:tcPr>
            <w:tcW w:w="9936" w:type="dxa"/>
            <w:gridSpan w:val="4"/>
          </w:tcPr>
          <w:p w:rsidR="001F6DA8" w:rsidRPr="003A24C1" w:rsidRDefault="001F6DA8" w:rsidP="003A24C1">
            <w:pPr>
              <w:pStyle w:val="RevLogText"/>
            </w:pPr>
          </w:p>
        </w:tc>
      </w:tr>
      <w:tr w:rsidR="00751EB9" w:rsidRPr="003A24C1" w:rsidTr="001A4C29">
        <w:trPr>
          <w:cantSplit/>
        </w:trPr>
        <w:tc>
          <w:tcPr>
            <w:tcW w:w="9936" w:type="dxa"/>
            <w:gridSpan w:val="4"/>
          </w:tcPr>
          <w:p w:rsidR="00751EB9" w:rsidRPr="003A24C1" w:rsidDel="009472B1" w:rsidRDefault="00751EB9" w:rsidP="003A24C1">
            <w:pPr>
              <w:pStyle w:val="RevLogText"/>
            </w:pPr>
          </w:p>
        </w:tc>
      </w:tr>
      <w:tr w:rsidR="00C95ED4" w:rsidRPr="003A24C1" w:rsidTr="001A4C29">
        <w:trPr>
          <w:cantSplit/>
        </w:trPr>
        <w:tc>
          <w:tcPr>
            <w:tcW w:w="9936" w:type="dxa"/>
            <w:gridSpan w:val="4"/>
          </w:tcPr>
          <w:p w:rsidR="00C95ED4" w:rsidRPr="003A24C1" w:rsidRDefault="00C95ED4" w:rsidP="003A24C1">
            <w:pPr>
              <w:pStyle w:val="RevLogText"/>
            </w:pPr>
          </w:p>
        </w:tc>
      </w:tr>
      <w:tr w:rsidR="00C95ED4" w:rsidRPr="003A24C1" w:rsidTr="001A4C29">
        <w:trPr>
          <w:cantSplit/>
        </w:trPr>
        <w:tc>
          <w:tcPr>
            <w:tcW w:w="9936" w:type="dxa"/>
            <w:gridSpan w:val="4"/>
          </w:tcPr>
          <w:p w:rsidR="00C95ED4" w:rsidRPr="003A24C1" w:rsidRDefault="00C95ED4" w:rsidP="003A24C1">
            <w:pPr>
              <w:pStyle w:val="RevLogText"/>
            </w:pPr>
          </w:p>
        </w:tc>
      </w:tr>
      <w:tr w:rsidR="00433A4A" w:rsidRPr="003A24C1" w:rsidTr="001A4C29">
        <w:trPr>
          <w:cantSplit/>
        </w:trPr>
        <w:tc>
          <w:tcPr>
            <w:tcW w:w="9936" w:type="dxa"/>
            <w:gridSpan w:val="4"/>
          </w:tcPr>
          <w:p w:rsidR="00433A4A" w:rsidRPr="003A24C1" w:rsidRDefault="00433A4A" w:rsidP="003A24C1">
            <w:pPr>
              <w:pStyle w:val="RevLogText"/>
            </w:pPr>
          </w:p>
        </w:tc>
      </w:tr>
      <w:tr w:rsidR="00C95ED4" w:rsidRPr="003A24C1" w:rsidTr="001A4C29">
        <w:trPr>
          <w:cantSplit/>
        </w:trPr>
        <w:tc>
          <w:tcPr>
            <w:tcW w:w="9936" w:type="dxa"/>
            <w:gridSpan w:val="4"/>
          </w:tcPr>
          <w:p w:rsidR="00C95ED4" w:rsidRPr="003A24C1" w:rsidRDefault="00C95ED4" w:rsidP="003A24C1">
            <w:pPr>
              <w:pStyle w:val="RevLogText"/>
            </w:pPr>
          </w:p>
        </w:tc>
      </w:tr>
    </w:tbl>
    <w:p w:rsidR="00FD3F33" w:rsidRPr="003A24C1" w:rsidRDefault="00FD3F33" w:rsidP="003A24C1">
      <w:pPr>
        <w:pStyle w:val="SectionTableSpacerSMALL"/>
      </w:pPr>
    </w:p>
    <w:p w:rsidR="00FD3F33" w:rsidRPr="003A24C1" w:rsidRDefault="00E22025" w:rsidP="003A24C1">
      <w:pPr>
        <w:pStyle w:val="TableofContentsHead"/>
      </w:pPr>
      <w:r w:rsidRPr="003A24C1">
        <w:lastRenderedPageBreak/>
        <w:t>Table of Contents</w:t>
      </w:r>
    </w:p>
    <w:p w:rsidR="003A24C1" w:rsidRPr="003A24C1" w:rsidRDefault="000434C8" w:rsidP="003A24C1">
      <w:pPr>
        <w:pStyle w:val="TOC1"/>
        <w:rPr>
          <w:noProof/>
        </w:rPr>
      </w:pPr>
      <w:r w:rsidRPr="003A24C1">
        <w:fldChar w:fldCharType="begin"/>
      </w:r>
      <w:r w:rsidR="00E22025" w:rsidRPr="003A24C1">
        <w:instrText xml:space="preserve"> TOC \t "Section,1, SubSection,2, SubSubSection,3, A/A Title,4, SourceNotes,4" \h </w:instrText>
      </w:r>
      <w:r w:rsidRPr="003A24C1">
        <w:fldChar w:fldCharType="separate"/>
      </w:r>
      <w:hyperlink w:anchor="_Toc68073328" w:history="1">
        <w:r w:rsidR="003A24C1" w:rsidRPr="003A24C1">
          <w:rPr>
            <w:noProof/>
          </w:rPr>
          <w:t>1.0</w:t>
        </w:r>
        <w:r w:rsidR="003A24C1" w:rsidRPr="003A24C1">
          <w:rPr>
            <w:noProof/>
          </w:rPr>
          <w:tab/>
          <w:t>INTRODUCTION</w:t>
        </w:r>
        <w:r w:rsidR="003A24C1" w:rsidRPr="003A24C1">
          <w:rPr>
            <w:noProof/>
          </w:rPr>
          <w:tab/>
        </w:r>
        <w:r w:rsidR="003A24C1" w:rsidRPr="003A24C1">
          <w:rPr>
            <w:noProof/>
          </w:rPr>
          <w:fldChar w:fldCharType="begin"/>
        </w:r>
        <w:r w:rsidR="003A24C1" w:rsidRPr="003A24C1">
          <w:rPr>
            <w:noProof/>
          </w:rPr>
          <w:instrText xml:space="preserve"> PAGEREF _Toc68073328 \h </w:instrText>
        </w:r>
        <w:r w:rsidR="003A24C1" w:rsidRPr="003A24C1">
          <w:rPr>
            <w:noProof/>
          </w:rPr>
        </w:r>
        <w:r w:rsidR="003A24C1" w:rsidRPr="003A24C1">
          <w:rPr>
            <w:noProof/>
          </w:rPr>
          <w:fldChar w:fldCharType="separate"/>
        </w:r>
        <w:r w:rsidR="003A24C1">
          <w:rPr>
            <w:noProof/>
          </w:rPr>
          <w:t>5</w:t>
        </w:r>
        <w:r w:rsidR="003A24C1"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29" w:history="1">
        <w:r w:rsidRPr="003A24C1">
          <w:rPr>
            <w:noProof/>
          </w:rPr>
          <w:t>1.1</w:t>
        </w:r>
        <w:r w:rsidRPr="003A24C1">
          <w:rPr>
            <w:noProof/>
          </w:rPr>
          <w:tab/>
          <w:t>Purpose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_Toc68073329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5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0" w:history="1">
        <w:r w:rsidRPr="003A24C1">
          <w:rPr>
            <w:noProof/>
          </w:rPr>
          <w:t>1.2</w:t>
        </w:r>
        <w:r w:rsidRPr="003A24C1">
          <w:rPr>
            <w:noProof/>
          </w:rPr>
          <w:tab/>
          <w:t>Scope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_Toc68073330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5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1" w:history="1">
        <w:r w:rsidRPr="003A24C1">
          <w:rPr>
            <w:noProof/>
          </w:rPr>
          <w:t>1.3</w:t>
        </w:r>
        <w:r w:rsidRPr="003A24C1">
          <w:rPr>
            <w:noProof/>
          </w:rPr>
          <w:tab/>
          <w:t>Frequency and Conditions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_Toc68073331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3"/>
        <w:rPr>
          <w:noProof/>
        </w:rPr>
      </w:pPr>
      <w:hyperlink w:anchor="_Toc68073332" w:history="1">
        <w:r w:rsidRPr="003A24C1">
          <w:rPr>
            <w:noProof/>
          </w:rPr>
          <w:t>1.3.1</w:t>
        </w:r>
        <w:r w:rsidRPr="003A24C1">
          <w:rPr>
            <w:noProof/>
          </w:rPr>
          <w:tab/>
          <w:t>Frequency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_Toc68073332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3"/>
        <w:rPr>
          <w:noProof/>
        </w:rPr>
      </w:pPr>
      <w:hyperlink w:anchor="_Toc68073333" w:history="1">
        <w:r w:rsidRPr="003A24C1">
          <w:rPr>
            <w:noProof/>
          </w:rPr>
          <w:t>1.3.2</w:t>
        </w:r>
        <w:r w:rsidRPr="003A24C1">
          <w:rPr>
            <w:noProof/>
          </w:rPr>
          <w:tab/>
          <w:t>Conditions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_Toc68073333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34" w:history="1">
        <w:r w:rsidRPr="003A24C1">
          <w:rPr>
            <w:noProof/>
          </w:rPr>
          <w:t>2.0</w:t>
        </w:r>
        <w:r w:rsidRPr="003A24C1">
          <w:rPr>
            <w:noProof/>
          </w:rPr>
          <w:tab/>
          <w:t>REFERENCES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_Toc68073334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5" w:history="1">
        <w:r w:rsidRPr="003A24C1">
          <w:rPr>
            <w:noProof/>
          </w:rPr>
          <w:t>2.1</w:t>
        </w:r>
        <w:r w:rsidRPr="003A24C1">
          <w:rPr>
            <w:noProof/>
          </w:rPr>
          <w:tab/>
          <w:t>Performance References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_Toc68073335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6" w:history="1">
        <w:r w:rsidRPr="003A24C1">
          <w:rPr>
            <w:noProof/>
          </w:rPr>
          <w:t>2.2</w:t>
        </w:r>
        <w:r w:rsidRPr="003A24C1">
          <w:rPr>
            <w:noProof/>
          </w:rPr>
          <w:tab/>
          <w:t>Developmental References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_Toc68073336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7" w:history="1">
        <w:r w:rsidRPr="003A24C1">
          <w:rPr>
            <w:noProof/>
          </w:rPr>
          <w:t>2.3</w:t>
        </w:r>
        <w:r w:rsidRPr="003A24C1">
          <w:rPr>
            <w:noProof/>
          </w:rPr>
          <w:tab/>
          <w:t>Commitments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_Toc68073337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38" w:history="1">
        <w:r w:rsidRPr="003A24C1">
          <w:rPr>
            <w:noProof/>
          </w:rPr>
          <w:t>3.0</w:t>
        </w:r>
        <w:r w:rsidRPr="003A24C1">
          <w:rPr>
            <w:noProof/>
          </w:rPr>
          <w:tab/>
          <w:t>PRECAUTIONS AND LIMITATIONS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_Toc68073338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39" w:history="1">
        <w:r w:rsidRPr="003A24C1">
          <w:rPr>
            <w:noProof/>
          </w:rPr>
          <w:t>3.1</w:t>
        </w:r>
        <w:r w:rsidRPr="003A24C1">
          <w:rPr>
            <w:noProof/>
          </w:rPr>
          <w:tab/>
          <w:t>Precautions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_Toc68073339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40" w:history="1">
        <w:r w:rsidRPr="003A24C1">
          <w:rPr>
            <w:noProof/>
          </w:rPr>
          <w:t>3.2</w:t>
        </w:r>
        <w:r w:rsidRPr="003A24C1">
          <w:rPr>
            <w:noProof/>
          </w:rPr>
          <w:tab/>
          <w:t>Limitations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_Toc68073340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41" w:history="1">
        <w:r w:rsidRPr="003A24C1">
          <w:rPr>
            <w:noProof/>
          </w:rPr>
          <w:t>4.0</w:t>
        </w:r>
        <w:r w:rsidRPr="003A24C1">
          <w:rPr>
            <w:noProof/>
          </w:rPr>
          <w:tab/>
          <w:t>PREREQUISITE ACTIONS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_Toc68073341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9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42" w:history="1">
        <w:r w:rsidRPr="003A24C1">
          <w:rPr>
            <w:noProof/>
          </w:rPr>
          <w:t>4.1</w:t>
        </w:r>
        <w:r w:rsidRPr="003A24C1">
          <w:rPr>
            <w:noProof/>
          </w:rPr>
          <w:tab/>
          <w:t>Preliminary Actions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_Toc68073342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9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43" w:history="1">
        <w:r w:rsidRPr="003A24C1">
          <w:rPr>
            <w:noProof/>
          </w:rPr>
          <w:t>4.2</w:t>
        </w:r>
        <w:r w:rsidRPr="003A24C1">
          <w:rPr>
            <w:noProof/>
          </w:rPr>
          <w:tab/>
          <w:t>Special Tools, Measuring and Test Equipment, Parts, and Supplies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_Toc68073343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11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3"/>
        <w:rPr>
          <w:noProof/>
        </w:rPr>
      </w:pPr>
      <w:hyperlink w:anchor="_Toc68073344" w:history="1">
        <w:r w:rsidRPr="003A24C1">
          <w:rPr>
            <w:noProof/>
          </w:rPr>
          <w:t>4.2.1</w:t>
        </w:r>
        <w:r w:rsidRPr="003A24C1">
          <w:rPr>
            <w:noProof/>
          </w:rPr>
          <w:tab/>
          <w:t>Special Tools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_Toc68073344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11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3"/>
        <w:rPr>
          <w:noProof/>
        </w:rPr>
      </w:pPr>
      <w:hyperlink w:anchor="_Toc68073345" w:history="1">
        <w:r w:rsidRPr="003A24C1">
          <w:rPr>
            <w:noProof/>
          </w:rPr>
          <w:t>4.2.2</w:t>
        </w:r>
        <w:r w:rsidRPr="003A24C1">
          <w:rPr>
            <w:noProof/>
          </w:rPr>
          <w:tab/>
          <w:t>Measuring and Test Equipment (M&amp;TE)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_Toc68073345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12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46" w:history="1">
        <w:r w:rsidRPr="003A24C1">
          <w:rPr>
            <w:noProof/>
          </w:rPr>
          <w:t>4.3</w:t>
        </w:r>
        <w:r w:rsidRPr="003A24C1">
          <w:rPr>
            <w:noProof/>
          </w:rPr>
          <w:tab/>
          <w:t>Approvals and Notifications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_Toc68073346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14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47" w:history="1">
        <w:r w:rsidRPr="003A24C1">
          <w:rPr>
            <w:noProof/>
          </w:rPr>
          <w:t>5.0</w:t>
        </w:r>
        <w:r w:rsidRPr="003A24C1">
          <w:rPr>
            <w:noProof/>
          </w:rPr>
          <w:tab/>
          <w:t>ACCEPTANCE CRITERIA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_Toc68073347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14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48" w:history="1">
        <w:r w:rsidRPr="003A24C1">
          <w:rPr>
            <w:noProof/>
          </w:rPr>
          <w:t>6.0</w:t>
        </w:r>
        <w:r w:rsidRPr="003A24C1">
          <w:rPr>
            <w:noProof/>
          </w:rPr>
          <w:tab/>
          <w:t>PERFORMANCE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_Toc68073348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49" w:history="1">
        <w:r w:rsidRPr="003A24C1">
          <w:rPr>
            <w:noProof/>
          </w:rPr>
          <w:t>6.1</w:t>
        </w:r>
        <w:r w:rsidRPr="003A24C1">
          <w:rPr>
            <w:noProof/>
          </w:rPr>
          <w:tab/>
          <w:t>Initial Requirements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_Toc68073349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0" w:history="1">
        <w:r w:rsidRPr="003A24C1">
          <w:rPr>
            <w:noProof/>
          </w:rPr>
          <w:t>6.2</w:t>
        </w:r>
        <w:r w:rsidRPr="003A24C1">
          <w:rPr>
            <w:noProof/>
          </w:rPr>
          <w:tab/>
          <w:t>Removal From Service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_Toc68073350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1" w:history="1">
        <w:r w:rsidRPr="003A24C1">
          <w:rPr>
            <w:noProof/>
          </w:rPr>
          <w:t>6.3</w:t>
        </w:r>
        <w:r w:rsidRPr="003A24C1">
          <w:rPr>
            <w:noProof/>
          </w:rPr>
          <w:tab/>
          <w:t>Channel IRM A As</w:t>
        </w:r>
        <w:r w:rsidRPr="003A24C1">
          <w:rPr>
            <w:noProof/>
          </w:rPr>
          <w:noBreakHyphen/>
          <w:t>Found Data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_Toc68073351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18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2" w:history="1">
        <w:r w:rsidRPr="003A24C1">
          <w:rPr>
            <w:noProof/>
          </w:rPr>
          <w:t>6.4</w:t>
        </w:r>
        <w:r w:rsidRPr="003A24C1">
          <w:rPr>
            <w:noProof/>
          </w:rPr>
          <w:tab/>
          <w:t>VOLTAGE PREREGULATOR Module VR27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_Toc68073352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23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3" w:history="1">
        <w:r w:rsidRPr="003A24C1">
          <w:rPr>
            <w:noProof/>
          </w:rPr>
          <w:t>6.5</w:t>
        </w:r>
        <w:r w:rsidRPr="003A24C1">
          <w:rPr>
            <w:noProof/>
          </w:rPr>
          <w:tab/>
          <w:t>VOLTAGE REGULATOR Module VR29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_Toc68073353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25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4" w:history="1">
        <w:r w:rsidRPr="003A24C1">
          <w:rPr>
            <w:noProof/>
          </w:rPr>
          <w:t>6.6</w:t>
        </w:r>
        <w:r w:rsidRPr="003A24C1">
          <w:rPr>
            <w:noProof/>
          </w:rPr>
          <w:tab/>
          <w:t>MEAN SQUARE ANALOG Card (MSA) As</w:t>
        </w:r>
        <w:r w:rsidRPr="003A24C1">
          <w:rPr>
            <w:noProof/>
          </w:rPr>
          <w:noBreakHyphen/>
          <w:t>Found Data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_Toc68073354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27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5" w:history="1">
        <w:r w:rsidRPr="003A24C1">
          <w:rPr>
            <w:noProof/>
          </w:rPr>
          <w:t>6.7</w:t>
        </w:r>
        <w:r w:rsidRPr="003A24C1">
          <w:rPr>
            <w:noProof/>
          </w:rPr>
          <w:tab/>
          <w:t>MEAN SQUARE ANALOG (MSA) CARD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_Toc68073355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29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6" w:history="1">
        <w:r w:rsidRPr="003A24C1">
          <w:rPr>
            <w:noProof/>
          </w:rPr>
          <w:t>6.8</w:t>
        </w:r>
        <w:r w:rsidRPr="003A24C1">
          <w:rPr>
            <w:noProof/>
          </w:rPr>
          <w:tab/>
          <w:t>IRM Drawer Zero Adjust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_Toc68073356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33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7" w:history="1">
        <w:r w:rsidRPr="003A24C1">
          <w:rPr>
            <w:noProof/>
          </w:rPr>
          <w:t>6.9</w:t>
        </w:r>
        <w:r w:rsidRPr="003A24C1">
          <w:rPr>
            <w:noProof/>
          </w:rPr>
          <w:tab/>
          <w:t>INVERTER Module AR12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_Toc68073357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34</w:t>
        </w:r>
        <w:r w:rsidRPr="003A24C1">
          <w:rPr>
            <w:noProof/>
          </w:rPr>
          <w:fldChar w:fldCharType="end"/>
        </w:r>
      </w:hyperlink>
    </w:p>
    <w:p w:rsidR="003A24C1" w:rsidRDefault="003A24C1" w:rsidP="003A24C1">
      <w:pPr>
        <w:pStyle w:val="TableofContentsHead"/>
        <w:rPr>
          <w:noProof/>
        </w:rPr>
      </w:pPr>
      <w:r>
        <w:rPr>
          <w:noProof/>
        </w:rPr>
        <w:lastRenderedPageBreak/>
        <w:t>Table of Contents (continued)</w:t>
      </w:r>
    </w:p>
    <w:p w:rsidR="003A24C1" w:rsidRPr="003A24C1" w:rsidRDefault="003A24C1" w:rsidP="003A24C1">
      <w:pPr>
        <w:pStyle w:val="TOC2"/>
        <w:rPr>
          <w:noProof/>
        </w:rPr>
      </w:pPr>
      <w:hyperlink w:anchor="_Toc68073358" w:history="1">
        <w:r w:rsidRPr="003A24C1">
          <w:rPr>
            <w:noProof/>
          </w:rPr>
          <w:t>6.10</w:t>
        </w:r>
        <w:r w:rsidRPr="003A24C1">
          <w:rPr>
            <w:noProof/>
          </w:rPr>
          <w:tab/>
          <w:t>High Voltage INOP Trip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_Toc68073358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39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59" w:history="1">
        <w:r w:rsidRPr="003A24C1">
          <w:rPr>
            <w:noProof/>
          </w:rPr>
          <w:t>6.11</w:t>
        </w:r>
        <w:r w:rsidRPr="003A24C1">
          <w:rPr>
            <w:noProof/>
          </w:rPr>
          <w:tab/>
          <w:t>As</w:t>
        </w:r>
        <w:r w:rsidRPr="003A24C1">
          <w:rPr>
            <w:noProof/>
          </w:rPr>
          <w:noBreakHyphen/>
          <w:t>Left Trip Setpoints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_Toc68073359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41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60" w:history="1">
        <w:r w:rsidRPr="003A24C1">
          <w:rPr>
            <w:noProof/>
          </w:rPr>
          <w:t>6.12</w:t>
        </w:r>
        <w:r w:rsidRPr="003A24C1">
          <w:rPr>
            <w:noProof/>
          </w:rPr>
          <w:tab/>
          <w:t>IRM System Gain and Range Correlation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_Toc68073360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46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61" w:history="1">
        <w:r w:rsidRPr="003A24C1">
          <w:rPr>
            <w:noProof/>
          </w:rPr>
          <w:t>6.13</w:t>
        </w:r>
        <w:r w:rsidRPr="003A24C1">
          <w:rPr>
            <w:noProof/>
          </w:rPr>
          <w:tab/>
          <w:t>Functional Test of IRM Channel A with Reactor Mode Switch in RUN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_Toc68073361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61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62" w:history="1">
        <w:r w:rsidRPr="003A24C1">
          <w:rPr>
            <w:noProof/>
          </w:rPr>
          <w:t>6.14</w:t>
        </w:r>
        <w:r w:rsidRPr="003A24C1">
          <w:rPr>
            <w:noProof/>
          </w:rPr>
          <w:tab/>
          <w:t>Functional Test of IRM Channel A with Reactor Mode Switch NOT in RUN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_Toc68073362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64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63" w:history="1">
        <w:r w:rsidRPr="003A24C1">
          <w:rPr>
            <w:noProof/>
          </w:rPr>
          <w:t>7.0</w:t>
        </w:r>
        <w:r w:rsidRPr="003A24C1">
          <w:rPr>
            <w:noProof/>
          </w:rPr>
          <w:tab/>
          <w:t>POST PERFORMANCE ACTIVITY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_Toc68073363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2"/>
        <w:rPr>
          <w:noProof/>
        </w:rPr>
      </w:pPr>
      <w:hyperlink w:anchor="_Toc68073364" w:history="1">
        <w:r w:rsidRPr="003A24C1">
          <w:rPr>
            <w:noProof/>
          </w:rPr>
          <w:t>7.1</w:t>
        </w:r>
        <w:r w:rsidRPr="003A24C1">
          <w:rPr>
            <w:noProof/>
          </w:rPr>
          <w:tab/>
          <w:t>Test Completion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_Toc68073364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1"/>
        <w:rPr>
          <w:noProof/>
        </w:rPr>
      </w:pPr>
      <w:hyperlink w:anchor="_Toc68073365" w:history="1">
        <w:r w:rsidRPr="003A24C1">
          <w:rPr>
            <w:noProof/>
          </w:rPr>
          <w:t>8.0</w:t>
        </w:r>
        <w:r w:rsidRPr="003A24C1">
          <w:rPr>
            <w:noProof/>
          </w:rPr>
          <w:tab/>
          <w:t>RECORDS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_Toc68073365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78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4"/>
        <w:ind w:hanging="1800"/>
        <w:rPr>
          <w:noProof/>
        </w:rPr>
      </w:pPr>
      <w:r w:rsidRPr="003A24C1">
        <w:rPr>
          <w:noProof/>
        </w:rPr>
        <w:t>Attachment 1:</w:t>
      </w:r>
      <w:r w:rsidRPr="003A24C1">
        <w:rPr>
          <w:noProof/>
        </w:rPr>
        <w:tab/>
      </w:r>
      <w:hyperlink w:anchor="_Toc68073366" w:history="1">
        <w:r w:rsidRPr="003A24C1">
          <w:rPr>
            <w:noProof/>
          </w:rPr>
          <w:t>Control Room Components Affected By Procedure Performance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_Toc68073366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79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4"/>
        <w:ind w:hanging="1800"/>
        <w:rPr>
          <w:noProof/>
        </w:rPr>
      </w:pPr>
      <w:r w:rsidRPr="003A24C1">
        <w:rPr>
          <w:noProof/>
        </w:rPr>
        <w:t>Attachment 2:</w:t>
      </w:r>
      <w:r w:rsidRPr="003A24C1">
        <w:rPr>
          <w:noProof/>
        </w:rPr>
        <w:tab/>
      </w:r>
      <w:hyperlink w:anchor="_Toc68073367" w:history="1">
        <w:r w:rsidRPr="003A24C1">
          <w:rPr>
            <w:noProof/>
          </w:rPr>
          <w:t>TM200 To 2</w:t>
        </w:r>
        <w:r w:rsidRPr="003A24C1">
          <w:rPr>
            <w:noProof/>
          </w:rPr>
          <w:noBreakHyphen/>
          <w:t>RLY</w:t>
        </w:r>
        <w:r w:rsidRPr="003A24C1">
          <w:rPr>
            <w:noProof/>
          </w:rPr>
          <w:noBreakHyphen/>
          <w:t>92</w:t>
        </w:r>
        <w:r w:rsidRPr="003A24C1">
          <w:rPr>
            <w:noProof/>
          </w:rPr>
          <w:noBreakHyphen/>
          <w:t>741ATDR Test Setup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_Toc68073367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80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4"/>
        <w:ind w:hanging="1800"/>
        <w:rPr>
          <w:noProof/>
        </w:rPr>
      </w:pPr>
      <w:r w:rsidRPr="003A24C1">
        <w:rPr>
          <w:noProof/>
        </w:rPr>
        <w:t>Attachment 3:</w:t>
      </w:r>
      <w:r w:rsidRPr="003A24C1">
        <w:rPr>
          <w:noProof/>
        </w:rPr>
        <w:tab/>
      </w:r>
      <w:hyperlink w:anchor="_Toc68073368" w:history="1">
        <w:r w:rsidRPr="003A24C1">
          <w:rPr>
            <w:noProof/>
          </w:rPr>
          <w:t>MSA Circuit Card Layout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_Toc68073368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81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4"/>
        <w:ind w:hanging="1800"/>
        <w:rPr>
          <w:noProof/>
        </w:rPr>
      </w:pPr>
      <w:r w:rsidRPr="003A24C1">
        <w:rPr>
          <w:noProof/>
        </w:rPr>
        <w:t>Attachment 4:</w:t>
      </w:r>
      <w:r w:rsidRPr="003A24C1">
        <w:rPr>
          <w:noProof/>
        </w:rPr>
        <w:tab/>
      </w:r>
      <w:hyperlink w:anchor="_Toc68073369" w:history="1">
        <w:r w:rsidRPr="003A24C1">
          <w:rPr>
            <w:noProof/>
          </w:rPr>
          <w:t>Test Setup For IRM Channel Calibration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_Toc68073369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82</w:t>
        </w:r>
        <w:r w:rsidRPr="003A24C1">
          <w:rPr>
            <w:noProof/>
          </w:rPr>
          <w:fldChar w:fldCharType="end"/>
        </w:r>
      </w:hyperlink>
    </w:p>
    <w:p w:rsidR="003A24C1" w:rsidRPr="003A24C1" w:rsidRDefault="003A24C1" w:rsidP="003A24C1">
      <w:pPr>
        <w:pStyle w:val="TOC4"/>
        <w:keepNext/>
        <w:ind w:hanging="1800"/>
        <w:rPr>
          <w:noProof/>
        </w:rPr>
      </w:pPr>
      <w:r w:rsidRPr="003A24C1">
        <w:rPr>
          <w:noProof/>
        </w:rPr>
        <w:t>Attachment 5:</w:t>
      </w:r>
      <w:r w:rsidRPr="003A24C1">
        <w:rPr>
          <w:noProof/>
        </w:rPr>
        <w:tab/>
      </w:r>
      <w:hyperlink w:anchor="_Toc68073370" w:history="1">
        <w:r w:rsidRPr="003A24C1">
          <w:rPr>
            <w:noProof/>
          </w:rPr>
          <w:t>Range Switch Signal Acceptance</w:t>
        </w:r>
        <w:r w:rsidRPr="003A24C1">
          <w:rPr>
            <w:noProof/>
          </w:rPr>
          <w:tab/>
        </w:r>
        <w:r w:rsidRPr="003A24C1">
          <w:rPr>
            <w:noProof/>
          </w:rPr>
          <w:fldChar w:fldCharType="begin"/>
        </w:r>
        <w:r w:rsidRPr="003A24C1">
          <w:rPr>
            <w:noProof/>
          </w:rPr>
          <w:instrText xml:space="preserve"> PAGEREF _Toc68073370 \h </w:instrText>
        </w:r>
        <w:r w:rsidRPr="003A24C1">
          <w:rPr>
            <w:noProof/>
          </w:rPr>
        </w:r>
        <w:r w:rsidRPr="003A24C1">
          <w:rPr>
            <w:noProof/>
          </w:rPr>
          <w:fldChar w:fldCharType="separate"/>
        </w:r>
        <w:r>
          <w:rPr>
            <w:noProof/>
          </w:rPr>
          <w:t>83</w:t>
        </w:r>
        <w:r w:rsidRPr="003A24C1">
          <w:rPr>
            <w:noProof/>
          </w:rPr>
          <w:fldChar w:fldCharType="end"/>
        </w:r>
      </w:hyperlink>
    </w:p>
    <w:p w:rsidR="00FD3F33" w:rsidRPr="003A24C1" w:rsidRDefault="000434C8" w:rsidP="003A24C1">
      <w:pPr>
        <w:pStyle w:val="SectionTableSpacerSMALL"/>
      </w:pPr>
      <w:r w:rsidRPr="003A24C1">
        <w:fldChar w:fldCharType="end"/>
      </w:r>
    </w:p>
    <w:p w:rsidR="00FD3F33" w:rsidRPr="003A24C1" w:rsidRDefault="00ED4B8C" w:rsidP="003A24C1">
      <w:pPr>
        <w:pStyle w:val="Section"/>
        <w:pageBreakBefore/>
        <w:spacing w:before="0"/>
      </w:pPr>
      <w:bookmarkStart w:id="2" w:name="_Toc68073328"/>
      <w:r w:rsidRPr="003A24C1">
        <w:lastRenderedPageBreak/>
        <w:t>INTRODUCTION</w:t>
      </w:r>
      <w:bookmarkEnd w:id="2"/>
    </w:p>
    <w:p w:rsidR="00FD3F33" w:rsidRPr="003A24C1" w:rsidRDefault="00ED4B8C" w:rsidP="003A24C1">
      <w:pPr>
        <w:pStyle w:val="SubSection"/>
      </w:pPr>
      <w:bookmarkStart w:id="3" w:name="_Toc68073329"/>
      <w:r w:rsidRPr="003A24C1">
        <w:t>Purpose</w:t>
      </w:r>
      <w:bookmarkEnd w:id="3"/>
    </w:p>
    <w:p w:rsidR="00FD3F33" w:rsidRPr="003A24C1" w:rsidRDefault="00ED4B8C" w:rsidP="003A24C1">
      <w:pPr>
        <w:pStyle w:val="SectionBody"/>
      </w:pPr>
      <w:r w:rsidRPr="003A24C1">
        <w:t xml:space="preserve">This </w:t>
      </w:r>
      <w:r w:rsidR="00143EB7" w:rsidRPr="003A24C1">
        <w:t xml:space="preserve">procedure </w:t>
      </w:r>
      <w:r w:rsidRPr="003A24C1">
        <w:t>is performed to determine the operability of IRM function of Reactor Protection System (RPS) Instrumentation, Control Rod Block Instrumentation</w:t>
      </w:r>
      <w:r w:rsidR="004A5BFB" w:rsidRPr="003A24C1">
        <w:t>,</w:t>
      </w:r>
      <w:r w:rsidRPr="003A24C1">
        <w:t xml:space="preserve"> and Surveillance Instrumentation in the Neutron Monitoring System (NMS)</w:t>
      </w:r>
      <w:r w:rsidR="004A5BFB" w:rsidRPr="003A24C1">
        <w:t>.</w:t>
      </w:r>
      <w:r w:rsidRPr="003A24C1">
        <w:t xml:space="preserve"> </w:t>
      </w:r>
    </w:p>
    <w:p w:rsidR="00FD3F33" w:rsidRPr="003A24C1" w:rsidRDefault="00ED4B8C" w:rsidP="003A24C1">
      <w:pPr>
        <w:pStyle w:val="SubSection"/>
      </w:pPr>
      <w:bookmarkStart w:id="4" w:name="_Ref982093001"/>
      <w:bookmarkStart w:id="5" w:name="_Toc68073330"/>
      <w:r w:rsidRPr="003A24C1">
        <w:t>Scope</w:t>
      </w:r>
      <w:bookmarkEnd w:id="4"/>
      <w:bookmarkEnd w:id="5"/>
    </w:p>
    <w:p w:rsidR="00FD3F33" w:rsidRPr="003A24C1" w:rsidRDefault="00FD3F33" w:rsidP="003A24C1">
      <w:pPr>
        <w:pStyle w:val="RestartSectionList1"/>
      </w:pPr>
    </w:p>
    <w:p w:rsidR="00FD3F33" w:rsidRPr="003A24C1" w:rsidRDefault="00ED4B8C" w:rsidP="003A24C1">
      <w:pPr>
        <w:pStyle w:val="SectionList1"/>
        <w:keepNext/>
      </w:pPr>
      <w:bookmarkStart w:id="6" w:name="_Ref405979322"/>
      <w:r w:rsidRPr="003A24C1">
        <w:t xml:space="preserve">This </w:t>
      </w:r>
      <w:r w:rsidR="00143EB7" w:rsidRPr="003A24C1">
        <w:t>procedure</w:t>
      </w:r>
      <w:r w:rsidR="005A25FF" w:rsidRPr="003A24C1">
        <w:t xml:space="preserve"> is performed on IRM Channel A</w:t>
      </w:r>
      <w:r w:rsidR="00C849AF" w:rsidRPr="003A24C1">
        <w:t>.</w:t>
      </w:r>
      <w:r w:rsidRPr="003A24C1">
        <w:t xml:space="preserve"> Surveillance Requirements (SR) </w:t>
      </w:r>
      <w:r w:rsidR="005A25FF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>3.3.1.1.9(IRM </w:t>
      </w:r>
      <w:r w:rsidR="005A25FF" w:rsidRPr="003A24C1">
        <w:t>B</w:t>
      </w:r>
      <w:r w:rsidRPr="003A24C1">
        <w:t xml:space="preserve">), </w:t>
      </w:r>
      <w:r w:rsidR="005A25FF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>3.3.1.1.9(</w:t>
      </w:r>
      <w:r w:rsidR="005B5281" w:rsidRPr="003A24C1">
        <w:t>IRM C</w:t>
      </w:r>
      <w:r w:rsidRPr="003A24C1">
        <w:t xml:space="preserve">), </w:t>
      </w:r>
      <w:r w:rsidR="005A25FF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 xml:space="preserve">3.3.1.1.9(IRM D), </w:t>
      </w:r>
      <w:r w:rsidR="0013177C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 xml:space="preserve">3.3.1.1.9(IRM E), </w:t>
      </w:r>
      <w:r w:rsidR="0013177C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 xml:space="preserve">3.3.1.1.9(IRM F), </w:t>
      </w:r>
      <w:r w:rsidR="0013177C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>3.3.1.1.9(IRM G), and </w:t>
      </w:r>
      <w:r w:rsidR="0013177C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Pr="003A24C1">
        <w:t xml:space="preserve">3.3.1.1.9(IRM H) must also be performed to satisfy Technical Specification SR 3.3.1.1.9 and </w:t>
      </w:r>
      <w:r w:rsidR="00090157" w:rsidRPr="003A24C1">
        <w:t>Technical Requirements Manual (</w:t>
      </w:r>
      <w:r w:rsidRPr="003A24C1">
        <w:t>TRM</w:t>
      </w:r>
      <w:r w:rsidR="00090157" w:rsidRPr="003A24C1">
        <w:t>)</w:t>
      </w:r>
      <w:r w:rsidRPr="003A24C1">
        <w:t> Technical Surveillance Requirements (TSR) 3.3.4.6 and 3.3.5.8 for IRM Channel calibration.</w:t>
      </w:r>
      <w:bookmarkEnd w:id="6"/>
    </w:p>
    <w:p w:rsidR="00FD3F33" w:rsidRPr="003A24C1" w:rsidRDefault="001572DD" w:rsidP="003A24C1">
      <w:pPr>
        <w:pStyle w:val="SectionList1"/>
        <w:keepNext/>
      </w:pPr>
      <w:r w:rsidRPr="003A24C1">
        <w:t>When t</w:t>
      </w:r>
      <w:r w:rsidR="009E0751" w:rsidRPr="003A24C1">
        <w:t xml:space="preserve">his </w:t>
      </w:r>
      <w:r w:rsidR="00143EB7" w:rsidRPr="003A24C1">
        <w:t>procedure</w:t>
      </w:r>
      <w:r w:rsidR="009E0751" w:rsidRPr="003A24C1">
        <w:t xml:space="preserve"> is </w:t>
      </w:r>
      <w:r w:rsidR="00ED4B8C" w:rsidRPr="003A24C1">
        <w:t>performed with the Reactor Mode Switch </w:t>
      </w:r>
      <w:r w:rsidR="009E0751" w:rsidRPr="003A24C1">
        <w:t>NOT</w:t>
      </w:r>
      <w:r w:rsidR="006216C7" w:rsidRPr="003A24C1">
        <w:t xml:space="preserve"> </w:t>
      </w:r>
      <w:r w:rsidR="00ED4B8C" w:rsidRPr="003A24C1">
        <w:t xml:space="preserve">in RUN position </w:t>
      </w:r>
      <w:r w:rsidRPr="003A24C1">
        <w:t>t</w:t>
      </w:r>
      <w:r w:rsidR="00ED4B8C" w:rsidRPr="003A24C1">
        <w:t xml:space="preserve">his </w:t>
      </w:r>
      <w:r w:rsidR="00143EB7" w:rsidRPr="003A24C1">
        <w:t>procedure</w:t>
      </w:r>
      <w:r w:rsidR="00ED4B8C" w:rsidRPr="003A24C1">
        <w:t xml:space="preserve"> also partially satisfies SR 3.3.1.1.3 and SR 3.3.1.1.4 and TSR 3.3.4.3 and TSR 3.3.4.4 relating to IRM Channel functional test and TSR 3.3.4.9 for Rod Block Logic functional test. </w:t>
      </w:r>
      <w:r w:rsidR="009D4ADA" w:rsidRPr="003A24C1">
        <w:t xml:space="preserve"> </w:t>
      </w:r>
      <w:r w:rsidR="00ED4B8C" w:rsidRPr="003A24C1">
        <w:t>With the Reactor Mode Switch </w:t>
      </w:r>
      <w:r w:rsidR="009E0751" w:rsidRPr="003A24C1">
        <w:t>NOT</w:t>
      </w:r>
      <w:r w:rsidR="006216C7" w:rsidRPr="003A24C1">
        <w:t xml:space="preserve"> </w:t>
      </w:r>
      <w:r w:rsidR="00ED4B8C" w:rsidRPr="003A24C1">
        <w:t xml:space="preserve">in RUN position, </w:t>
      </w:r>
      <w:r w:rsidR="0013177C" w:rsidRPr="003A24C1">
        <w:t>2</w:t>
      </w:r>
      <w:r w:rsidR="004C4F43" w:rsidRPr="003A24C1">
        <w:noBreakHyphen/>
      </w:r>
      <w:r w:rsidR="006216C7" w:rsidRPr="003A24C1">
        <w:t>SR</w:t>
      </w:r>
      <w:r w:rsidR="004C4F43" w:rsidRPr="003A24C1">
        <w:noBreakHyphen/>
      </w:r>
      <w:r w:rsidR="00ED4B8C" w:rsidRPr="003A24C1">
        <w:t xml:space="preserve">3.3.1.1.3(IRMs) is performed to satisfy </w:t>
      </w:r>
      <w:r w:rsidR="00090157" w:rsidRPr="003A24C1">
        <w:t>Technical Specification (</w:t>
      </w:r>
      <w:r w:rsidR="00ED4B8C" w:rsidRPr="003A24C1">
        <w:t>TS</w:t>
      </w:r>
      <w:r w:rsidR="00090157" w:rsidRPr="003A24C1">
        <w:t>)</w:t>
      </w:r>
      <w:r w:rsidR="00ED4B8C" w:rsidRPr="003A24C1">
        <w:t xml:space="preserve"> and TRM requirements for IRM Channel functional test.</w:t>
      </w:r>
    </w:p>
    <w:p w:rsidR="00FD3F33" w:rsidRPr="003A24C1" w:rsidRDefault="00ED4B8C" w:rsidP="003A24C1">
      <w:pPr>
        <w:pStyle w:val="SectionList1"/>
        <w:keepNext/>
      </w:pPr>
      <w:r w:rsidRPr="003A24C1">
        <w:t xml:space="preserve">This </w:t>
      </w:r>
      <w:r w:rsidR="00143EB7" w:rsidRPr="003A24C1">
        <w:t>procedure</w:t>
      </w:r>
      <w:r w:rsidRPr="003A24C1">
        <w:t xml:space="preserve"> also partially satisfies SR 3.10.3.1 and SR 3.10.4.1 relating to IRM Channel calibration and functional test. </w:t>
      </w:r>
      <w:r w:rsidR="009D4ADA" w:rsidRPr="003A24C1">
        <w:t xml:space="preserve"> </w:t>
      </w:r>
      <w:r w:rsidR="001C2657" w:rsidRPr="003A24C1">
        <w:t>This procedure in conjunction with those listed in Section</w:t>
      </w:r>
      <w:r w:rsidR="00C76022" w:rsidRPr="003A24C1">
        <w:t> </w:t>
      </w:r>
      <w:r w:rsidR="002B02BD" w:rsidRPr="003A24C1">
        <w:fldChar w:fldCharType="begin"/>
      </w:r>
      <w:r w:rsidR="003A24C1">
        <w:instrText xml:space="preserve"> REF _Ref982093001 \n \*MERGEFORMAT </w:instrText>
      </w:r>
      <w:r w:rsidR="002B02BD" w:rsidRPr="003A24C1">
        <w:fldChar w:fldCharType="separate"/>
      </w:r>
      <w:r w:rsidR="003A24C1">
        <w:t>1.2</w:t>
      </w:r>
      <w:r w:rsidR="002B02BD" w:rsidRPr="003A24C1">
        <w:fldChar w:fldCharType="end"/>
      </w:r>
      <w:r w:rsidR="001C2657" w:rsidRPr="003A24C1">
        <w:fldChar w:fldCharType="begin"/>
      </w:r>
      <w:r w:rsidR="001C2657" w:rsidRPr="003A24C1">
        <w:instrText xml:space="preserve"> REF _Ref405979322 \n \h \*MERGEFORMAT </w:instrText>
      </w:r>
      <w:r w:rsidR="001C2657" w:rsidRPr="003A24C1">
        <w:fldChar w:fldCharType="separate"/>
      </w:r>
      <w:r w:rsidR="003A24C1">
        <w:t>A</w:t>
      </w:r>
      <w:r w:rsidR="001C2657" w:rsidRPr="003A24C1">
        <w:fldChar w:fldCharType="end"/>
      </w:r>
      <w:r w:rsidR="001C2657" w:rsidRPr="003A24C1">
        <w:t xml:space="preserve"> fully satisfies SR 3.10.3.1 and SR 3.10.4.1 relating to IRM Channel calibration and functional test.  SR </w:t>
      </w:r>
      <w:r w:rsidR="001A12D7" w:rsidRPr="003A24C1">
        <w:t>2</w:t>
      </w:r>
      <w:r w:rsidR="004C4F43" w:rsidRPr="003A24C1">
        <w:noBreakHyphen/>
      </w:r>
      <w:r w:rsidR="001C2657" w:rsidRPr="003A24C1">
        <w:t>SR</w:t>
      </w:r>
      <w:r w:rsidR="004C4F43" w:rsidRPr="003A24C1">
        <w:noBreakHyphen/>
      </w:r>
      <w:r w:rsidR="001C2657" w:rsidRPr="003A24C1">
        <w:t>3.3.1.1.3(IRMs) satisfies these requirements for IRM Channel functional test.</w:t>
      </w:r>
    </w:p>
    <w:p w:rsidR="00FD3F33" w:rsidRPr="003A24C1" w:rsidRDefault="001C2657" w:rsidP="003A24C1">
      <w:pPr>
        <w:pStyle w:val="SectionList1"/>
        <w:keepNext/>
      </w:pPr>
      <w:r w:rsidRPr="003A24C1">
        <w:t>This procedure provides overlap testing for, and partially satisfies, requirements of SR 3.3.1.1.14 for RPS Instrumentation Logic System Functional Test.</w:t>
      </w:r>
    </w:p>
    <w:p w:rsidR="00FD3F33" w:rsidRPr="003A24C1" w:rsidRDefault="009E0751" w:rsidP="003A24C1">
      <w:pPr>
        <w:pStyle w:val="SectionList1"/>
      </w:pPr>
      <w:r w:rsidRPr="003A24C1">
        <w:t>INOP</w:t>
      </w:r>
      <w:r w:rsidR="00ED4B8C" w:rsidRPr="003A24C1">
        <w:t xml:space="preserve"> bypass function has been added to allow functional testing of RPS and </w:t>
      </w:r>
      <w:r w:rsidR="00090157" w:rsidRPr="003A24C1">
        <w:t>Reactor Manual Control System (</w:t>
      </w:r>
      <w:r w:rsidR="00ED4B8C" w:rsidRPr="003A24C1">
        <w:t>RMCS</w:t>
      </w:r>
      <w:r w:rsidR="00090157" w:rsidRPr="003A24C1">
        <w:t>)</w:t>
      </w:r>
      <w:r w:rsidR="00ED4B8C" w:rsidRPr="003A24C1">
        <w:t>.</w:t>
      </w:r>
    </w:p>
    <w:p w:rsidR="00FD3F33" w:rsidRPr="003A24C1" w:rsidRDefault="00ED4B8C" w:rsidP="003A24C1">
      <w:pPr>
        <w:pStyle w:val="SubSection"/>
        <w:pageBreakBefore/>
        <w:spacing w:before="0"/>
      </w:pPr>
      <w:bookmarkStart w:id="7" w:name="_Toc68073331"/>
      <w:r w:rsidRPr="003A24C1">
        <w:lastRenderedPageBreak/>
        <w:t>Frequency</w:t>
      </w:r>
      <w:r w:rsidR="00C76903" w:rsidRPr="003A24C1">
        <w:t xml:space="preserve"> and Conditions</w:t>
      </w:r>
      <w:bookmarkEnd w:id="7"/>
    </w:p>
    <w:p w:rsidR="00C76903" w:rsidRPr="003A24C1" w:rsidRDefault="00C76903" w:rsidP="003A24C1">
      <w:pPr>
        <w:pStyle w:val="SubSubSection"/>
      </w:pPr>
      <w:bookmarkStart w:id="8" w:name="_Toc68073332"/>
      <w:r w:rsidRPr="003A24C1">
        <w:t>Frequency</w:t>
      </w:r>
      <w:bookmarkEnd w:id="8"/>
    </w:p>
    <w:p w:rsidR="00C76903" w:rsidRPr="003A24C1" w:rsidRDefault="00C76903" w:rsidP="003A24C1">
      <w:pPr>
        <w:pStyle w:val="RestartSectionList1"/>
      </w:pPr>
    </w:p>
    <w:p w:rsidR="007A44BD" w:rsidRPr="003A24C1" w:rsidRDefault="000012A9" w:rsidP="003A24C1">
      <w:pPr>
        <w:pStyle w:val="SectionList1"/>
        <w:keepNext/>
      </w:pPr>
      <w:r w:rsidRPr="003A24C1">
        <w:t xml:space="preserve">This </w:t>
      </w:r>
      <w:r w:rsidR="00143EB7" w:rsidRPr="003A24C1">
        <w:t>procedure</w:t>
      </w:r>
      <w:r w:rsidRPr="003A24C1">
        <w:t xml:space="preserve"> is performed </w:t>
      </w:r>
      <w:r w:rsidR="001C2657" w:rsidRPr="003A24C1">
        <w:t xml:space="preserve">once </w:t>
      </w:r>
      <w:r w:rsidRPr="003A24C1">
        <w:t>every 9</w:t>
      </w:r>
      <w:r w:rsidR="00C61651" w:rsidRPr="003A24C1">
        <w:t>2</w:t>
      </w:r>
      <w:r w:rsidR="004038AB" w:rsidRPr="003A24C1">
        <w:t xml:space="preserve"> days.</w:t>
      </w:r>
    </w:p>
    <w:p w:rsidR="00143EB7" w:rsidRPr="003A24C1" w:rsidRDefault="00143EB7" w:rsidP="003A24C1">
      <w:pPr>
        <w:pStyle w:val="SectionList1"/>
      </w:pPr>
      <w:r w:rsidRPr="003A24C1">
        <w:t xml:space="preserve">This procedure is </w:t>
      </w:r>
      <w:r w:rsidR="003E7F8A" w:rsidRPr="003A24C1">
        <w:t xml:space="preserve">NOT </w:t>
      </w:r>
      <w:r w:rsidRPr="003A24C1">
        <w:t xml:space="preserve">required to be performed </w:t>
      </w:r>
      <w:r w:rsidR="003E7F8A" w:rsidRPr="003A24C1">
        <w:t>when entering Mode 2 from Mode 1 until 12 hours after entering Mode 2</w:t>
      </w:r>
      <w:r w:rsidRPr="003A24C1">
        <w:t>.</w:t>
      </w:r>
    </w:p>
    <w:p w:rsidR="001C4C1D" w:rsidRPr="003A24C1" w:rsidRDefault="001C4C1D" w:rsidP="003A24C1">
      <w:pPr>
        <w:pStyle w:val="SubSubSection"/>
      </w:pPr>
      <w:bookmarkStart w:id="9" w:name="_Toc68073333"/>
      <w:r w:rsidRPr="003A24C1">
        <w:t>Conditions</w:t>
      </w:r>
      <w:bookmarkEnd w:id="9"/>
    </w:p>
    <w:p w:rsidR="007D1F5B" w:rsidRPr="003A24C1" w:rsidRDefault="007D1F5B" w:rsidP="003A24C1">
      <w:pPr>
        <w:pStyle w:val="RestartSectionList1"/>
      </w:pPr>
    </w:p>
    <w:p w:rsidR="00EC71B8" w:rsidRPr="003A24C1" w:rsidRDefault="00EC71B8" w:rsidP="003A24C1">
      <w:pPr>
        <w:pStyle w:val="SectionList1"/>
        <w:keepNext/>
      </w:pPr>
      <w:r w:rsidRPr="003A24C1">
        <w:t xml:space="preserve">This </w:t>
      </w:r>
      <w:r w:rsidR="00143EB7" w:rsidRPr="003A24C1">
        <w:t>procedure</w:t>
      </w:r>
      <w:r w:rsidRPr="003A24C1">
        <w:t xml:space="preserve"> can be performed in any </w:t>
      </w:r>
      <w:r w:rsidR="001F2862" w:rsidRPr="003A24C1">
        <w:t xml:space="preserve">operational </w:t>
      </w:r>
      <w:r w:rsidRPr="003A24C1">
        <w:t>mode.</w:t>
      </w:r>
    </w:p>
    <w:p w:rsidR="00ED4B8C" w:rsidRPr="003A24C1" w:rsidRDefault="00ED4B8C" w:rsidP="003A24C1">
      <w:pPr>
        <w:pStyle w:val="SectionList1"/>
        <w:keepNext/>
      </w:pPr>
      <w:r w:rsidRPr="003A24C1">
        <w:t xml:space="preserve">The following IRM functions are required to be </w:t>
      </w:r>
      <w:r w:rsidR="008312CC" w:rsidRPr="003A24C1">
        <w:t>OPERABLE</w:t>
      </w:r>
      <w:r w:rsidRPr="003A24C1">
        <w:t xml:space="preserve"> in the modes listed below:</w:t>
      </w:r>
    </w:p>
    <w:tbl>
      <w:tblPr>
        <w:tblStyle w:val="TableGrid"/>
        <w:tblW w:w="0" w:type="auto"/>
        <w:tblInd w:w="1469" w:type="dxa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4033"/>
        <w:gridCol w:w="2447"/>
      </w:tblGrid>
      <w:tr w:rsidR="00ED4B8C" w:rsidRPr="003A24C1" w:rsidTr="001A4C29">
        <w:trPr>
          <w:cantSplit/>
        </w:trPr>
        <w:tc>
          <w:tcPr>
            <w:tcW w:w="4033" w:type="dxa"/>
          </w:tcPr>
          <w:p w:rsidR="00ED4B8C" w:rsidRPr="003A24C1" w:rsidRDefault="00ED4B8C" w:rsidP="003A24C1">
            <w:pPr>
              <w:pStyle w:val="Table12CenterBold"/>
            </w:pPr>
            <w:r w:rsidRPr="003A24C1">
              <w:t>TS/TRM Function</w:t>
            </w:r>
          </w:p>
        </w:tc>
        <w:tc>
          <w:tcPr>
            <w:tcW w:w="2447" w:type="dxa"/>
          </w:tcPr>
          <w:p w:rsidR="00ED4B8C" w:rsidRPr="003A24C1" w:rsidRDefault="00ED4B8C" w:rsidP="003A24C1">
            <w:pPr>
              <w:pStyle w:val="Table12CenterBold"/>
            </w:pPr>
            <w:r w:rsidRPr="003A24C1">
              <w:t>Mode</w:t>
            </w:r>
          </w:p>
        </w:tc>
      </w:tr>
      <w:tr w:rsidR="00ED4B8C" w:rsidRPr="003A24C1" w:rsidTr="001A4C29">
        <w:trPr>
          <w:cantSplit/>
        </w:trPr>
        <w:tc>
          <w:tcPr>
            <w:tcW w:w="4033" w:type="dxa"/>
          </w:tcPr>
          <w:p w:rsidR="00ED4B8C" w:rsidRPr="003A24C1" w:rsidRDefault="00ED4B8C" w:rsidP="003A24C1">
            <w:pPr>
              <w:pStyle w:val="Table12Left"/>
              <w:keepNext/>
              <w:spacing w:before="40" w:after="40"/>
            </w:pPr>
            <w:r w:rsidRPr="003A24C1">
              <w:t>Neutron Flux </w:t>
            </w:r>
            <w:r w:rsidR="004C4F43" w:rsidRPr="003A24C1">
              <w:noBreakHyphen/>
            </w:r>
            <w:r w:rsidRPr="003A24C1">
              <w:t> </w:t>
            </w:r>
            <w:r w:rsidR="00C86629" w:rsidRPr="003A24C1">
              <w:t>HIGH</w:t>
            </w:r>
            <w:r w:rsidR="00FD3F33" w:rsidRPr="003A24C1">
              <w:br/>
            </w:r>
            <w:r w:rsidR="00F919B7" w:rsidRPr="003A24C1">
              <w:t>INOP</w:t>
            </w:r>
          </w:p>
        </w:tc>
        <w:tc>
          <w:tcPr>
            <w:tcW w:w="2447" w:type="dxa"/>
          </w:tcPr>
          <w:p w:rsidR="00ED4B8C" w:rsidRPr="003A24C1" w:rsidRDefault="00ED4B8C" w:rsidP="003A24C1">
            <w:pPr>
              <w:pStyle w:val="Table12Left"/>
              <w:keepNext/>
              <w:spacing w:before="40" w:after="40"/>
            </w:pPr>
            <w:r w:rsidRPr="003A24C1">
              <w:t>2, 3</w:t>
            </w:r>
            <w:r w:rsidRPr="003A24C1">
              <w:rPr>
                <w:rStyle w:val="Superscript"/>
              </w:rPr>
              <w:t>(</w:t>
            </w:r>
            <w:r w:rsidR="008F09AA" w:rsidRPr="003A24C1">
              <w:rPr>
                <w:rStyle w:val="Superscript"/>
              </w:rPr>
              <w:t>1</w:t>
            </w:r>
            <w:r w:rsidRPr="003A24C1">
              <w:rPr>
                <w:rStyle w:val="Superscript"/>
              </w:rPr>
              <w:t>)</w:t>
            </w:r>
            <w:r w:rsidRPr="003A24C1">
              <w:t>, 4</w:t>
            </w:r>
            <w:r w:rsidRPr="003A24C1">
              <w:rPr>
                <w:rStyle w:val="Superscript"/>
              </w:rPr>
              <w:t>(</w:t>
            </w:r>
            <w:r w:rsidR="008F09AA" w:rsidRPr="003A24C1">
              <w:rPr>
                <w:rStyle w:val="Superscript"/>
              </w:rPr>
              <w:t>1</w:t>
            </w:r>
            <w:r w:rsidRPr="003A24C1">
              <w:rPr>
                <w:rStyle w:val="Superscript"/>
              </w:rPr>
              <w:t>)</w:t>
            </w:r>
            <w:r w:rsidRPr="003A24C1">
              <w:t>, 5</w:t>
            </w:r>
            <w:r w:rsidRPr="003A24C1">
              <w:rPr>
                <w:rStyle w:val="Superscript"/>
              </w:rPr>
              <w:t>(</w:t>
            </w:r>
            <w:r w:rsidR="008F09AA" w:rsidRPr="003A24C1">
              <w:rPr>
                <w:rStyle w:val="Superscript"/>
              </w:rPr>
              <w:t>2</w:t>
            </w:r>
            <w:r w:rsidRPr="003A24C1">
              <w:rPr>
                <w:rStyle w:val="Superscript"/>
              </w:rPr>
              <w:t>)</w:t>
            </w:r>
          </w:p>
        </w:tc>
      </w:tr>
      <w:tr w:rsidR="00ED4B8C" w:rsidRPr="003A24C1" w:rsidTr="001A4C29">
        <w:trPr>
          <w:cantSplit/>
        </w:trPr>
        <w:tc>
          <w:tcPr>
            <w:tcW w:w="4033" w:type="dxa"/>
          </w:tcPr>
          <w:p w:rsidR="00ED4B8C" w:rsidRPr="003A24C1" w:rsidRDefault="00ED4B8C" w:rsidP="003A24C1">
            <w:pPr>
              <w:pStyle w:val="Table12Left"/>
              <w:keepNext/>
              <w:spacing w:before="40" w:after="40"/>
            </w:pPr>
            <w:r w:rsidRPr="003A24C1">
              <w:t xml:space="preserve">IRM </w:t>
            </w:r>
            <w:r w:rsidR="00C86629" w:rsidRPr="003A24C1">
              <w:t>UPSCALE</w:t>
            </w:r>
            <w:r w:rsidR="00FD3F33" w:rsidRPr="003A24C1">
              <w:br/>
            </w:r>
            <w:r w:rsidRPr="003A24C1">
              <w:t xml:space="preserve">IRM </w:t>
            </w:r>
            <w:r w:rsidR="00C86629" w:rsidRPr="003A24C1">
              <w:t>DOWNSCALE</w:t>
            </w:r>
            <w:r w:rsidR="00FD3F33" w:rsidRPr="003A24C1">
              <w:br/>
            </w:r>
            <w:r w:rsidRPr="003A24C1">
              <w:t>Detector NOT in Startup Position</w:t>
            </w:r>
          </w:p>
        </w:tc>
        <w:tc>
          <w:tcPr>
            <w:tcW w:w="2447" w:type="dxa"/>
          </w:tcPr>
          <w:p w:rsidR="00ED4B8C" w:rsidRPr="003A24C1" w:rsidRDefault="00ED4B8C" w:rsidP="003A24C1">
            <w:pPr>
              <w:pStyle w:val="Table12Left"/>
              <w:keepNext/>
              <w:spacing w:before="40" w:after="40"/>
            </w:pPr>
            <w:r w:rsidRPr="003A24C1">
              <w:t>2</w:t>
            </w:r>
          </w:p>
        </w:tc>
      </w:tr>
    </w:tbl>
    <w:p w:rsidR="00FE0EFA" w:rsidRPr="003A24C1" w:rsidRDefault="00FE0EFA" w:rsidP="003A24C1">
      <w:pPr>
        <w:pStyle w:val="SectionTableSpacer"/>
        <w:keepNext/>
      </w:pPr>
    </w:p>
    <w:tbl>
      <w:tblPr>
        <w:tblW w:w="0" w:type="auto"/>
        <w:tblInd w:w="1332" w:type="dxa"/>
        <w:tblLook w:val="01E0" w:firstRow="1" w:lastRow="1" w:firstColumn="1" w:lastColumn="1" w:noHBand="0" w:noVBand="0"/>
      </w:tblPr>
      <w:tblGrid>
        <w:gridCol w:w="485"/>
        <w:gridCol w:w="6331"/>
      </w:tblGrid>
      <w:tr w:rsidR="00FE0EFA" w:rsidRPr="003A24C1" w:rsidTr="001A4C29">
        <w:tc>
          <w:tcPr>
            <w:tcW w:w="485" w:type="dxa"/>
            <w:shd w:val="clear" w:color="auto" w:fill="auto"/>
          </w:tcPr>
          <w:p w:rsidR="00FE0EFA" w:rsidRPr="003A24C1" w:rsidRDefault="00FE0EFA" w:rsidP="003A24C1">
            <w:pPr>
              <w:pStyle w:val="Table11Left"/>
              <w:keepNext/>
              <w:spacing w:before="40" w:after="40"/>
              <w:rPr>
                <w:rStyle w:val="Superscript"/>
              </w:rPr>
            </w:pPr>
            <w:r w:rsidRPr="003A24C1">
              <w:rPr>
                <w:rStyle w:val="Superscript"/>
              </w:rPr>
              <w:t>(</w:t>
            </w:r>
            <w:r w:rsidR="008F09AA" w:rsidRPr="003A24C1">
              <w:rPr>
                <w:rStyle w:val="Superscript"/>
              </w:rPr>
              <w:t>1</w:t>
            </w:r>
            <w:r w:rsidRPr="003A24C1">
              <w:rPr>
                <w:rStyle w:val="Superscript"/>
              </w:rPr>
              <w:t>)</w:t>
            </w:r>
          </w:p>
        </w:tc>
        <w:tc>
          <w:tcPr>
            <w:tcW w:w="6331" w:type="dxa"/>
            <w:shd w:val="clear" w:color="auto" w:fill="auto"/>
          </w:tcPr>
          <w:p w:rsidR="00FE0EFA" w:rsidRPr="003A24C1" w:rsidRDefault="00FE0EFA" w:rsidP="003A24C1">
            <w:pPr>
              <w:pStyle w:val="Table11Left"/>
              <w:keepNext/>
              <w:spacing w:before="40" w:after="40"/>
            </w:pPr>
            <w:r w:rsidRPr="003A24C1">
              <w:t>With Reactor Mode Switch in REFUEL</w:t>
            </w:r>
          </w:p>
        </w:tc>
      </w:tr>
      <w:tr w:rsidR="00FE0EFA" w:rsidRPr="003A24C1" w:rsidTr="001A4C29">
        <w:tc>
          <w:tcPr>
            <w:tcW w:w="485" w:type="dxa"/>
            <w:shd w:val="clear" w:color="auto" w:fill="auto"/>
          </w:tcPr>
          <w:p w:rsidR="00FE0EFA" w:rsidRPr="003A24C1" w:rsidRDefault="00FE0EFA" w:rsidP="003A24C1">
            <w:pPr>
              <w:pStyle w:val="Table11Left"/>
              <w:spacing w:before="40" w:after="40"/>
              <w:rPr>
                <w:rStyle w:val="Superscript"/>
              </w:rPr>
            </w:pPr>
            <w:r w:rsidRPr="003A24C1">
              <w:rPr>
                <w:rStyle w:val="Superscript"/>
              </w:rPr>
              <w:t>(</w:t>
            </w:r>
            <w:r w:rsidR="008F09AA" w:rsidRPr="003A24C1">
              <w:rPr>
                <w:rStyle w:val="Superscript"/>
              </w:rPr>
              <w:t>2</w:t>
            </w:r>
            <w:r w:rsidRPr="003A24C1">
              <w:rPr>
                <w:rStyle w:val="Superscript"/>
              </w:rPr>
              <w:t>)</w:t>
            </w:r>
          </w:p>
        </w:tc>
        <w:tc>
          <w:tcPr>
            <w:tcW w:w="6331" w:type="dxa"/>
            <w:shd w:val="clear" w:color="auto" w:fill="auto"/>
          </w:tcPr>
          <w:p w:rsidR="00FE0EFA" w:rsidRPr="003A24C1" w:rsidRDefault="00FE0EFA" w:rsidP="003A24C1">
            <w:pPr>
              <w:pStyle w:val="Table11Left"/>
              <w:spacing w:before="40" w:after="40"/>
            </w:pPr>
            <w:r w:rsidRPr="003A24C1">
              <w:t>With any control rod withdrawn from a core cell containing one or more fuel assemblies</w:t>
            </w:r>
          </w:p>
        </w:tc>
      </w:tr>
    </w:tbl>
    <w:p w:rsidR="009F0558" w:rsidRPr="003A24C1" w:rsidRDefault="00ED4B8C" w:rsidP="003A24C1">
      <w:pPr>
        <w:pStyle w:val="Section"/>
        <w:pageBreakBefore/>
        <w:spacing w:before="0"/>
      </w:pPr>
      <w:bookmarkStart w:id="10" w:name="_Toc68073334"/>
      <w:r w:rsidRPr="003A24C1">
        <w:lastRenderedPageBreak/>
        <w:t>REFERENCES</w:t>
      </w:r>
      <w:bookmarkEnd w:id="10"/>
    </w:p>
    <w:p w:rsidR="00FD3F33" w:rsidRPr="003A24C1" w:rsidRDefault="009F0558" w:rsidP="003A24C1">
      <w:pPr>
        <w:pStyle w:val="SubSection"/>
      </w:pPr>
      <w:bookmarkStart w:id="11" w:name="_Toc325631115"/>
      <w:bookmarkStart w:id="12" w:name="_Toc373319564"/>
      <w:bookmarkStart w:id="13" w:name="_Toc68073335"/>
      <w:r w:rsidRPr="003A24C1">
        <w:t>Performance References</w:t>
      </w:r>
      <w:bookmarkEnd w:id="11"/>
      <w:bookmarkEnd w:id="12"/>
      <w:bookmarkEnd w:id="13"/>
    </w:p>
    <w:p w:rsidR="000012A9" w:rsidRPr="003A24C1" w:rsidRDefault="000012A9" w:rsidP="003A24C1">
      <w:pPr>
        <w:pStyle w:val="SectionBody"/>
      </w:pPr>
      <w:r w:rsidRPr="003A24C1">
        <w:t>None</w:t>
      </w:r>
    </w:p>
    <w:p w:rsidR="00FD3F33" w:rsidRPr="003A24C1" w:rsidRDefault="000012A9" w:rsidP="003A24C1">
      <w:pPr>
        <w:pStyle w:val="SubSection"/>
      </w:pPr>
      <w:bookmarkStart w:id="14" w:name="_Toc68073336"/>
      <w:r w:rsidRPr="003A24C1">
        <w:t>Developmental References</w:t>
      </w:r>
      <w:bookmarkEnd w:id="14"/>
    </w:p>
    <w:p w:rsidR="000012A9" w:rsidRPr="003A24C1" w:rsidRDefault="000012A9" w:rsidP="003A24C1">
      <w:pPr>
        <w:pStyle w:val="RestartSectionList1"/>
      </w:pPr>
    </w:p>
    <w:p w:rsidR="004A5BFB" w:rsidRPr="003A24C1" w:rsidRDefault="00F81E25" w:rsidP="003A24C1">
      <w:pPr>
        <w:pStyle w:val="SectionList1"/>
        <w:keepNext/>
      </w:pPr>
      <w:r w:rsidRPr="003A24C1">
        <w:t>2</w:t>
      </w:r>
      <w:r w:rsidR="004C4F43" w:rsidRPr="003A24C1">
        <w:noBreakHyphen/>
      </w:r>
      <w:r w:rsidR="004A5BFB" w:rsidRPr="003A24C1">
        <w:t>SIMI</w:t>
      </w:r>
      <w:r w:rsidR="004C4F43" w:rsidRPr="003A24C1">
        <w:noBreakHyphen/>
      </w:r>
      <w:r w:rsidR="004A5BFB" w:rsidRPr="003A24C1">
        <w:t>92B, Neutron Monitoring Scaling and Setpoint Document</w:t>
      </w:r>
    </w:p>
    <w:p w:rsidR="00593F71" w:rsidRPr="003A24C1" w:rsidRDefault="00593F71" w:rsidP="003A24C1">
      <w:pPr>
        <w:pStyle w:val="SectionList1"/>
      </w:pPr>
      <w:r w:rsidRPr="003A24C1">
        <w:t>BFN Final Safety Analysis Report (FSAR), Section 7.2, Reactor Protection System</w:t>
      </w:r>
    </w:p>
    <w:p w:rsidR="00593F71" w:rsidRPr="003A24C1" w:rsidRDefault="00593F71" w:rsidP="003A24C1">
      <w:pPr>
        <w:pStyle w:val="SectionList1"/>
      </w:pPr>
      <w:r w:rsidRPr="003A24C1">
        <w:t>BFN Final Safety Analysis Report (FSAR)</w:t>
      </w:r>
      <w:bookmarkStart w:id="15" w:name="_Toc335636142"/>
      <w:bookmarkEnd w:id="15"/>
      <w:r w:rsidRPr="003A24C1">
        <w:t>, Section 7.5, Neutron Monitoring System</w:t>
      </w:r>
    </w:p>
    <w:p w:rsidR="00593F71" w:rsidRPr="003A24C1" w:rsidRDefault="00593F71" w:rsidP="003A24C1">
      <w:pPr>
        <w:pStyle w:val="SectionList1"/>
      </w:pPr>
      <w:r w:rsidRPr="003A24C1">
        <w:t>BFN Final Safety Analysis Report (FSAR), Section 7.7, Reactor Manual Control</w:t>
      </w:r>
    </w:p>
    <w:p w:rsidR="004A5BFB" w:rsidRPr="003A24C1" w:rsidRDefault="00593F71" w:rsidP="003A24C1">
      <w:pPr>
        <w:pStyle w:val="SectionList1"/>
      </w:pPr>
      <w:r w:rsidRPr="003A24C1">
        <w:t xml:space="preserve">BFN </w:t>
      </w:r>
      <w:r w:rsidR="004A5BFB" w:rsidRPr="003A24C1">
        <w:t>Technical Requirements Manual, Section TR 3.3.4, Control Rod Block Instrumentation</w:t>
      </w:r>
    </w:p>
    <w:p w:rsidR="00E56D01" w:rsidRPr="003A24C1" w:rsidRDefault="00593F71" w:rsidP="003A24C1">
      <w:pPr>
        <w:pStyle w:val="SectionList1"/>
      </w:pPr>
      <w:r w:rsidRPr="003A24C1">
        <w:t xml:space="preserve">BFN </w:t>
      </w:r>
      <w:r w:rsidR="00E56D01" w:rsidRPr="003A24C1">
        <w:t>Technical Requirements Manual, Section TR 3.3.5, Surveillance Instrumentation Developmental References</w:t>
      </w:r>
    </w:p>
    <w:p w:rsidR="00FD3F33" w:rsidRPr="003A24C1" w:rsidRDefault="00593F71" w:rsidP="003A24C1">
      <w:pPr>
        <w:pStyle w:val="SectionList1"/>
      </w:pPr>
      <w:r w:rsidRPr="003A24C1">
        <w:t xml:space="preserve">BFN </w:t>
      </w:r>
      <w:r w:rsidR="000012A9" w:rsidRPr="003A24C1">
        <w:t xml:space="preserve">Technical Specifications, </w:t>
      </w:r>
      <w:r w:rsidR="00ED4B8C" w:rsidRPr="003A24C1">
        <w:t>Section 3.3.1.1, Reactor Protection System (RPS) Instrumentation</w:t>
      </w:r>
    </w:p>
    <w:p w:rsidR="00FD3F33" w:rsidRPr="003A24C1" w:rsidRDefault="00593F71" w:rsidP="003A24C1">
      <w:pPr>
        <w:pStyle w:val="SectionList1"/>
      </w:pPr>
      <w:r w:rsidRPr="003A24C1">
        <w:t xml:space="preserve">BFN </w:t>
      </w:r>
      <w:r w:rsidR="00E56D01" w:rsidRPr="003A24C1">
        <w:t>Technical Specifications</w:t>
      </w:r>
      <w:r w:rsidR="000012A9" w:rsidRPr="003A24C1">
        <w:t xml:space="preserve">, </w:t>
      </w:r>
      <w:r w:rsidR="00ED4B8C" w:rsidRPr="003A24C1">
        <w:t>Section 3.10.3, Single Control Rod Withdrawal </w:t>
      </w:r>
      <w:r w:rsidR="004C4F43" w:rsidRPr="003A24C1">
        <w:noBreakHyphen/>
      </w:r>
      <w:r w:rsidR="00ED4B8C" w:rsidRPr="003A24C1">
        <w:t> Hot Shutdown</w:t>
      </w:r>
    </w:p>
    <w:p w:rsidR="00FD3F33" w:rsidRPr="003A24C1" w:rsidRDefault="00593F71" w:rsidP="003A24C1">
      <w:pPr>
        <w:pStyle w:val="SectionList1"/>
      </w:pPr>
      <w:r w:rsidRPr="003A24C1">
        <w:t xml:space="preserve">BFN </w:t>
      </w:r>
      <w:r w:rsidR="00E56D01" w:rsidRPr="003A24C1">
        <w:t>Technical Specifications</w:t>
      </w:r>
      <w:r w:rsidR="000012A9" w:rsidRPr="003A24C1">
        <w:t xml:space="preserve">, </w:t>
      </w:r>
      <w:r w:rsidR="00ED4B8C" w:rsidRPr="003A24C1">
        <w:t>Section 3.10.4, Single Control Rod Withdrawal </w:t>
      </w:r>
      <w:r w:rsidR="004C4F43" w:rsidRPr="003A24C1">
        <w:noBreakHyphen/>
      </w:r>
      <w:r w:rsidR="00ED4B8C" w:rsidRPr="003A24C1">
        <w:t> Cold Shutdown</w:t>
      </w:r>
    </w:p>
    <w:p w:rsidR="00593F71" w:rsidRPr="003A24C1" w:rsidRDefault="00593F71" w:rsidP="003A24C1">
      <w:pPr>
        <w:pStyle w:val="SectionList1"/>
      </w:pPr>
      <w:r w:rsidRPr="003A24C1">
        <w:t>VTD</w:t>
      </w:r>
      <w:r w:rsidR="004C4F43" w:rsidRPr="003A24C1">
        <w:noBreakHyphen/>
      </w:r>
      <w:r w:rsidRPr="003A24C1">
        <w:t>G080</w:t>
      </w:r>
      <w:r w:rsidR="004C4F43" w:rsidRPr="003A24C1">
        <w:noBreakHyphen/>
      </w:r>
      <w:r w:rsidRPr="003A24C1">
        <w:t>9335, SRM and IRM Preamplifier Enclosure</w:t>
      </w:r>
    </w:p>
    <w:p w:rsidR="00593F71" w:rsidRPr="003A24C1" w:rsidRDefault="00593F71" w:rsidP="003A24C1">
      <w:pPr>
        <w:pStyle w:val="SectionList1"/>
        <w:keepNext/>
      </w:pPr>
      <w:r w:rsidRPr="003A24C1">
        <w:t>VTM</w:t>
      </w:r>
      <w:r w:rsidR="004C4F43" w:rsidRPr="003A24C1">
        <w:noBreakHyphen/>
      </w:r>
      <w:r w:rsidRPr="003A24C1">
        <w:t>G080</w:t>
      </w:r>
      <w:r w:rsidR="004C4F43" w:rsidRPr="003A24C1">
        <w:noBreakHyphen/>
      </w:r>
      <w:r w:rsidRPr="003A24C1">
        <w:t>3740, GEK</w:t>
      </w:r>
      <w:r w:rsidR="004C4F43" w:rsidRPr="003A24C1">
        <w:noBreakHyphen/>
      </w:r>
      <w:r w:rsidRPr="003A24C1">
        <w:t>858D, Voltage preamplifier</w:t>
      </w:r>
    </w:p>
    <w:p w:rsidR="00593F71" w:rsidRPr="003A24C1" w:rsidRDefault="00593F71" w:rsidP="003A24C1">
      <w:pPr>
        <w:pStyle w:val="SectionList1"/>
      </w:pPr>
      <w:r w:rsidRPr="003A24C1">
        <w:t>VTM</w:t>
      </w:r>
      <w:r w:rsidR="004C4F43" w:rsidRPr="003A24C1">
        <w:noBreakHyphen/>
      </w:r>
      <w:r w:rsidRPr="003A24C1">
        <w:t>G080</w:t>
      </w:r>
      <w:r w:rsidR="004C4F43" w:rsidRPr="003A24C1">
        <w:noBreakHyphen/>
      </w:r>
      <w:r w:rsidRPr="003A24C1">
        <w:t>3800, GEK</w:t>
      </w:r>
      <w:r w:rsidR="004C4F43" w:rsidRPr="003A24C1">
        <w:noBreakHyphen/>
      </w:r>
      <w:r w:rsidRPr="003A24C1">
        <w:t>27723A, Mean Square Voltage Wide Range Monitor</w:t>
      </w:r>
    </w:p>
    <w:p w:rsidR="00E1383C" w:rsidRPr="003A24C1" w:rsidRDefault="00E1383C" w:rsidP="003A24C1">
      <w:pPr>
        <w:pStyle w:val="SubSection"/>
      </w:pPr>
      <w:bookmarkStart w:id="16" w:name="_Toc68073337"/>
      <w:r w:rsidRPr="003A24C1">
        <w:t>Commitments</w:t>
      </w:r>
      <w:bookmarkEnd w:id="16"/>
    </w:p>
    <w:p w:rsidR="005233A5" w:rsidRPr="003A24C1" w:rsidRDefault="005233A5" w:rsidP="003A24C1">
      <w:pPr>
        <w:pStyle w:val="RestartSectionList1"/>
      </w:pPr>
    </w:p>
    <w:p w:rsidR="005233A5" w:rsidRPr="003A24C1" w:rsidRDefault="008A5645" w:rsidP="003A24C1">
      <w:pPr>
        <w:pStyle w:val="SectionBody"/>
      </w:pPr>
      <w:r w:rsidRPr="003A24C1">
        <w:t xml:space="preserve">PER 129518, </w:t>
      </w:r>
      <w:r w:rsidR="004729B5" w:rsidRPr="003A24C1">
        <w:t>IRM Out of Tolerance</w:t>
      </w:r>
    </w:p>
    <w:p w:rsidR="003E2CD8" w:rsidRPr="003A24C1" w:rsidRDefault="00ED4B8C" w:rsidP="003A24C1">
      <w:pPr>
        <w:pStyle w:val="Section"/>
      </w:pPr>
      <w:bookmarkStart w:id="17" w:name="_Toc68073338"/>
      <w:r w:rsidRPr="003A24C1">
        <w:lastRenderedPageBreak/>
        <w:t>PRECAUTIONS AND LIMITATIONS</w:t>
      </w:r>
      <w:bookmarkEnd w:id="17"/>
    </w:p>
    <w:p w:rsidR="00FD3F33" w:rsidRPr="003A24C1" w:rsidRDefault="003E2CD8" w:rsidP="003A24C1">
      <w:pPr>
        <w:pStyle w:val="SubSection"/>
      </w:pPr>
      <w:bookmarkStart w:id="18" w:name="_Toc68073339"/>
      <w:r w:rsidRPr="003A24C1">
        <w:t>P</w:t>
      </w:r>
      <w:r w:rsidR="00B04DD1" w:rsidRPr="003A24C1">
        <w:t>recautions</w:t>
      </w:r>
      <w:bookmarkEnd w:id="18"/>
    </w:p>
    <w:p w:rsidR="00086070" w:rsidRPr="003A24C1" w:rsidRDefault="00086070" w:rsidP="003A24C1">
      <w:pPr>
        <w:pStyle w:val="SectionBody"/>
      </w:pPr>
      <w:r w:rsidRPr="003A24C1">
        <w:rPr>
          <w:rStyle w:val="Subscript"/>
        </w:rPr>
        <w:t>[PER/C]</w:t>
      </w:r>
      <w:r w:rsidRPr="003A24C1">
        <w:t>The Range 6 to 7 Correlation shall be checked any time the IRM preamp is replaced per SII</w:t>
      </w:r>
      <w:r w:rsidR="004C4F43" w:rsidRPr="003A24C1">
        <w:noBreakHyphen/>
      </w:r>
      <w:r w:rsidRPr="003A24C1">
        <w:t>0</w:t>
      </w:r>
      <w:r w:rsidR="004C4F43" w:rsidRPr="003A24C1">
        <w:noBreakHyphen/>
      </w:r>
      <w:r w:rsidRPr="003A24C1">
        <w:t>XX</w:t>
      </w:r>
      <w:r w:rsidR="004C4F43" w:rsidRPr="003A24C1">
        <w:noBreakHyphen/>
      </w:r>
      <w:r w:rsidRPr="003A24C1">
        <w:t>92</w:t>
      </w:r>
      <w:r w:rsidR="004C4F43" w:rsidRPr="003A24C1">
        <w:noBreakHyphen/>
      </w:r>
      <w:r w:rsidRPr="003A24C1">
        <w:t xml:space="preserve">054. </w:t>
      </w:r>
      <w:r w:rsidRPr="003A24C1">
        <w:rPr>
          <w:rStyle w:val="Commitment"/>
        </w:rPr>
        <w:t>[129518</w:t>
      </w:r>
      <w:r w:rsidR="004C4F43" w:rsidRPr="003A24C1">
        <w:rPr>
          <w:rStyle w:val="Commitment"/>
        </w:rPr>
        <w:noBreakHyphen/>
      </w:r>
      <w:r w:rsidRPr="003A24C1">
        <w:rPr>
          <w:rStyle w:val="Commitment"/>
        </w:rPr>
        <w:t>005]</w:t>
      </w:r>
    </w:p>
    <w:p w:rsidR="00FD3F33" w:rsidRPr="003A24C1" w:rsidRDefault="00FD3F33" w:rsidP="003A24C1">
      <w:pPr>
        <w:pStyle w:val="RestartSectionList1"/>
      </w:pPr>
    </w:p>
    <w:p w:rsidR="0088762C" w:rsidRPr="003A24C1" w:rsidRDefault="0088762C" w:rsidP="003A24C1">
      <w:pPr>
        <w:pStyle w:val="SubSection"/>
      </w:pPr>
      <w:bookmarkStart w:id="19" w:name="_Toc68073340"/>
      <w:r w:rsidRPr="003A24C1">
        <w:t>Limitations</w:t>
      </w:r>
      <w:bookmarkEnd w:id="19"/>
    </w:p>
    <w:p w:rsidR="001B39EF" w:rsidRPr="003A24C1" w:rsidRDefault="001B39EF" w:rsidP="003A24C1">
      <w:pPr>
        <w:pStyle w:val="RestartSectionList1"/>
      </w:pPr>
    </w:p>
    <w:p w:rsidR="001572DD" w:rsidRPr="003A24C1" w:rsidRDefault="00593F71" w:rsidP="003A24C1">
      <w:pPr>
        <w:pStyle w:val="SectionList1"/>
        <w:keepNext/>
      </w:pPr>
      <w:r w:rsidRPr="003A24C1">
        <w:t xml:space="preserve">Calibration and functional test is to be performed on one channel at a time. All trips are to be reset and channel returned to fully operable status before starting another channel, unless otherwise directed by </w:t>
      </w:r>
      <w:r w:rsidR="00CA1DFE" w:rsidRPr="003A24C1">
        <w:t>Unit Senior Reactor Operator (Unit SRO)</w:t>
      </w:r>
      <w:r w:rsidRPr="003A24C1">
        <w:t>.</w:t>
      </w:r>
    </w:p>
    <w:p w:rsidR="001572DD" w:rsidRPr="003A24C1" w:rsidRDefault="00593F71" w:rsidP="003A24C1">
      <w:pPr>
        <w:pStyle w:val="SectionList1"/>
        <w:keepNext/>
      </w:pPr>
      <w:r w:rsidRPr="003A24C1">
        <w:t>Jumpers are installed if scram links have been removed, in order to test IRM logic.  These jumpers defeat non</w:t>
      </w:r>
      <w:r w:rsidR="004C4F43" w:rsidRPr="003A24C1">
        <w:noBreakHyphen/>
      </w:r>
      <w:r w:rsidRPr="003A24C1">
        <w:t>coincidence Scram function of neutron monitoring system.  When jumpers are installed, refueling operations are to stop until completion of this procedure and removal of jumpers.</w:t>
      </w:r>
    </w:p>
    <w:p w:rsidR="00CB53EE" w:rsidRPr="003A24C1" w:rsidRDefault="00CB53EE" w:rsidP="003A24C1">
      <w:pPr>
        <w:pStyle w:val="SectionList1"/>
      </w:pPr>
      <w:r w:rsidRPr="003A24C1">
        <w:t xml:space="preserve">If any other IRM in RPS trip Channel A is </w:t>
      </w:r>
      <w:r w:rsidR="00D86A2C" w:rsidRPr="003A24C1">
        <w:t>INOP</w:t>
      </w:r>
      <w:r w:rsidRPr="003A24C1">
        <w:t xml:space="preserve"> (or becomes </w:t>
      </w:r>
      <w:r w:rsidR="00D86A2C" w:rsidRPr="003A24C1">
        <w:t>INOP</w:t>
      </w:r>
      <w:r w:rsidRPr="003A24C1">
        <w:t xml:space="preserve"> during performance of this procedure), entry into TS Conditions and Required Ac</w:t>
      </w:r>
      <w:r w:rsidR="004858A9" w:rsidRPr="003A24C1">
        <w:t xml:space="preserve">tions </w:t>
      </w:r>
      <w:r w:rsidR="00593F71" w:rsidRPr="003A24C1">
        <w:t>can</w:t>
      </w:r>
      <w:r w:rsidR="004858A9" w:rsidRPr="003A24C1">
        <w:t xml:space="preserve"> be delayed for up to </w:t>
      </w:r>
      <w:r w:rsidR="00236A1E" w:rsidRPr="003A24C1">
        <w:t>6</w:t>
      </w:r>
      <w:r w:rsidRPr="003A24C1">
        <w:t xml:space="preserve"> hours provided associated function maintains RPS trip capability. </w:t>
      </w:r>
      <w:r w:rsidR="009D4ADA" w:rsidRPr="003A24C1">
        <w:t xml:space="preserve"> </w:t>
      </w:r>
      <w:r w:rsidRPr="003A24C1">
        <w:t xml:space="preserve">This </w:t>
      </w:r>
      <w:r w:rsidR="00593F71" w:rsidRPr="003A24C1">
        <w:t>procedure</w:t>
      </w:r>
      <w:r w:rsidR="00D86A2C" w:rsidRPr="003A24C1">
        <w:t xml:space="preserve"> </w:t>
      </w:r>
      <w:r w:rsidR="00AC4C9F" w:rsidRPr="003A24C1">
        <w:t>can</w:t>
      </w:r>
      <w:r w:rsidR="00D86A2C" w:rsidRPr="003A24C1">
        <w:t xml:space="preserve"> exceed the </w:t>
      </w:r>
      <w:r w:rsidR="00236A1E" w:rsidRPr="003A24C1">
        <w:t>6</w:t>
      </w:r>
      <w:r w:rsidRPr="003A24C1">
        <w:t> hour testing limit.</w:t>
      </w:r>
    </w:p>
    <w:p w:rsidR="00D900F8" w:rsidRPr="003A24C1" w:rsidRDefault="00ED4B8C" w:rsidP="003A24C1">
      <w:pPr>
        <w:pStyle w:val="Section"/>
        <w:pageBreakBefore/>
        <w:spacing w:before="0"/>
      </w:pPr>
      <w:bookmarkStart w:id="20" w:name="_Toc68073341"/>
      <w:r w:rsidRPr="003A24C1">
        <w:lastRenderedPageBreak/>
        <w:t>PREREQUISITE</w:t>
      </w:r>
      <w:r w:rsidR="00D326B7" w:rsidRPr="003A24C1">
        <w:t xml:space="preserve"> ACTIONS</w:t>
      </w:r>
      <w:bookmarkEnd w:id="20"/>
    </w:p>
    <w:p w:rsidR="00D900F8" w:rsidRPr="003A24C1" w:rsidRDefault="00D900F8" w:rsidP="003A24C1">
      <w:pPr>
        <w:pStyle w:val="SubSection"/>
      </w:pPr>
      <w:bookmarkStart w:id="21" w:name="cr_1272087"/>
      <w:bookmarkStart w:id="22" w:name="rh_3234873"/>
      <w:bookmarkStart w:id="23" w:name="_Toc68073342"/>
      <w:r w:rsidRPr="003A24C1">
        <w:t>Preliminary Actions</w:t>
      </w:r>
      <w:bookmarkEnd w:id="21"/>
      <w:bookmarkEnd w:id="22"/>
      <w:bookmarkEnd w:id="23"/>
    </w:p>
    <w:p w:rsidR="007E2C45" w:rsidRPr="003A24C1" w:rsidRDefault="0042032A" w:rsidP="003A24C1">
      <w:pPr>
        <w:pStyle w:val="ActionStep1PK"/>
      </w:pPr>
      <w:r w:rsidRPr="003A24C1">
        <w:rPr>
          <w:rStyle w:val="Bold"/>
        </w:rPr>
        <w:t>ENSURE</w:t>
      </w:r>
      <w:r w:rsidRPr="003A24C1">
        <w:t xml:space="preserve"> </w:t>
      </w:r>
      <w:r w:rsidR="00FC15D4" w:rsidRPr="003A24C1">
        <w:t>STS</w:t>
      </w:r>
      <w:r w:rsidRPr="003A24C1">
        <w:t xml:space="preserve"> for this procedure and work activity is included in </w:t>
      </w:r>
      <w:r w:rsidR="00236A1E" w:rsidRPr="003A24C1">
        <w:t>work order. (Key </w:t>
      </w:r>
      <w:r w:rsidR="00664F19" w:rsidRPr="003A24C1">
        <w:t>#</w:t>
      </w:r>
      <w:r w:rsidR="00236A1E" w:rsidRPr="003A24C1">
        <w:t> P2</w:t>
      </w:r>
      <w:r w:rsidR="007D1F5B" w:rsidRPr="003A24C1">
        <w:t>237</w:t>
      </w:r>
      <w:r w:rsidR="00236A1E" w:rsidRPr="003A24C1">
        <w:t>A</w:t>
      </w:r>
      <w:r w:rsidR="007D1F5B" w:rsidRPr="003A24C1">
        <w:t>)</w:t>
      </w:r>
      <w:r w:rsidRPr="003A24C1">
        <w:tab/>
        <w:t>________</w:t>
      </w:r>
    </w:p>
    <w:p w:rsidR="00607B7C" w:rsidRPr="003A24C1" w:rsidRDefault="00464C82" w:rsidP="003A24C1">
      <w:pPr>
        <w:pStyle w:val="ActionStep1PK"/>
        <w:keepNext/>
      </w:pPr>
      <w:r w:rsidRPr="003A24C1">
        <w:rPr>
          <w:rStyle w:val="Bold"/>
        </w:rPr>
        <w:t>ENSURE</w:t>
      </w:r>
      <w:r w:rsidR="00B04DD1" w:rsidRPr="003A24C1">
        <w:t xml:space="preserve"> </w:t>
      </w:r>
      <w:r w:rsidRPr="003A24C1">
        <w:t>t</w:t>
      </w:r>
      <w:r w:rsidR="00B04DD1" w:rsidRPr="003A24C1">
        <w:t xml:space="preserve">raining </w:t>
      </w:r>
      <w:r w:rsidRPr="003A24C1">
        <w:t>r</w:t>
      </w:r>
      <w:r w:rsidR="00B04DD1" w:rsidRPr="003A24C1">
        <w:t>equirements are met prior to performance of this procedure:</w:t>
      </w:r>
    </w:p>
    <w:p w:rsidR="00A57E80" w:rsidRPr="003A24C1" w:rsidRDefault="00B04DD1" w:rsidP="003A24C1">
      <w:pPr>
        <w:pStyle w:val="ActionStep1BulletPK"/>
        <w:keepNext/>
      </w:pPr>
      <w:r w:rsidRPr="003A24C1">
        <w:t>IMP 563</w:t>
      </w:r>
      <w:r w:rsidR="00FB46FA" w:rsidRPr="003A24C1">
        <w:t xml:space="preserve"> </w:t>
      </w:r>
      <w:r w:rsidR="004C4F43" w:rsidRPr="003A24C1">
        <w:noBreakHyphen/>
      </w:r>
      <w:r w:rsidR="00FB46FA" w:rsidRPr="003A24C1">
        <w:t xml:space="preserve"> </w:t>
      </w:r>
      <w:r w:rsidR="00C46018" w:rsidRPr="003A24C1">
        <w:t xml:space="preserve">Conduct </w:t>
      </w:r>
      <w:r w:rsidRPr="003A24C1">
        <w:t>SI</w:t>
      </w:r>
      <w:r w:rsidR="00265207" w:rsidRPr="003A24C1">
        <w:t xml:space="preserve"> </w:t>
      </w:r>
      <w:r w:rsidR="00C46018" w:rsidRPr="003A24C1">
        <w:t>(</w:t>
      </w:r>
      <w:r w:rsidRPr="003A24C1">
        <w:t>Cal</w:t>
      </w:r>
      <w:r w:rsidR="00265207" w:rsidRPr="003A24C1">
        <w:t>ibration</w:t>
      </w:r>
      <w:r w:rsidRPr="003A24C1">
        <w:t xml:space="preserve"> and Funct</w:t>
      </w:r>
      <w:r w:rsidR="00265207" w:rsidRPr="003A24C1">
        <w:t>ional</w:t>
      </w:r>
      <w:r w:rsidR="00C46018" w:rsidRPr="003A24C1">
        <w:t>)</w:t>
      </w:r>
      <w:r w:rsidRPr="003A24C1">
        <w:t xml:space="preserve"> </w:t>
      </w:r>
      <w:r w:rsidR="00C46018" w:rsidRPr="003A24C1">
        <w:t>on</w:t>
      </w:r>
      <w:r w:rsidR="00235A59" w:rsidRPr="003A24C1">
        <w:t xml:space="preserve"> Interm</w:t>
      </w:r>
      <w:r w:rsidR="00265207" w:rsidRPr="003A24C1">
        <w:t>ediate</w:t>
      </w:r>
      <w:r w:rsidR="00235A59" w:rsidRPr="003A24C1">
        <w:t xml:space="preserve"> Range Neutron Monitoring</w:t>
      </w:r>
      <w:r w:rsidR="003F35F6" w:rsidRPr="003A24C1">
        <w:t xml:space="preserve"> </w:t>
      </w:r>
      <w:r w:rsidR="00C46018" w:rsidRPr="003A24C1">
        <w:t>System</w:t>
      </w:r>
      <w:r w:rsidR="003E7F8A" w:rsidRPr="003A24C1">
        <w:br/>
      </w:r>
      <w:r w:rsidR="003E7F8A" w:rsidRPr="003A24C1">
        <w:br/>
      </w:r>
      <w:r w:rsidR="00CC758D" w:rsidRPr="003A24C1">
        <w:t>and</w:t>
      </w:r>
    </w:p>
    <w:p w:rsidR="00B04DD1" w:rsidRPr="003A24C1" w:rsidRDefault="00607B7C" w:rsidP="003A24C1">
      <w:pPr>
        <w:pStyle w:val="ActionStep1BulletPK"/>
      </w:pPr>
      <w:r w:rsidRPr="003A24C1">
        <w:t xml:space="preserve">IMP 556 </w:t>
      </w:r>
      <w:r w:rsidR="004C4F43" w:rsidRPr="003A24C1">
        <w:noBreakHyphen/>
      </w:r>
      <w:r w:rsidRPr="003A24C1">
        <w:t xml:space="preserve"> </w:t>
      </w:r>
      <w:r w:rsidR="00C46018" w:rsidRPr="003A24C1">
        <w:t xml:space="preserve">Conduct </w:t>
      </w:r>
      <w:r w:rsidRPr="003A24C1">
        <w:t>SI</w:t>
      </w:r>
      <w:r w:rsidR="00265207" w:rsidRPr="003A24C1">
        <w:t xml:space="preserve"> </w:t>
      </w:r>
      <w:r w:rsidR="00C46018" w:rsidRPr="003A24C1">
        <w:t>(</w:t>
      </w:r>
      <w:r w:rsidR="00265207" w:rsidRPr="003A24C1">
        <w:t>Calibration and Functional</w:t>
      </w:r>
      <w:r w:rsidR="00C46018" w:rsidRPr="003A24C1">
        <w:t>) on</w:t>
      </w:r>
      <w:r w:rsidRPr="003A24C1">
        <w:t xml:space="preserve"> Reactor Protection Sys</w:t>
      </w:r>
      <w:r w:rsidR="00C46018" w:rsidRPr="003A24C1">
        <w:t>tem</w:t>
      </w:r>
      <w:r w:rsidRPr="003A24C1">
        <w:tab/>
        <w:t>________</w:t>
      </w:r>
    </w:p>
    <w:p w:rsidR="00D900F8" w:rsidRPr="003A24C1" w:rsidRDefault="00235A59" w:rsidP="003A24C1">
      <w:pPr>
        <w:pStyle w:val="ActionStep1PK"/>
        <w:keepNext/>
      </w:pPr>
      <w:r w:rsidRPr="003A24C1">
        <w:rPr>
          <w:rStyle w:val="Bold"/>
        </w:rPr>
        <w:t>I</w:t>
      </w:r>
      <w:r w:rsidR="00D900F8" w:rsidRPr="003A24C1">
        <w:rPr>
          <w:rStyle w:val="Bold"/>
        </w:rPr>
        <w:t>F</w:t>
      </w:r>
      <w:r w:rsidR="00D900F8" w:rsidRPr="003A24C1">
        <w:t xml:space="preserve">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="00E846DD" w:rsidRPr="003A24C1">
        <w:t xml:space="preserve">, </w:t>
      </w:r>
      <w:r w:rsidR="00D900F8" w:rsidRPr="003A24C1">
        <w:t>R</w:t>
      </w:r>
      <w:r w:rsidR="0007726D" w:rsidRPr="003A24C1">
        <w:t>EACTOR</w:t>
      </w:r>
      <w:r w:rsidR="00D900F8" w:rsidRPr="003A24C1">
        <w:t xml:space="preserve"> M</w:t>
      </w:r>
      <w:r w:rsidR="0007726D" w:rsidRPr="003A24C1">
        <w:t>ODE</w:t>
      </w:r>
      <w:r w:rsidR="00D900F8" w:rsidRPr="003A24C1">
        <w:t xml:space="preserve"> S</w:t>
      </w:r>
      <w:r w:rsidR="0007726D" w:rsidRPr="003A24C1">
        <w:t>WITCH,</w:t>
      </w:r>
      <w:r w:rsidR="00D900F8" w:rsidRPr="003A24C1">
        <w:t xml:space="preserve"> is</w:t>
      </w:r>
      <w:r w:rsidR="003E7F8A" w:rsidRPr="003A24C1">
        <w:t xml:space="preserve"> </w:t>
      </w:r>
      <w:r w:rsidR="003E7F8A" w:rsidRPr="003A24C1">
        <w:rPr>
          <w:rStyle w:val="Bold"/>
        </w:rPr>
        <w:t>NOT</w:t>
      </w:r>
      <w:r w:rsidR="003E7F8A" w:rsidRPr="003A24C1">
        <w:t xml:space="preserve"> </w:t>
      </w:r>
      <w:r w:rsidR="00D900F8" w:rsidRPr="003A24C1">
        <w:t xml:space="preserve">in </w:t>
      </w:r>
      <w:r w:rsidR="003E7F8A" w:rsidRPr="003A24C1">
        <w:t>RUN</w:t>
      </w:r>
      <w:r w:rsidR="00D900F8" w:rsidRPr="003A24C1">
        <w:t xml:space="preserve">, </w:t>
      </w:r>
      <w:r w:rsidR="00D900F8" w:rsidRPr="003A24C1">
        <w:rPr>
          <w:rStyle w:val="Bold"/>
        </w:rPr>
        <w:t>THEN</w:t>
      </w:r>
      <w:r w:rsidR="00D900F8" w:rsidRPr="003A24C1">
        <w:br/>
      </w:r>
      <w:r w:rsidR="00D900F8" w:rsidRPr="003A24C1">
        <w:br/>
      </w:r>
      <w:r w:rsidR="00FA2618" w:rsidRPr="003A24C1">
        <w:rPr>
          <w:rStyle w:val="Bold"/>
        </w:rPr>
        <w:t>PERFORM</w:t>
      </w:r>
      <w:r w:rsidR="00AE53DE" w:rsidRPr="003A24C1">
        <w:t xml:space="preserve"> </w:t>
      </w:r>
      <w:r w:rsidR="00FA2618" w:rsidRPr="003A24C1">
        <w:t>the following</w:t>
      </w:r>
      <w:r w:rsidR="00174B3B" w:rsidRPr="003A24C1">
        <w:t>,</w:t>
      </w:r>
      <w:r w:rsidR="005257C7" w:rsidRPr="003A24C1">
        <w:t xml:space="preserve"> </w:t>
      </w:r>
      <w:r w:rsidR="00174B3B" w:rsidRPr="003A24C1">
        <w:t>o</w:t>
      </w:r>
      <w:r w:rsidR="00FA2618" w:rsidRPr="003A24C1">
        <w:t xml:space="preserve">therwise, </w:t>
      </w:r>
      <w:r w:rsidR="001C4AAB" w:rsidRPr="003A24C1">
        <w:rPr>
          <w:rStyle w:val="Bold"/>
        </w:rPr>
        <w:t>MARK</w:t>
      </w:r>
      <w:r w:rsidR="001C4AAB" w:rsidRPr="003A24C1">
        <w:t xml:space="preserve"> </w:t>
      </w:r>
      <w:r w:rsidR="003E7F8A" w:rsidRPr="003A24C1">
        <w:t xml:space="preserve">steps </w:t>
      </w:r>
      <w:r w:rsidR="00FA2618" w:rsidRPr="003A24C1">
        <w:t>N/A</w:t>
      </w:r>
      <w:r w:rsidR="003E7F8A" w:rsidRPr="003A24C1">
        <w:t>:</w:t>
      </w:r>
    </w:p>
    <w:p w:rsidR="006464F5" w:rsidRPr="003A24C1" w:rsidRDefault="00FA2618" w:rsidP="003A24C1">
      <w:pPr>
        <w:pStyle w:val="ActionStep2PK"/>
        <w:keepNext/>
      </w:pPr>
      <w:bookmarkStart w:id="24" w:name="_Ref383498669"/>
      <w:r w:rsidRPr="003A24C1">
        <w:rPr>
          <w:rStyle w:val="Bold"/>
        </w:rPr>
        <w:t>CHECK</w:t>
      </w:r>
      <w:r w:rsidRPr="003A24C1">
        <w:t xml:space="preserve"> </w:t>
      </w:r>
      <w:r w:rsidR="00D900F8" w:rsidRPr="003A24C1">
        <w:t xml:space="preserve">RPS </w:t>
      </w:r>
      <w:r w:rsidR="001C4AAB" w:rsidRPr="003A24C1">
        <w:t>S</w:t>
      </w:r>
      <w:r w:rsidR="00D900F8" w:rsidRPr="003A24C1">
        <w:t xml:space="preserve">ub </w:t>
      </w:r>
      <w:r w:rsidR="001C4AAB" w:rsidRPr="003A24C1">
        <w:t>C</w:t>
      </w:r>
      <w:r w:rsidR="00D900F8" w:rsidRPr="003A24C1">
        <w:t xml:space="preserve">hannel </w:t>
      </w:r>
      <w:r w:rsidR="001C4AAB" w:rsidRPr="003A24C1">
        <w:t>T</w:t>
      </w:r>
      <w:r w:rsidR="00D900F8" w:rsidRPr="003A24C1">
        <w:t xml:space="preserve">rip does </w:t>
      </w:r>
      <w:r w:rsidR="003E7F8A" w:rsidRPr="003A24C1">
        <w:t xml:space="preserve">NOT </w:t>
      </w:r>
      <w:r w:rsidR="00D900F8" w:rsidRPr="003A24C1">
        <w:t>exist</w:t>
      </w:r>
      <w:r w:rsidR="006464F5" w:rsidRPr="003A24C1">
        <w:t>.</w:t>
      </w:r>
      <w:r w:rsidR="008F6F44" w:rsidRPr="003A24C1">
        <w:tab/>
        <w:t>________</w:t>
      </w:r>
      <w:bookmarkEnd w:id="24"/>
    </w:p>
    <w:p w:rsidR="00C45C6F" w:rsidRPr="003A24C1" w:rsidRDefault="00C45C6F" w:rsidP="003A24C1">
      <w:pPr>
        <w:pStyle w:val="ActionStep2PK"/>
        <w:keepNext/>
      </w:pPr>
      <w:bookmarkStart w:id="25" w:name="_Ref400092377"/>
      <w:r w:rsidRPr="003A24C1">
        <w:rPr>
          <w:rStyle w:val="Bold"/>
        </w:rPr>
        <w:t>CHECK</w:t>
      </w:r>
      <w:r w:rsidRPr="003A24C1">
        <w:t xml:space="preserve"> </w:t>
      </w:r>
      <w:r w:rsidR="00B96902" w:rsidRPr="003A24C1">
        <w:t>no</w:t>
      </w:r>
      <w:r w:rsidRPr="003A24C1">
        <w:t xml:space="preserve"> other test or maintenance is in progress that </w:t>
      </w:r>
      <w:r w:rsidR="00593F71" w:rsidRPr="003A24C1">
        <w:t>is going to</w:t>
      </w:r>
      <w:r w:rsidRPr="003A24C1">
        <w:t xml:space="preserve"> provide a half scram signal to RPS logic.</w:t>
      </w:r>
      <w:r w:rsidRPr="003A24C1">
        <w:tab/>
        <w:t>________</w:t>
      </w:r>
      <w:bookmarkEnd w:id="25"/>
    </w:p>
    <w:p w:rsidR="00B74EE1" w:rsidRPr="003A24C1" w:rsidDel="00C2022B" w:rsidRDefault="00B74EE1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prerequisites in Step</w:t>
      </w:r>
      <w:r w:rsidR="00CA62A3" w:rsidRPr="003A24C1">
        <w:t>s</w:t>
      </w:r>
      <w:r w:rsidR="00AE34C1" w:rsidRPr="003A24C1">
        <w:t> </w:t>
      </w:r>
      <w:r w:rsidR="00CA62A3" w:rsidRPr="003A24C1">
        <w:fldChar w:fldCharType="begin"/>
      </w:r>
      <w:r w:rsidR="00CA62A3" w:rsidRPr="003A24C1">
        <w:instrText xml:space="preserve"> REF _Ref383498669 \w \h \*MERGEFORMAT </w:instrText>
      </w:r>
      <w:r w:rsidR="00CA62A3" w:rsidRPr="003A24C1">
        <w:fldChar w:fldCharType="separate"/>
      </w:r>
      <w:r w:rsidR="003A24C1">
        <w:t>4.1[3.1]</w:t>
      </w:r>
      <w:r w:rsidR="00CA62A3" w:rsidRPr="003A24C1">
        <w:fldChar w:fldCharType="end"/>
      </w:r>
      <w:r w:rsidR="00CA62A3" w:rsidRPr="003A24C1">
        <w:t xml:space="preserve"> </w:t>
      </w:r>
      <w:r w:rsidR="005D7436" w:rsidRPr="003A24C1">
        <w:rPr>
          <w:rStyle w:val="Bold"/>
        </w:rPr>
        <w:t>OR</w:t>
      </w:r>
      <w:r w:rsidR="005D7436" w:rsidRPr="003A24C1">
        <w:t xml:space="preserve"> </w:t>
      </w:r>
      <w:r w:rsidR="002D013C" w:rsidRPr="003A24C1">
        <w:fldChar w:fldCharType="begin"/>
      </w:r>
      <w:r w:rsidR="002D013C" w:rsidRPr="003A24C1">
        <w:instrText xml:space="preserve"> REF _Ref400092377 \w \h \*MERGEFORMAT </w:instrText>
      </w:r>
      <w:r w:rsidR="002D013C" w:rsidRPr="003A24C1">
        <w:fldChar w:fldCharType="separate"/>
      </w:r>
      <w:r w:rsidR="003A24C1">
        <w:t>4.1[3.2]</w:t>
      </w:r>
      <w:r w:rsidR="002D013C" w:rsidRPr="003A24C1">
        <w:fldChar w:fldCharType="end"/>
      </w:r>
      <w:r w:rsidRPr="003A24C1">
        <w:t xml:space="preserve"> </w:t>
      </w:r>
      <w:r w:rsidR="003C2CFC" w:rsidRPr="003A24C1">
        <w:t xml:space="preserve">are </w:t>
      </w:r>
      <w:r w:rsidR="003C2CFC" w:rsidRPr="003A24C1">
        <w:rPr>
          <w:rStyle w:val="Bold"/>
        </w:rPr>
        <w:t>NOT</w:t>
      </w:r>
      <w:r w:rsidRPr="003A24C1">
        <w:t xml:space="preserve"> met,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OBTAIN</w:t>
      </w:r>
      <w:r w:rsidRPr="003A24C1">
        <w:t xml:space="preserve"> </w:t>
      </w:r>
      <w:r w:rsidR="00CA1DFE" w:rsidRPr="003A24C1">
        <w:t>Unit SRO</w:t>
      </w:r>
      <w:r w:rsidRPr="003A24C1">
        <w:t xml:space="preserve"> permission to continue. </w:t>
      </w:r>
      <w:r w:rsidR="005257C7" w:rsidRPr="003A24C1">
        <w:t xml:space="preserve"> </w:t>
      </w:r>
      <w:r w:rsidRPr="003A24C1">
        <w:t xml:space="preserve">Otherwise, </w:t>
      </w:r>
      <w:r w:rsidR="001C4AAB" w:rsidRPr="003A24C1">
        <w:rPr>
          <w:rStyle w:val="Bold"/>
        </w:rPr>
        <w:t>MARK</w:t>
      </w:r>
      <w:r w:rsidR="001C4AAB" w:rsidRPr="003A24C1">
        <w:t xml:space="preserve"> </w:t>
      </w:r>
      <w:r w:rsidR="007D1F5B" w:rsidRPr="003A24C1">
        <w:t>N/A</w:t>
      </w:r>
      <w:r w:rsidR="005257C7" w:rsidRPr="003A24C1">
        <w:t>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608"/>
        <w:gridCol w:w="432"/>
        <w:gridCol w:w="1440"/>
      </w:tblGrid>
      <w:tr w:rsidR="00B74EE1" w:rsidRPr="003A24C1" w:rsidTr="001A06DB">
        <w:trPr>
          <w:cantSplit/>
          <w:jc w:val="right"/>
        </w:trPr>
        <w:tc>
          <w:tcPr>
            <w:tcW w:w="4608" w:type="dxa"/>
            <w:tcBorders>
              <w:bottom w:val="single" w:sz="6" w:space="0" w:color="auto"/>
            </w:tcBorders>
          </w:tcPr>
          <w:p w:rsidR="00B74EE1" w:rsidRPr="003A24C1" w:rsidRDefault="00B74EE1" w:rsidP="003A24C1">
            <w:pPr>
              <w:pStyle w:val="Table12Center"/>
              <w:keepNext/>
              <w:spacing w:after="20"/>
            </w:pPr>
          </w:p>
        </w:tc>
        <w:tc>
          <w:tcPr>
            <w:tcW w:w="432" w:type="dxa"/>
          </w:tcPr>
          <w:p w:rsidR="00B74EE1" w:rsidRPr="003A24C1" w:rsidRDefault="00B74EE1" w:rsidP="003A24C1">
            <w:pPr>
              <w:pStyle w:val="Table12Center"/>
              <w:keepNext/>
              <w:spacing w:after="20"/>
            </w:pP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B74EE1" w:rsidRPr="003A24C1" w:rsidRDefault="00B74EE1" w:rsidP="003A24C1">
            <w:pPr>
              <w:pStyle w:val="Table12Center"/>
              <w:keepNext/>
              <w:spacing w:after="20"/>
            </w:pPr>
          </w:p>
        </w:tc>
      </w:tr>
      <w:tr w:rsidR="00B74EE1" w:rsidRPr="003A24C1" w:rsidTr="001A06DB">
        <w:trPr>
          <w:cantSplit/>
          <w:jc w:val="right"/>
        </w:trPr>
        <w:tc>
          <w:tcPr>
            <w:tcW w:w="4608" w:type="dxa"/>
          </w:tcPr>
          <w:p w:rsidR="00B74EE1" w:rsidRPr="003A24C1" w:rsidRDefault="00CA1DFE" w:rsidP="003A24C1">
            <w:pPr>
              <w:pStyle w:val="Table12Center"/>
              <w:spacing w:before="0"/>
            </w:pPr>
            <w:r w:rsidRPr="003A24C1">
              <w:t>Unit SRO</w:t>
            </w:r>
            <w:r w:rsidR="00B74EE1" w:rsidRPr="003A24C1">
              <w:t xml:space="preserve"> Signature</w:t>
            </w:r>
          </w:p>
        </w:tc>
        <w:tc>
          <w:tcPr>
            <w:tcW w:w="432" w:type="dxa"/>
          </w:tcPr>
          <w:p w:rsidR="00B74EE1" w:rsidRPr="003A24C1" w:rsidRDefault="00B74EE1" w:rsidP="003A24C1">
            <w:pPr>
              <w:pStyle w:val="Table12Center"/>
              <w:spacing w:before="0"/>
            </w:pPr>
          </w:p>
        </w:tc>
        <w:tc>
          <w:tcPr>
            <w:tcW w:w="1440" w:type="dxa"/>
          </w:tcPr>
          <w:p w:rsidR="00B74EE1" w:rsidRPr="003A24C1" w:rsidRDefault="00B74EE1" w:rsidP="003A24C1">
            <w:pPr>
              <w:pStyle w:val="Table12Center"/>
              <w:spacing w:before="0"/>
            </w:pPr>
            <w:r w:rsidRPr="003A24C1">
              <w:t>Date</w:t>
            </w:r>
          </w:p>
        </w:tc>
      </w:tr>
    </w:tbl>
    <w:p w:rsidR="003E7F8A" w:rsidRPr="003A24C1" w:rsidRDefault="003E7F8A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Pr="003A24C1">
        <w:t xml:space="preserve">, REACTOR MODE SWITCH, is </w:t>
      </w:r>
      <w:r w:rsidRPr="003A24C1">
        <w:rPr>
          <w:rStyle w:val="Bold"/>
        </w:rPr>
        <w:t>NOT</w:t>
      </w:r>
      <w:r w:rsidRPr="003A24C1">
        <w:t xml:space="preserve"> in RUN,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following, otherwise, </w:t>
      </w:r>
      <w:r w:rsidRPr="003A24C1">
        <w:rPr>
          <w:rStyle w:val="Bold"/>
        </w:rPr>
        <w:t>MARK</w:t>
      </w:r>
      <w:r w:rsidRPr="003A24C1">
        <w:t xml:space="preserve"> </w:t>
      </w:r>
      <w:r w:rsidR="00B96740" w:rsidRPr="003A24C1">
        <w:t xml:space="preserve">steps </w:t>
      </w:r>
      <w:r w:rsidRPr="003A24C1">
        <w:t>N/A:</w:t>
      </w:r>
    </w:p>
    <w:p w:rsidR="003E7F8A" w:rsidRPr="003A24C1" w:rsidRDefault="003E7F8A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Control Rod Drive (CRD) platform is in NORMAL position.</w:t>
      </w:r>
      <w:r w:rsidRPr="003A24C1">
        <w:tab/>
        <w:t>________</w:t>
      </w:r>
    </w:p>
    <w:p w:rsidR="003E7F8A" w:rsidRPr="003A24C1" w:rsidRDefault="00CC758D" w:rsidP="003A24C1">
      <w:pPr>
        <w:pStyle w:val="ActionStep2PK"/>
      </w:pPr>
      <w:r w:rsidRPr="003A24C1">
        <w:rPr>
          <w:rStyle w:val="Bold"/>
        </w:rPr>
        <w:t>IF</w:t>
      </w:r>
      <w:r w:rsidRPr="003A24C1">
        <w:t xml:space="preserve"> IRM cables are </w:t>
      </w:r>
      <w:r w:rsidRPr="003A24C1">
        <w:rPr>
          <w:rStyle w:val="Bold"/>
        </w:rPr>
        <w:t>NOT</w:t>
      </w:r>
      <w:r w:rsidRPr="003A24C1">
        <w:t xml:space="preserve"> routed in normal configuration,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MONITOR</w:t>
      </w:r>
      <w:r w:rsidRPr="003A24C1">
        <w:t xml:space="preserve"> movement of IRM cables by direct observation or remote video camera.</w:t>
      </w:r>
      <w:r w:rsidR="004F0F69" w:rsidRPr="003A24C1">
        <w:t xml:space="preserve"> </w:t>
      </w:r>
      <w:r w:rsidRPr="003A24C1">
        <w:t xml:space="preserve"> Otherwise, </w:t>
      </w:r>
      <w:r w:rsidRPr="003A24C1">
        <w:rPr>
          <w:rStyle w:val="Bold"/>
        </w:rPr>
        <w:t>MARK</w:t>
      </w:r>
      <w:r w:rsidR="00AE34C1" w:rsidRPr="003A24C1">
        <w:t> </w:t>
      </w:r>
      <w:r w:rsidRPr="003A24C1">
        <w:t>N/A.</w:t>
      </w:r>
      <w:r w:rsidRPr="003A24C1">
        <w:tab/>
        <w:t>________</w:t>
      </w:r>
    </w:p>
    <w:p w:rsidR="00FD3F33" w:rsidRPr="003A24C1" w:rsidRDefault="009E3851" w:rsidP="003A24C1">
      <w:pPr>
        <w:pStyle w:val="SubSection"/>
        <w:pageBreakBefore/>
        <w:spacing w:before="0"/>
      </w:pPr>
      <w:bookmarkStart w:id="26" w:name="_Toc68073343"/>
      <w:r w:rsidRPr="003A24C1">
        <w:lastRenderedPageBreak/>
        <w:t xml:space="preserve">Special Tools, Measuring </w:t>
      </w:r>
      <w:r w:rsidR="00E56D01" w:rsidRPr="003A24C1">
        <w:t>a</w:t>
      </w:r>
      <w:r w:rsidRPr="003A24C1">
        <w:t>nd Test Equipment</w:t>
      </w:r>
      <w:r w:rsidR="00E56D01" w:rsidRPr="003A24C1">
        <w:t>, Parts, a</w:t>
      </w:r>
      <w:r w:rsidRPr="003A24C1">
        <w:t>nd Supplies</w:t>
      </w:r>
      <w:bookmarkEnd w:id="26"/>
    </w:p>
    <w:p w:rsidR="00E861CC" w:rsidRPr="003A24C1" w:rsidRDefault="004E1C4C" w:rsidP="003A24C1">
      <w:pPr>
        <w:pStyle w:val="SubSubSection"/>
      </w:pPr>
      <w:bookmarkStart w:id="27" w:name="rh_1513869"/>
      <w:bookmarkStart w:id="28" w:name="_Toc68073344"/>
      <w:r w:rsidRPr="003A24C1">
        <w:t>Special Tools</w:t>
      </w:r>
      <w:bookmarkEnd w:id="27"/>
      <w:bookmarkEnd w:id="28"/>
    </w:p>
    <w:p w:rsidR="00E861CC" w:rsidRPr="003A24C1" w:rsidRDefault="00265207" w:rsidP="003A24C1">
      <w:pPr>
        <w:pStyle w:val="ActionStep1PK"/>
        <w:keepNext/>
      </w:pPr>
      <w:r w:rsidRPr="003A24C1">
        <w:rPr>
          <w:rStyle w:val="Bold"/>
        </w:rPr>
        <w:t>OBTAIN</w:t>
      </w:r>
      <w:r w:rsidR="00E861CC" w:rsidRPr="003A24C1">
        <w:t xml:space="preserve"> </w:t>
      </w:r>
      <w:r w:rsidR="00314CCA" w:rsidRPr="003A24C1">
        <w:t xml:space="preserve">the </w:t>
      </w:r>
      <w:r w:rsidR="00E861CC" w:rsidRPr="003A24C1">
        <w:t>following</w:t>
      </w:r>
      <w:r w:rsidRPr="003A24C1">
        <w:t>:</w:t>
      </w:r>
    </w:p>
    <w:p w:rsidR="009C1D86" w:rsidRPr="003A24C1" w:rsidRDefault="009C1D86" w:rsidP="003A24C1">
      <w:pPr>
        <w:pStyle w:val="ActionStep1BulletPK"/>
        <w:keepNext/>
      </w:pPr>
      <w:r w:rsidRPr="003A24C1">
        <w:t>Plug</w:t>
      </w:r>
      <w:r w:rsidR="004C4F43" w:rsidRPr="003A24C1">
        <w:noBreakHyphen/>
      </w:r>
      <w:r w:rsidRPr="003A24C1">
        <w:t>in adapter GE129B2048G1 and G2</w:t>
      </w:r>
    </w:p>
    <w:p w:rsidR="00E861CC" w:rsidRPr="003A24C1" w:rsidRDefault="00754C87" w:rsidP="003A24C1">
      <w:pPr>
        <w:pStyle w:val="ActionStep1BulletPK"/>
      </w:pPr>
      <w:r w:rsidRPr="003A24C1">
        <w:t>Test Cable G.E. 175A9111G</w:t>
      </w:r>
      <w:r w:rsidR="00E861CC" w:rsidRPr="003A24C1">
        <w:t>01</w:t>
      </w:r>
    </w:p>
    <w:p w:rsidR="00E861CC" w:rsidRPr="003A24C1" w:rsidRDefault="00E861CC" w:rsidP="003A24C1">
      <w:pPr>
        <w:pStyle w:val="ActionStep1BulletPK"/>
      </w:pPr>
      <w:r w:rsidRPr="003A24C1">
        <w:t>Hewlett Packard Oscillator, Model 651B or 652A</w:t>
      </w:r>
    </w:p>
    <w:p w:rsidR="00E861CC" w:rsidRPr="003A24C1" w:rsidRDefault="0047050E" w:rsidP="003A24C1">
      <w:pPr>
        <w:pStyle w:val="ActionStep1BulletPK"/>
        <w:keepNext/>
      </w:pPr>
      <w:r w:rsidRPr="003A24C1">
        <w:t>Two</w:t>
      </w:r>
      <w:r w:rsidR="00E861CC" w:rsidRPr="003A24C1">
        <w:t xml:space="preserve"> Oscilloscope probes (matched pair)</w:t>
      </w:r>
      <w:r w:rsidR="00754C87" w:rsidRPr="003A24C1">
        <w:t xml:space="preserve"> labeled Inverter Test Cable</w:t>
      </w:r>
    </w:p>
    <w:p w:rsidR="00E861CC" w:rsidRPr="003A24C1" w:rsidRDefault="00E861CC" w:rsidP="003A24C1">
      <w:pPr>
        <w:pStyle w:val="ActionStep1BulletPK"/>
        <w:keepNext/>
      </w:pPr>
      <w:r w:rsidRPr="003A24C1">
        <w:t>2000 pF Capacitor</w:t>
      </w:r>
      <w:r w:rsidR="00754C87" w:rsidRPr="003A24C1">
        <w:t xml:space="preserve"> (Substitution box is NOT acceptable)</w:t>
      </w:r>
    </w:p>
    <w:p w:rsidR="00E861CC" w:rsidRPr="003A24C1" w:rsidRDefault="00E861CC" w:rsidP="003A24C1">
      <w:pPr>
        <w:pStyle w:val="ActionStep1BulletPK"/>
        <w:keepNext/>
      </w:pPr>
      <w:r w:rsidRPr="003A24C1">
        <w:t>HV</w:t>
      </w:r>
      <w:r w:rsidR="004C4F43" w:rsidRPr="003A24C1">
        <w:noBreakHyphen/>
      </w:r>
      <w:r w:rsidRPr="003A24C1">
        <w:t>1 Test Box</w:t>
      </w:r>
    </w:p>
    <w:p w:rsidR="00E861CC" w:rsidRPr="003A24C1" w:rsidRDefault="00E861CC" w:rsidP="003A24C1">
      <w:pPr>
        <w:pStyle w:val="ActionStep1BulletPK"/>
        <w:keepNext/>
      </w:pPr>
      <w:r w:rsidRPr="003A24C1">
        <w:t>J4 Adapter</w:t>
      </w:r>
    </w:p>
    <w:p w:rsidR="00E861CC" w:rsidRPr="003A24C1" w:rsidRDefault="0047050E" w:rsidP="003A24C1">
      <w:pPr>
        <w:pStyle w:val="ActionStep1BulletPK"/>
      </w:pPr>
      <w:r w:rsidRPr="003A24C1">
        <w:t>Three</w:t>
      </w:r>
      <w:r w:rsidR="00E861CC" w:rsidRPr="003A24C1">
        <w:t xml:space="preserve"> BNC to UHF Adapters</w:t>
      </w:r>
    </w:p>
    <w:p w:rsidR="00E861CC" w:rsidRPr="003A24C1" w:rsidRDefault="00E861CC" w:rsidP="003A24C1">
      <w:pPr>
        <w:pStyle w:val="ActionStep1BulletPK"/>
      </w:pPr>
      <w:r w:rsidRPr="003A24C1">
        <w:t>BNC</w:t>
      </w:r>
      <w:r w:rsidR="004C4F43" w:rsidRPr="003A24C1">
        <w:noBreakHyphen/>
      </w:r>
      <w:r w:rsidRPr="003A24C1">
        <w:t>T connector</w:t>
      </w:r>
    </w:p>
    <w:p w:rsidR="00E861CC" w:rsidRPr="003A24C1" w:rsidRDefault="00E861CC" w:rsidP="003A24C1">
      <w:pPr>
        <w:pStyle w:val="ActionStep1BulletPK"/>
      </w:pPr>
      <w:r w:rsidRPr="003A24C1">
        <w:t>BNC</w:t>
      </w:r>
      <w:r w:rsidR="00C812DE" w:rsidRPr="003A24C1">
        <w:t xml:space="preserve"> </w:t>
      </w:r>
      <w:r w:rsidR="004C4F43" w:rsidRPr="003A24C1">
        <w:noBreakHyphen/>
      </w:r>
      <w:r w:rsidR="00C812DE" w:rsidRPr="003A24C1">
        <w:t xml:space="preserve"> </w:t>
      </w:r>
      <w:r w:rsidRPr="003A24C1">
        <w:t>Barrel</w:t>
      </w:r>
    </w:p>
    <w:p w:rsidR="00E861CC" w:rsidRPr="003A24C1" w:rsidRDefault="0047050E" w:rsidP="003A24C1">
      <w:pPr>
        <w:pStyle w:val="ActionStep1BulletPK"/>
        <w:keepNext/>
      </w:pPr>
      <w:r w:rsidRPr="003A24C1">
        <w:t>Six</w:t>
      </w:r>
      <w:r w:rsidR="00E861CC" w:rsidRPr="003A24C1">
        <w:t xml:space="preserve"> Coax Cables</w:t>
      </w:r>
    </w:p>
    <w:p w:rsidR="00E861CC" w:rsidRPr="003A24C1" w:rsidRDefault="00E861CC" w:rsidP="003A24C1">
      <w:pPr>
        <w:pStyle w:val="ActionStep1BulletPK"/>
        <w:keepNext/>
      </w:pPr>
      <w:r w:rsidRPr="003A24C1">
        <w:t>J</w:t>
      </w:r>
      <w:r w:rsidR="004C4F43" w:rsidRPr="003A24C1">
        <w:noBreakHyphen/>
      </w:r>
      <w:r w:rsidRPr="003A24C1">
        <w:t>42 Test Cable</w:t>
      </w:r>
    </w:p>
    <w:p w:rsidR="004E1C4C" w:rsidRPr="003A24C1" w:rsidRDefault="00E861CC" w:rsidP="003A24C1">
      <w:pPr>
        <w:pStyle w:val="ActionStep1BulletPK"/>
        <w:keepNext/>
      </w:pPr>
      <w:r w:rsidRPr="003A24C1">
        <w:t>M</w:t>
      </w:r>
      <w:r w:rsidR="00C86629" w:rsidRPr="003A24C1">
        <w:t>EAN SQUARE ANALOG</w:t>
      </w:r>
      <w:r w:rsidRPr="003A24C1">
        <w:t xml:space="preserve"> Module Test Cove</w:t>
      </w:r>
      <w:r w:rsidR="004E1C4C" w:rsidRPr="003A24C1">
        <w:t>r</w:t>
      </w:r>
    </w:p>
    <w:p w:rsidR="0007726D" w:rsidRPr="003A24C1" w:rsidRDefault="0007726D" w:rsidP="003A24C1">
      <w:pPr>
        <w:pStyle w:val="ActionStep1BulletPK"/>
      </w:pPr>
      <w:r w:rsidRPr="003A24C1">
        <w:t>Calculator</w:t>
      </w:r>
    </w:p>
    <w:p w:rsidR="00754C87" w:rsidRPr="003A24C1" w:rsidRDefault="004E1C4C" w:rsidP="003A24C1">
      <w:pPr>
        <w:pStyle w:val="ActionStep1BulletPK"/>
        <w:keepNext/>
      </w:pPr>
      <w:r w:rsidRPr="003A24C1">
        <w:t>Isolation transformer</w:t>
      </w:r>
    </w:p>
    <w:p w:rsidR="004E1C4C" w:rsidRPr="003A24C1" w:rsidRDefault="00754C87" w:rsidP="003A24C1">
      <w:pPr>
        <w:pStyle w:val="ActionStep1BulletPK"/>
      </w:pPr>
      <w:r w:rsidRPr="003A24C1">
        <w:t>Two pronged adapter</w:t>
      </w:r>
      <w:r w:rsidR="00004C5A" w:rsidRPr="003A24C1">
        <w:tab/>
        <w:t>________</w:t>
      </w:r>
    </w:p>
    <w:p w:rsidR="00754C87" w:rsidRPr="003A24C1" w:rsidRDefault="00115633" w:rsidP="003A24C1">
      <w:pPr>
        <w:pStyle w:val="ActionStep1PK"/>
        <w:keepNext/>
      </w:pPr>
      <w:r w:rsidRPr="003A24C1">
        <w:rPr>
          <w:rStyle w:val="Bold"/>
        </w:rPr>
        <w:lastRenderedPageBreak/>
        <w:t>I</w:t>
      </w:r>
      <w:r w:rsidR="00BA5EBE" w:rsidRPr="003A24C1">
        <w:rPr>
          <w:rStyle w:val="Bold"/>
        </w:rPr>
        <w:t>F</w:t>
      </w:r>
      <w:r w:rsidR="00754C87" w:rsidRPr="003A24C1">
        <w:t xml:space="preserve"> Reactor Mode Switch is </w:t>
      </w:r>
      <w:r w:rsidR="00754C87" w:rsidRPr="003A24C1">
        <w:rPr>
          <w:rStyle w:val="Bold"/>
        </w:rPr>
        <w:t>NOT</w:t>
      </w:r>
      <w:r w:rsidR="00754C87" w:rsidRPr="003A24C1">
        <w:t xml:space="preserve"> in RUN, </w:t>
      </w:r>
      <w:r w:rsidR="00754C87" w:rsidRPr="003A24C1">
        <w:rPr>
          <w:rStyle w:val="Bold"/>
        </w:rPr>
        <w:t>THEN</w:t>
      </w:r>
      <w:r w:rsidR="00754C87" w:rsidRPr="003A24C1">
        <w:br/>
      </w:r>
      <w:r w:rsidR="00754C87" w:rsidRPr="003A24C1">
        <w:br/>
      </w:r>
      <w:r w:rsidR="00754C87" w:rsidRPr="003A24C1">
        <w:rPr>
          <w:rStyle w:val="Bold"/>
        </w:rPr>
        <w:t>OBTAIN</w:t>
      </w:r>
      <w:r w:rsidR="00754C87" w:rsidRPr="003A24C1">
        <w:t xml:space="preserve"> Two Volt Ohm Meters (VOMs).</w:t>
      </w:r>
      <w:r w:rsidRPr="003A24C1">
        <w:t xml:space="preserve"> </w:t>
      </w:r>
      <w:r w:rsidR="004F0F69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AE34C1" w:rsidRPr="003A24C1">
        <w:t> </w:t>
      </w:r>
      <w:r w:rsidRPr="003A24C1">
        <w:t>N/A.</w:t>
      </w:r>
      <w:r w:rsidR="00754C87" w:rsidRPr="003A24C1">
        <w:tab/>
        <w:t>________</w:t>
      </w:r>
    </w:p>
    <w:p w:rsidR="0061702A" w:rsidRPr="003A24C1" w:rsidRDefault="00115633" w:rsidP="003A24C1">
      <w:pPr>
        <w:pStyle w:val="ActionStep1PK"/>
      </w:pPr>
      <w:r w:rsidRPr="003A24C1">
        <w:rPr>
          <w:rStyle w:val="Bold"/>
        </w:rPr>
        <w:t>I</w:t>
      </w:r>
      <w:r w:rsidR="00BA5EBE" w:rsidRPr="003A24C1">
        <w:rPr>
          <w:rStyle w:val="Bold"/>
        </w:rPr>
        <w:t>F</w:t>
      </w:r>
      <w:r w:rsidR="00754C87" w:rsidRPr="003A24C1">
        <w:t xml:space="preserve"> RPS shorting links are removed </w:t>
      </w:r>
      <w:r w:rsidR="00754C87" w:rsidRPr="003A24C1">
        <w:rPr>
          <w:rStyle w:val="Bold"/>
        </w:rPr>
        <w:t xml:space="preserve">AND </w:t>
      </w:r>
      <w:r w:rsidR="00754C87" w:rsidRPr="003A24C1">
        <w:t xml:space="preserve">Reactor Mode Switch is </w:t>
      </w:r>
      <w:r w:rsidR="00754C87" w:rsidRPr="003A24C1">
        <w:rPr>
          <w:rStyle w:val="Bold"/>
        </w:rPr>
        <w:t>NOT</w:t>
      </w:r>
      <w:r w:rsidR="00754C87" w:rsidRPr="003A24C1">
        <w:t xml:space="preserve"> in RUN, </w:t>
      </w:r>
      <w:r w:rsidR="00754C87" w:rsidRPr="003A24C1">
        <w:rPr>
          <w:rStyle w:val="Bold"/>
        </w:rPr>
        <w:t>THEN</w:t>
      </w:r>
      <w:r w:rsidR="00754C87" w:rsidRPr="003A24C1">
        <w:br/>
      </w:r>
      <w:r w:rsidR="00754C87" w:rsidRPr="003A24C1">
        <w:br/>
      </w:r>
      <w:r w:rsidR="00754C87" w:rsidRPr="003A24C1">
        <w:rPr>
          <w:rStyle w:val="Bold"/>
        </w:rPr>
        <w:t>OBTAIN</w:t>
      </w:r>
      <w:r w:rsidR="00754C87" w:rsidRPr="003A24C1">
        <w:t xml:space="preserve"> two 12</w:t>
      </w:r>
      <w:r w:rsidR="004C4F43" w:rsidRPr="003A24C1">
        <w:noBreakHyphen/>
      </w:r>
      <w:r w:rsidR="00754C87" w:rsidRPr="003A24C1">
        <w:t>14 inch jumpers with discs.</w:t>
      </w:r>
      <w:r w:rsidRPr="003A24C1">
        <w:t xml:space="preserve"> </w:t>
      </w:r>
      <w:r w:rsidR="004F0F69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N/A.</w:t>
      </w:r>
      <w:r w:rsidR="00754C87" w:rsidRPr="003A24C1">
        <w:tab/>
        <w:t>________</w:t>
      </w:r>
    </w:p>
    <w:p w:rsidR="00874A41" w:rsidRPr="003A24C1" w:rsidRDefault="00874A41" w:rsidP="003A24C1">
      <w:pPr>
        <w:pStyle w:val="SubSubSection"/>
      </w:pPr>
      <w:bookmarkStart w:id="29" w:name="cr_9196203"/>
      <w:bookmarkStart w:id="30" w:name="rh_1974931"/>
      <w:bookmarkStart w:id="31" w:name="_Toc68073345"/>
      <w:r w:rsidRPr="003A24C1">
        <w:t>Measuring and Test Equipment (M&amp;TE)</w:t>
      </w:r>
      <w:bookmarkEnd w:id="29"/>
      <w:bookmarkEnd w:id="30"/>
      <w:bookmarkEnd w:id="31"/>
    </w:p>
    <w:p w:rsidR="00874A41" w:rsidRPr="003A24C1" w:rsidRDefault="00874A41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874A41" w:rsidRPr="003A24C1" w:rsidTr="006A0D66">
        <w:trPr>
          <w:cantSplit/>
          <w:tblHeader/>
          <w:jc w:val="center"/>
        </w:trPr>
        <w:tc>
          <w:tcPr>
            <w:tcW w:w="9936" w:type="dxa"/>
          </w:tcPr>
          <w:p w:rsidR="00874A41" w:rsidRPr="003A24C1" w:rsidRDefault="00874A41" w:rsidP="003A24C1">
            <w:pPr>
              <w:pStyle w:val="SpecialMessageHead"/>
            </w:pPr>
            <w:r w:rsidRPr="003A24C1">
              <w:t>NOTES</w:t>
            </w:r>
          </w:p>
        </w:tc>
      </w:tr>
      <w:tr w:rsidR="00874A41" w:rsidRPr="003A24C1" w:rsidTr="006A0D66">
        <w:trPr>
          <w:cantSplit/>
          <w:jc w:val="center"/>
        </w:trPr>
        <w:tc>
          <w:tcPr>
            <w:tcW w:w="9936" w:type="dxa"/>
          </w:tcPr>
          <w:p w:rsidR="00874A41" w:rsidRPr="003A24C1" w:rsidRDefault="00874A41" w:rsidP="003A24C1">
            <w:pPr>
              <w:pStyle w:val="SpecialMessageList"/>
            </w:pPr>
            <w:r w:rsidRPr="003A24C1">
              <w:t>If it is necessary to change M&amp;TE, then identification number, calibration due date and step numbers for new M&amp;TE used is documented in remarks section of STS.</w:t>
            </w:r>
          </w:p>
          <w:p w:rsidR="00874A41" w:rsidRPr="003A24C1" w:rsidRDefault="00874A41" w:rsidP="003A24C1">
            <w:pPr>
              <w:pStyle w:val="SpecialMessageList"/>
            </w:pPr>
            <w:r w:rsidRPr="003A24C1">
              <w:t>M&amp;TE Used (Y or N) column will be completed in performance of Step </w:t>
            </w:r>
            <w:r w:rsidRPr="003A24C1">
              <w:fldChar w:fldCharType="begin"/>
            </w:r>
            <w:r w:rsidRPr="003A24C1">
              <w:instrText xml:space="preserve"> REF _Ref374702546 \w \h \*MERGEFORMAT </w:instrText>
            </w:r>
            <w:r w:rsidRPr="003A24C1">
              <w:fldChar w:fldCharType="separate"/>
            </w:r>
            <w:r w:rsidR="003A24C1">
              <w:t>7.1[3]</w:t>
            </w:r>
            <w:r w:rsidRPr="003A24C1">
              <w:fldChar w:fldCharType="end"/>
            </w:r>
            <w:r w:rsidRPr="003A24C1">
              <w:t>.</w:t>
            </w:r>
          </w:p>
          <w:p w:rsidR="00874A41" w:rsidRPr="003A24C1" w:rsidRDefault="00874A41" w:rsidP="003A24C1">
            <w:pPr>
              <w:pStyle w:val="SpecialMessageList"/>
            </w:pPr>
            <w:r w:rsidRPr="003A24C1">
              <w:t>Only two Digital Multimeters (DMM) are required.</w:t>
            </w:r>
          </w:p>
        </w:tc>
      </w:tr>
    </w:tbl>
    <w:p w:rsidR="00874A41" w:rsidRPr="003A24C1" w:rsidRDefault="00874A41" w:rsidP="003A24C1">
      <w:pPr>
        <w:pStyle w:val="ActionStep1PK"/>
        <w:keepNext/>
      </w:pPr>
      <w:r w:rsidRPr="003A24C1">
        <w:rPr>
          <w:rStyle w:val="Bold"/>
        </w:rPr>
        <w:t>OBTAIN</w:t>
      </w:r>
      <w:r w:rsidRPr="003A24C1">
        <w:t xml:space="preserve"> M&amp;TE listed in M&amp;TE table.</w:t>
      </w:r>
      <w:r w:rsidRPr="003A24C1">
        <w:tab/>
        <w:t>________</w:t>
      </w:r>
    </w:p>
    <w:p w:rsidR="00874A41" w:rsidRPr="003A24C1" w:rsidRDefault="00874A41" w:rsidP="003A24C1">
      <w:pPr>
        <w:pStyle w:val="ActionStep1PK"/>
        <w:keepNext/>
      </w:pPr>
      <w:bookmarkStart w:id="32" w:name="_Ref493846454"/>
      <w:r w:rsidRPr="003A24C1">
        <w:rPr>
          <w:rStyle w:val="Bold"/>
        </w:rPr>
        <w:t>RECORD</w:t>
      </w:r>
      <w:r w:rsidRPr="003A24C1">
        <w:t xml:space="preserve"> M&amp;TE data in M&amp;TE table.</w:t>
      </w:r>
      <w:r w:rsidRPr="003A24C1">
        <w:tab/>
        <w:t>________</w:t>
      </w:r>
      <w:bookmarkEnd w:id="32"/>
    </w:p>
    <w:tbl>
      <w:tblPr>
        <w:tblW w:w="8730" w:type="dxa"/>
        <w:tblInd w:w="1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5E0" w:firstRow="1" w:lastRow="1" w:firstColumn="1" w:lastColumn="1" w:noHBand="0" w:noVBand="1"/>
      </w:tblPr>
      <w:tblGrid>
        <w:gridCol w:w="1350"/>
        <w:gridCol w:w="1170"/>
        <w:gridCol w:w="1350"/>
        <w:gridCol w:w="1710"/>
        <w:gridCol w:w="1890"/>
        <w:gridCol w:w="1260"/>
      </w:tblGrid>
      <w:tr w:rsidR="00A8574A" w:rsidRPr="003A24C1" w:rsidTr="00BC6B43">
        <w:trPr>
          <w:cantSplit/>
          <w:tblHeader/>
        </w:trPr>
        <w:tc>
          <w:tcPr>
            <w:tcW w:w="8730" w:type="dxa"/>
            <w:gridSpan w:val="6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A8574A" w:rsidRPr="003A24C1" w:rsidRDefault="00A8574A" w:rsidP="003A24C1">
            <w:pPr>
              <w:pStyle w:val="Table11CenterBold"/>
              <w:rPr>
                <w:rStyle w:val="Bold"/>
              </w:rPr>
            </w:pPr>
            <w:bookmarkStart w:id="33" w:name="PlaceKeeping_1189618"/>
            <w:r w:rsidRPr="003A24C1">
              <w:t>M&amp;TE Table</w:t>
            </w:r>
          </w:p>
        </w:tc>
      </w:tr>
      <w:tr w:rsidR="00A8574A" w:rsidRPr="003A24C1" w:rsidTr="00BC6B43">
        <w:trPr>
          <w:cantSplit/>
          <w:tblHeader/>
        </w:trPr>
        <w:tc>
          <w:tcPr>
            <w:tcW w:w="1350" w:type="dxa"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Bold"/>
            </w:pPr>
            <w:r w:rsidRPr="003A24C1">
              <w:t>Parameter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  <w:bottom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Bold"/>
            </w:pPr>
            <w:r w:rsidRPr="003A24C1">
              <w:t>Recommended Instrument</w:t>
            </w:r>
          </w:p>
        </w:tc>
        <w:tc>
          <w:tcPr>
            <w:tcW w:w="1710" w:type="dxa"/>
            <w:tcBorders>
              <w:top w:val="double" w:sz="4" w:space="0" w:color="auto"/>
              <w:bottom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Bold"/>
            </w:pPr>
            <w:r w:rsidRPr="003A24C1">
              <w:t>Required Range</w:t>
            </w:r>
          </w:p>
        </w:tc>
        <w:tc>
          <w:tcPr>
            <w:tcW w:w="1890" w:type="dxa"/>
            <w:tcBorders>
              <w:top w:val="double" w:sz="4" w:space="0" w:color="auto"/>
              <w:bottom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Bold"/>
            </w:pPr>
            <w:r w:rsidRPr="003A24C1">
              <w:t>Required Accuracy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Bold"/>
            </w:pP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Voltage</w:t>
            </w:r>
          </w:p>
        </w:tc>
        <w:tc>
          <w:tcPr>
            <w:tcW w:w="2520" w:type="dxa"/>
            <w:gridSpan w:val="2"/>
            <w:tcBorders>
              <w:top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Digital Multimeter</w:t>
            </w:r>
          </w:p>
        </w:tc>
        <w:tc>
          <w:tcPr>
            <w:tcW w:w="1710" w:type="dxa"/>
            <w:tcBorders>
              <w:top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0</w:t>
            </w:r>
            <w:r w:rsidRPr="003A24C1">
              <w:noBreakHyphen/>
              <w:t>100 Vdc</w:t>
            </w:r>
          </w:p>
        </w:tc>
        <w:tc>
          <w:tcPr>
            <w:tcW w:w="1890" w:type="dxa"/>
            <w:tcBorders>
              <w:top w:val="single" w:sz="6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1.0 Vdc</w:t>
            </w:r>
          </w:p>
        </w:tc>
        <w:tc>
          <w:tcPr>
            <w:tcW w:w="1260" w:type="dxa"/>
            <w:tcBorders>
              <w:top w:val="single" w:sz="6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BC6B43">
        <w:trPr>
          <w:cantSplit/>
          <w:trHeight w:val="352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"/>
            </w:pPr>
            <w:r w:rsidRPr="003A24C1">
              <w:t>Voltage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Digital Multimeter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0</w:t>
            </w:r>
            <w:r w:rsidRPr="003A24C1">
              <w:noBreakHyphen/>
              <w:t>1 Vdc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0.004 Vdc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1D5D8B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"/>
              <w:pageBreakBefore/>
            </w:pPr>
            <w:r w:rsidRPr="003A24C1">
              <w:lastRenderedPageBreak/>
              <w:t>Voltage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Digital Multimeter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0</w:t>
            </w:r>
            <w:r w:rsidRPr="003A24C1">
              <w:noBreakHyphen/>
              <w:t>4.20 Vdc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0.005 Vdc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keepNext/>
            </w:pPr>
          </w:p>
        </w:tc>
        <w:tc>
          <w:tcPr>
            <w:tcW w:w="1170" w:type="dxa"/>
            <w:tcBorders>
              <w:bottom w:val="single" w:sz="6" w:space="0" w:color="auto"/>
            </w:tcBorders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tcBorders>
              <w:bottom w:val="single" w:sz="6" w:space="0" w:color="auto"/>
            </w:tcBorders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tcBorders>
              <w:bottom w:val="single" w:sz="6" w:space="0" w:color="auto"/>
            </w:tcBorders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bottom w:val="single" w:sz="6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1D5D8B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A8574A" w:rsidRPr="003A24C1" w:rsidTr="001D5D8B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Torque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Torque Wrench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20 In</w:t>
            </w:r>
            <w:r w:rsidRPr="003A24C1">
              <w:noBreakHyphen/>
              <w:t>lbs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Volts RMS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RMS Voltmeter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vAlign w:val="center"/>
            <w:hideMark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  <w:hideMark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A8574A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Wave form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Oscilloscope</w:t>
            </w:r>
            <w:r w:rsidRPr="003A24C1">
              <w:br/>
              <w:t>(Dual Trace)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A8574A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</w:tcPr>
          <w:p w:rsidR="00A8574A" w:rsidRPr="003A24C1" w:rsidRDefault="00A8574A" w:rsidP="003A24C1"/>
        </w:tc>
        <w:tc>
          <w:tcPr>
            <w:tcW w:w="1170" w:type="dxa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  <w:vAlign w:val="center"/>
          </w:tcPr>
          <w:p w:rsidR="00A8574A" w:rsidRPr="003A24C1" w:rsidRDefault="00A8574A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A8574A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8574A" w:rsidRPr="003A24C1" w:rsidRDefault="00A8574A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A8574A" w:rsidRPr="003A24C1" w:rsidRDefault="00A8574A" w:rsidP="003A24C1">
            <w:pPr>
              <w:pStyle w:val="Table9Center"/>
            </w:pPr>
          </w:p>
        </w:tc>
      </w:tr>
      <w:tr w:rsidR="002F1386" w:rsidRPr="003A24C1" w:rsidTr="002F1386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Test Fixture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IRM Test Fixture G.E. 117C2956G001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2F1386" w:rsidRPr="003A24C1" w:rsidTr="002F1386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</w:tcPr>
          <w:p w:rsidR="002F1386" w:rsidRPr="003A24C1" w:rsidRDefault="002F1386" w:rsidP="003A24C1"/>
        </w:tc>
        <w:tc>
          <w:tcPr>
            <w:tcW w:w="117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2F1386" w:rsidRPr="003A24C1" w:rsidTr="002F1386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2F1386" w:rsidRPr="003A24C1" w:rsidRDefault="002F1386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</w:tr>
      <w:tr w:rsidR="002F1386" w:rsidRPr="003A24C1" w:rsidTr="00BC6B43">
        <w:trPr>
          <w:cantSplit/>
        </w:trPr>
        <w:tc>
          <w:tcPr>
            <w:tcW w:w="1350" w:type="dxa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Time</w:t>
            </w:r>
          </w:p>
        </w:tc>
        <w:tc>
          <w:tcPr>
            <w:tcW w:w="2520" w:type="dxa"/>
            <w:gridSpan w:val="2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Programma TM200 Timer</w:t>
            </w:r>
          </w:p>
        </w:tc>
        <w:tc>
          <w:tcPr>
            <w:tcW w:w="171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890" w:type="dxa"/>
            <w:tcBorders>
              <w:top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N/A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shd w:val="pct10" w:color="auto" w:fill="FFFFFF" w:themeFill="background1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M&amp;TE Used</w:t>
            </w:r>
          </w:p>
        </w:tc>
      </w:tr>
      <w:tr w:rsidR="002F1386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</w:tcBorders>
            <w:vAlign w:val="center"/>
          </w:tcPr>
          <w:p w:rsidR="002F1386" w:rsidRPr="003A24C1" w:rsidRDefault="002F1386" w:rsidP="003A24C1"/>
        </w:tc>
        <w:tc>
          <w:tcPr>
            <w:tcW w:w="117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TVA ID#</w:t>
            </w:r>
          </w:p>
        </w:tc>
        <w:tc>
          <w:tcPr>
            <w:tcW w:w="135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Cal. Due Date</w:t>
            </w:r>
          </w:p>
        </w:tc>
        <w:tc>
          <w:tcPr>
            <w:tcW w:w="171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Actual Range</w:t>
            </w:r>
          </w:p>
        </w:tc>
        <w:tc>
          <w:tcPr>
            <w:tcW w:w="1890" w:type="dxa"/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Actual Accuracy</w:t>
            </w:r>
          </w:p>
        </w:tc>
        <w:tc>
          <w:tcPr>
            <w:tcW w:w="1260" w:type="dxa"/>
            <w:tcBorders>
              <w:right w:val="double" w:sz="4" w:space="0" w:color="auto"/>
            </w:tcBorders>
            <w:vAlign w:val="center"/>
          </w:tcPr>
          <w:p w:rsidR="002F1386" w:rsidRPr="003A24C1" w:rsidRDefault="002F1386" w:rsidP="003A24C1">
            <w:pPr>
              <w:pStyle w:val="Table9Center"/>
              <w:keepNext/>
            </w:pPr>
            <w:r w:rsidRPr="003A24C1">
              <w:t>(Y or N)</w:t>
            </w:r>
          </w:p>
        </w:tc>
      </w:tr>
      <w:tr w:rsidR="002F1386" w:rsidRPr="003A24C1" w:rsidTr="00BC6B43">
        <w:trPr>
          <w:cantSplit/>
          <w:trHeight w:val="351"/>
        </w:trPr>
        <w:tc>
          <w:tcPr>
            <w:tcW w:w="1350" w:type="dxa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2F1386" w:rsidRPr="003A24C1" w:rsidRDefault="002F1386" w:rsidP="003A24C1"/>
        </w:tc>
        <w:tc>
          <w:tcPr>
            <w:tcW w:w="117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  <w:tc>
          <w:tcPr>
            <w:tcW w:w="171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890" w:type="dxa"/>
            <w:tcBorders>
              <w:bottom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  <w:r w:rsidRPr="003A24C1">
              <w:t>N/A</w:t>
            </w: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:rsidR="002F1386" w:rsidRPr="003A24C1" w:rsidRDefault="002F1386" w:rsidP="003A24C1">
            <w:pPr>
              <w:pStyle w:val="Table9Center"/>
            </w:pPr>
          </w:p>
        </w:tc>
      </w:tr>
    </w:tbl>
    <w:bookmarkEnd w:id="33"/>
    <w:p w:rsidR="00874A41" w:rsidRPr="003A24C1" w:rsidRDefault="00874A41" w:rsidP="003A24C1">
      <w:pPr>
        <w:pStyle w:val="ActionStep1PK"/>
        <w:keepNext/>
      </w:pPr>
      <w:r w:rsidRPr="003A24C1">
        <w:rPr>
          <w:rStyle w:val="Bold"/>
        </w:rPr>
        <w:t>ENSURE</w:t>
      </w:r>
      <w:r w:rsidRPr="003A24C1">
        <w:t>, with Peer Check, applicable M&amp;TE meets or exceeds Required Range.</w:t>
      </w:r>
      <w:r w:rsidRPr="003A24C1">
        <w:tab/>
        <w:t>________</w:t>
      </w:r>
    </w:p>
    <w:p w:rsidR="00874A41" w:rsidRPr="003A24C1" w:rsidRDefault="00874A41" w:rsidP="003A24C1">
      <w:pPr>
        <w:pStyle w:val="ActionStep1PK"/>
      </w:pPr>
      <w:r w:rsidRPr="003A24C1">
        <w:rPr>
          <w:rStyle w:val="Bold"/>
        </w:rPr>
        <w:t>ENSURE</w:t>
      </w:r>
      <w:r w:rsidRPr="003A24C1">
        <w:t>, with Peer Check, applicable M&amp;TE is equal to or better than Required Accuracy.</w:t>
      </w:r>
      <w:r w:rsidRPr="003A24C1">
        <w:tab/>
        <w:t>________</w:t>
      </w:r>
    </w:p>
    <w:p w:rsidR="00B80078" w:rsidRPr="003A24C1" w:rsidRDefault="00B80078" w:rsidP="003A24C1">
      <w:pPr>
        <w:pStyle w:val="SubSection"/>
      </w:pPr>
      <w:bookmarkStart w:id="34" w:name="_Toc68073346"/>
      <w:r w:rsidRPr="003A24C1">
        <w:lastRenderedPageBreak/>
        <w:t>Approvals and Notifications</w:t>
      </w:r>
      <w:bookmarkEnd w:id="34"/>
    </w:p>
    <w:p w:rsidR="008752D1" w:rsidRPr="003A24C1" w:rsidRDefault="008752D1" w:rsidP="003A24C1">
      <w:pPr>
        <w:pStyle w:val="ActionStep1PK"/>
        <w:keepNext/>
      </w:pPr>
      <w:r w:rsidRPr="003A24C1">
        <w:rPr>
          <w:rStyle w:val="Bold"/>
        </w:rPr>
        <w:t>EVALUATE</w:t>
      </w:r>
      <w:r w:rsidRPr="003A24C1">
        <w:t xml:space="preserve"> operability of Intermediate Range Monitoring System based on current operability status of IRM’s </w:t>
      </w:r>
      <w:r w:rsidR="00FB6C6D" w:rsidRPr="003A24C1">
        <w:t>C</w:t>
      </w:r>
      <w:r w:rsidRPr="003A24C1">
        <w:t>, E, and G.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770"/>
        <w:gridCol w:w="270"/>
        <w:gridCol w:w="1890"/>
        <w:gridCol w:w="270"/>
        <w:gridCol w:w="1224"/>
      </w:tblGrid>
      <w:tr w:rsidR="008752D1" w:rsidRPr="003A24C1" w:rsidTr="0007726D">
        <w:trPr>
          <w:cantSplit/>
          <w:jc w:val="right"/>
        </w:trPr>
        <w:tc>
          <w:tcPr>
            <w:tcW w:w="4770" w:type="dxa"/>
            <w:tcBorders>
              <w:bottom w:val="single" w:sz="6" w:space="0" w:color="auto"/>
            </w:tcBorders>
          </w:tcPr>
          <w:p w:rsidR="008752D1" w:rsidRPr="003A24C1" w:rsidRDefault="008752D1" w:rsidP="003A24C1">
            <w:pPr>
              <w:pStyle w:val="Table12Center"/>
              <w:keepNext/>
              <w:spacing w:after="20"/>
            </w:pPr>
          </w:p>
        </w:tc>
        <w:tc>
          <w:tcPr>
            <w:tcW w:w="270" w:type="dxa"/>
          </w:tcPr>
          <w:p w:rsidR="008752D1" w:rsidRPr="003A24C1" w:rsidRDefault="008752D1" w:rsidP="003A24C1">
            <w:pPr>
              <w:pStyle w:val="Table12Center"/>
              <w:keepNext/>
              <w:spacing w:after="20"/>
            </w:pPr>
          </w:p>
        </w:tc>
        <w:tc>
          <w:tcPr>
            <w:tcW w:w="1890" w:type="dxa"/>
            <w:tcBorders>
              <w:bottom w:val="single" w:sz="6" w:space="0" w:color="auto"/>
            </w:tcBorders>
          </w:tcPr>
          <w:p w:rsidR="008752D1" w:rsidRPr="003A24C1" w:rsidRDefault="008752D1" w:rsidP="003A24C1">
            <w:pPr>
              <w:pStyle w:val="Table12Center"/>
              <w:keepNext/>
              <w:spacing w:after="20"/>
            </w:pPr>
          </w:p>
        </w:tc>
        <w:tc>
          <w:tcPr>
            <w:tcW w:w="270" w:type="dxa"/>
          </w:tcPr>
          <w:p w:rsidR="008752D1" w:rsidRPr="003A24C1" w:rsidRDefault="008752D1" w:rsidP="003A24C1">
            <w:pPr>
              <w:pStyle w:val="Table12Center"/>
              <w:keepNext/>
              <w:spacing w:after="20"/>
            </w:pPr>
          </w:p>
        </w:tc>
        <w:tc>
          <w:tcPr>
            <w:tcW w:w="1224" w:type="dxa"/>
          </w:tcPr>
          <w:p w:rsidR="008752D1" w:rsidRPr="003A24C1" w:rsidRDefault="008752D1" w:rsidP="003A24C1">
            <w:pPr>
              <w:pStyle w:val="Table12Center"/>
              <w:keepNext/>
              <w:spacing w:after="20"/>
            </w:pPr>
          </w:p>
        </w:tc>
      </w:tr>
      <w:tr w:rsidR="008752D1" w:rsidRPr="003A24C1" w:rsidTr="0007726D">
        <w:trPr>
          <w:cantSplit/>
          <w:jc w:val="right"/>
        </w:trPr>
        <w:tc>
          <w:tcPr>
            <w:tcW w:w="4770" w:type="dxa"/>
          </w:tcPr>
          <w:p w:rsidR="008752D1" w:rsidRPr="003A24C1" w:rsidRDefault="00CA1DFE" w:rsidP="003A24C1">
            <w:pPr>
              <w:pStyle w:val="Table12Center"/>
              <w:keepNext/>
              <w:spacing w:before="0"/>
            </w:pPr>
            <w:r w:rsidRPr="003A24C1">
              <w:t>Unit SRO</w:t>
            </w:r>
            <w:r w:rsidR="008752D1" w:rsidRPr="003A24C1">
              <w:t xml:space="preserve"> Signature</w:t>
            </w:r>
          </w:p>
        </w:tc>
        <w:tc>
          <w:tcPr>
            <w:tcW w:w="270" w:type="dxa"/>
          </w:tcPr>
          <w:p w:rsidR="008752D1" w:rsidRPr="003A24C1" w:rsidRDefault="008752D1" w:rsidP="003A24C1">
            <w:pPr>
              <w:pStyle w:val="Table12Center"/>
              <w:keepNext/>
              <w:spacing w:before="0"/>
            </w:pPr>
          </w:p>
        </w:tc>
        <w:tc>
          <w:tcPr>
            <w:tcW w:w="1890" w:type="dxa"/>
          </w:tcPr>
          <w:p w:rsidR="008752D1" w:rsidRPr="003A24C1" w:rsidRDefault="008752D1" w:rsidP="003A24C1">
            <w:pPr>
              <w:pStyle w:val="Table12Center"/>
              <w:keepNext/>
              <w:spacing w:before="0"/>
            </w:pPr>
            <w:r w:rsidRPr="003A24C1">
              <w:t>Date</w:t>
            </w:r>
          </w:p>
        </w:tc>
        <w:tc>
          <w:tcPr>
            <w:tcW w:w="270" w:type="dxa"/>
          </w:tcPr>
          <w:p w:rsidR="008752D1" w:rsidRPr="003A24C1" w:rsidRDefault="008752D1" w:rsidP="003A24C1">
            <w:pPr>
              <w:pStyle w:val="Table12Center"/>
              <w:keepNext/>
              <w:spacing w:before="0"/>
            </w:pPr>
          </w:p>
        </w:tc>
        <w:tc>
          <w:tcPr>
            <w:tcW w:w="1224" w:type="dxa"/>
          </w:tcPr>
          <w:p w:rsidR="008752D1" w:rsidRPr="003A24C1" w:rsidRDefault="008752D1" w:rsidP="003A24C1">
            <w:pPr>
              <w:pStyle w:val="Table12Center"/>
              <w:keepNext/>
              <w:spacing w:before="0"/>
            </w:pPr>
          </w:p>
        </w:tc>
      </w:tr>
    </w:tbl>
    <w:p w:rsidR="002A3AA2" w:rsidRPr="003A24C1" w:rsidRDefault="002A3AA2" w:rsidP="003A24C1">
      <w:pPr>
        <w:pStyle w:val="ActionStep1PK"/>
      </w:pPr>
      <w:r w:rsidRPr="003A24C1">
        <w:rPr>
          <w:rStyle w:val="Bold"/>
        </w:rPr>
        <w:t>OBTAIN</w:t>
      </w:r>
      <w:r w:rsidRPr="003A24C1">
        <w:t xml:space="preserve"> </w:t>
      </w:r>
      <w:r w:rsidR="00CA1DFE" w:rsidRPr="003A24C1">
        <w:t>Unit SRO</w:t>
      </w:r>
      <w:r w:rsidRPr="003A24C1">
        <w:t xml:space="preserve"> authorization to begin.</w:t>
      </w:r>
      <w:r w:rsidRPr="003A24C1">
        <w:tab/>
        <w:t>________</w:t>
      </w:r>
    </w:p>
    <w:p w:rsidR="00FD3F33" w:rsidRPr="003A24C1" w:rsidRDefault="00B80078" w:rsidP="003A24C1">
      <w:pPr>
        <w:pStyle w:val="Section"/>
      </w:pPr>
      <w:bookmarkStart w:id="35" w:name="cr_9128800"/>
      <w:bookmarkStart w:id="36" w:name="rh_9075601"/>
      <w:bookmarkStart w:id="37" w:name="_Toc68073347"/>
      <w:r w:rsidRPr="003A24C1">
        <w:t>A</w:t>
      </w:r>
      <w:r w:rsidR="00ED4B8C" w:rsidRPr="003A24C1">
        <w:t>CCEPTANCE CRITERIA</w:t>
      </w:r>
      <w:bookmarkEnd w:id="35"/>
      <w:bookmarkEnd w:id="36"/>
      <w:bookmarkEnd w:id="37"/>
    </w:p>
    <w:p w:rsidR="00FD3F33" w:rsidRPr="003A24C1" w:rsidRDefault="00FD3F33" w:rsidP="003A24C1">
      <w:pPr>
        <w:pStyle w:val="RestartSectionList1"/>
      </w:pPr>
    </w:p>
    <w:p w:rsidR="005406C3" w:rsidRPr="003A24C1" w:rsidRDefault="00783252" w:rsidP="003A24C1">
      <w:pPr>
        <w:pStyle w:val="SectionBody"/>
        <w:keepNext/>
      </w:pPr>
      <w:r w:rsidRPr="003A24C1">
        <w:t>R</w:t>
      </w:r>
      <w:r w:rsidR="00ED4B8C" w:rsidRPr="003A24C1">
        <w:t>esponses which fail to</w:t>
      </w:r>
      <w:r w:rsidR="0008361E" w:rsidRPr="003A24C1">
        <w:t xml:space="preserve"> meet</w:t>
      </w:r>
      <w:r w:rsidR="00ED4B8C" w:rsidRPr="003A24C1">
        <w:t xml:space="preserve"> </w:t>
      </w:r>
      <w:r w:rsidR="0008361E" w:rsidRPr="003A24C1">
        <w:t>A</w:t>
      </w:r>
      <w:r w:rsidR="00ED4B8C" w:rsidRPr="003A24C1">
        <w:t xml:space="preserve">cceptance </w:t>
      </w:r>
      <w:r w:rsidR="0008361E" w:rsidRPr="003A24C1">
        <w:t>C</w:t>
      </w:r>
      <w:r w:rsidR="00ED4B8C" w:rsidRPr="003A24C1">
        <w:t xml:space="preserve">riteria </w:t>
      </w:r>
      <w:r w:rsidRPr="003A24C1">
        <w:t xml:space="preserve">(AC) </w:t>
      </w:r>
      <w:r w:rsidR="00ED4B8C" w:rsidRPr="003A24C1">
        <w:t xml:space="preserve">constitute unsatisfactory surveillance </w:t>
      </w:r>
      <w:r w:rsidR="0085293A" w:rsidRPr="003A24C1">
        <w:t>procedure result</w:t>
      </w:r>
      <w:r w:rsidR="00C31A32" w:rsidRPr="003A24C1">
        <w:t>s</w:t>
      </w:r>
      <w:r w:rsidR="0085293A" w:rsidRPr="003A24C1">
        <w:t xml:space="preserve"> and require</w:t>
      </w:r>
      <w:r w:rsidR="00ED4B8C" w:rsidRPr="003A24C1">
        <w:t xml:space="preserve"> immediate notification of </w:t>
      </w:r>
      <w:r w:rsidR="00CA1DFE" w:rsidRPr="003A24C1">
        <w:t>Unit SRO</w:t>
      </w:r>
      <w:r w:rsidR="002A3AA2" w:rsidRPr="003A24C1">
        <w:t>.</w:t>
      </w:r>
    </w:p>
    <w:p w:rsidR="00C31A32" w:rsidRPr="003A24C1" w:rsidRDefault="00C31A32" w:rsidP="003A24C1">
      <w:pPr>
        <w:pStyle w:val="SectionList1"/>
        <w:keepNext/>
      </w:pPr>
      <w:r w:rsidRPr="003A24C1">
        <w:t xml:space="preserve">The following </w:t>
      </w:r>
      <w:r w:rsidR="005E3A03" w:rsidRPr="003A24C1">
        <w:t>AC</w:t>
      </w:r>
      <w:r w:rsidRPr="003A24C1">
        <w:t xml:space="preserve"> </w:t>
      </w:r>
      <w:r w:rsidR="008F6F44" w:rsidRPr="003A24C1">
        <w:t>are</w:t>
      </w:r>
      <w:r w:rsidRPr="003A24C1">
        <w:t xml:space="preserve"> applicable in all mode switch positions:</w:t>
      </w:r>
    </w:p>
    <w:p w:rsidR="00FD3F33" w:rsidRPr="003A24C1" w:rsidRDefault="00ED4B8C" w:rsidP="003A24C1">
      <w:pPr>
        <w:pStyle w:val="SectionList2"/>
        <w:keepNext/>
      </w:pPr>
      <w:r w:rsidRPr="003A24C1">
        <w:t xml:space="preserve">When high voltage power supply is lowered to </w:t>
      </w:r>
      <w:r w:rsidR="00754C87" w:rsidRPr="003A24C1">
        <w:t>90 Vdc (</w:t>
      </w:r>
      <w:r w:rsidR="001163AA" w:rsidRPr="003A24C1">
        <w:t>88 to 92 Vdc</w:t>
      </w:r>
      <w:r w:rsidR="00754C87" w:rsidRPr="003A24C1">
        <w:t>)</w:t>
      </w:r>
      <w:r w:rsidRPr="003A24C1">
        <w:t xml:space="preserve"> the </w:t>
      </w:r>
      <w:r w:rsidR="00D86A2C" w:rsidRPr="003A24C1">
        <w:t>INOP</w:t>
      </w:r>
      <w:r w:rsidRPr="003A24C1">
        <w:t xml:space="preserve"> indicating light on </w:t>
      </w:r>
      <w:r w:rsidR="00FD64F4" w:rsidRPr="003A24C1">
        <w:t xml:space="preserve">CHANNEL </w:t>
      </w:r>
      <w:r w:rsidR="00933728" w:rsidRPr="003A24C1">
        <w:t>A</w:t>
      </w:r>
      <w:r w:rsidR="00FD64F4" w:rsidRPr="003A24C1">
        <w:t xml:space="preserve"> IRM drawer</w:t>
      </w:r>
      <w:r w:rsidRPr="003A24C1">
        <w:t xml:space="preserve"> </w:t>
      </w:r>
      <w:r w:rsidR="00933728" w:rsidRPr="003A24C1">
        <w:t>ILLUMINATES</w:t>
      </w:r>
      <w:r w:rsidRPr="003A24C1">
        <w:t>.</w:t>
      </w:r>
      <w:r w:rsidR="00603CEB" w:rsidRPr="003A24C1">
        <w:t xml:space="preserve"> </w:t>
      </w:r>
      <w:r w:rsidRPr="003A24C1">
        <w:t>(TS/TRM)</w:t>
      </w:r>
    </w:p>
    <w:p w:rsidR="00BD4630" w:rsidRPr="003A24C1" w:rsidRDefault="009A42F2" w:rsidP="003A24C1">
      <w:pPr>
        <w:pStyle w:val="SectionList2"/>
        <w:keepNext/>
      </w:pPr>
      <w:r w:rsidRPr="003A24C1">
        <w:t>As</w:t>
      </w:r>
      <w:r w:rsidR="004C4F43" w:rsidRPr="003A24C1">
        <w:noBreakHyphen/>
      </w:r>
      <w:r w:rsidR="00AE34C1" w:rsidRPr="003A24C1">
        <w:t>found</w:t>
      </w:r>
      <w:r w:rsidR="00ED4B8C" w:rsidRPr="003A24C1">
        <w:t xml:space="preserve"> </w:t>
      </w:r>
      <w:r w:rsidR="0007726D" w:rsidRPr="003A24C1">
        <w:t>DOWNSCALE</w:t>
      </w:r>
      <w:r w:rsidR="00ED4B8C" w:rsidRPr="003A24C1">
        <w:t>, U</w:t>
      </w:r>
      <w:r w:rsidR="00E95DDC" w:rsidRPr="003A24C1">
        <w:t>P</w:t>
      </w:r>
      <w:r w:rsidR="0007726D" w:rsidRPr="003A24C1">
        <w:t>SCA</w:t>
      </w:r>
      <w:r w:rsidR="00506DD1" w:rsidRPr="003A24C1">
        <w:t>LE</w:t>
      </w:r>
      <w:r w:rsidR="00ED4B8C" w:rsidRPr="003A24C1">
        <w:t xml:space="preserve"> H</w:t>
      </w:r>
      <w:r w:rsidR="00506DD1" w:rsidRPr="003A24C1">
        <w:t>IGH</w:t>
      </w:r>
      <w:r w:rsidR="00ED4B8C" w:rsidRPr="003A24C1">
        <w:t>, and U</w:t>
      </w:r>
      <w:r w:rsidR="00506DD1" w:rsidRPr="003A24C1">
        <w:t>PSCALE</w:t>
      </w:r>
      <w:r w:rsidR="00ED4B8C" w:rsidRPr="003A24C1">
        <w:t xml:space="preserve"> H</w:t>
      </w:r>
      <w:r w:rsidR="00506DD1" w:rsidRPr="003A24C1">
        <w:t>IGH</w:t>
      </w:r>
      <w:r w:rsidR="00ED4B8C" w:rsidRPr="003A24C1">
        <w:t> H</w:t>
      </w:r>
      <w:r w:rsidR="00506DD1" w:rsidRPr="003A24C1">
        <w:t>IGH</w:t>
      </w:r>
      <w:r w:rsidR="00ED4B8C" w:rsidRPr="003A24C1">
        <w:t xml:space="preserve"> trip setpoints are within TS/TRM Allowable Values.</w:t>
      </w:r>
    </w:p>
    <w:p w:rsidR="00BD4630" w:rsidRPr="003A24C1" w:rsidRDefault="00BD4630" w:rsidP="003A24C1">
      <w:pPr>
        <w:pStyle w:val="SectionList2"/>
        <w:keepNext/>
      </w:pPr>
      <w:r w:rsidRPr="003A24C1">
        <w:t>D</w:t>
      </w:r>
      <w:r w:rsidR="00506DD1" w:rsidRPr="003A24C1">
        <w:t>OWNSCALE</w:t>
      </w:r>
      <w:r w:rsidRPr="003A24C1">
        <w:t xml:space="preserve"> </w:t>
      </w:r>
      <w:r w:rsidR="004C4F43" w:rsidRPr="003A24C1">
        <w:noBreakHyphen/>
      </w:r>
      <w:r w:rsidRPr="003A24C1">
        <w:t xml:space="preserve"> Greater than or equal to 0.040</w:t>
      </w:r>
    </w:p>
    <w:p w:rsidR="00BD4630" w:rsidRPr="003A24C1" w:rsidRDefault="00BD4630" w:rsidP="003A24C1">
      <w:pPr>
        <w:pStyle w:val="SectionList2"/>
        <w:keepNext/>
      </w:pPr>
      <w:r w:rsidRPr="003A24C1">
        <w:t>U</w:t>
      </w:r>
      <w:r w:rsidR="00506DD1" w:rsidRPr="003A24C1">
        <w:t>PSCALE HIGH</w:t>
      </w:r>
      <w:r w:rsidRPr="003A24C1">
        <w:t xml:space="preserve"> </w:t>
      </w:r>
      <w:r w:rsidR="004C4F43" w:rsidRPr="003A24C1">
        <w:noBreakHyphen/>
      </w:r>
      <w:r w:rsidRPr="003A24C1">
        <w:t xml:space="preserve"> Less than or equal to 0.864</w:t>
      </w:r>
    </w:p>
    <w:p w:rsidR="00BD4630" w:rsidRPr="003A24C1" w:rsidRDefault="00BD4630" w:rsidP="003A24C1">
      <w:pPr>
        <w:pStyle w:val="SectionList2"/>
        <w:keepNext/>
      </w:pPr>
      <w:r w:rsidRPr="003A24C1">
        <w:t>U</w:t>
      </w:r>
      <w:r w:rsidR="00506DD1" w:rsidRPr="003A24C1">
        <w:t>PSCALE HIGH HIGH</w:t>
      </w:r>
      <w:r w:rsidRPr="003A24C1">
        <w:t xml:space="preserve"> </w:t>
      </w:r>
      <w:r w:rsidR="004C4F43" w:rsidRPr="003A24C1">
        <w:noBreakHyphen/>
      </w:r>
      <w:r w:rsidRPr="003A24C1">
        <w:t xml:space="preserve"> Less than or equal to 0.960</w:t>
      </w:r>
    </w:p>
    <w:p w:rsidR="00C31A32" w:rsidRPr="003A24C1" w:rsidRDefault="00C31A32" w:rsidP="003A24C1">
      <w:pPr>
        <w:pStyle w:val="SectionList2"/>
      </w:pPr>
      <w:r w:rsidRPr="003A24C1">
        <w:t xml:space="preserve">When an internal signal is applied to IRM front panel meter, the front panel meter responds with an indication of between 38 and 42 </w:t>
      </w:r>
      <w:r w:rsidR="008E2BC1" w:rsidRPr="003A24C1">
        <w:t>UNITS</w:t>
      </w:r>
      <w:r w:rsidR="00E04412" w:rsidRPr="003A24C1">
        <w:t xml:space="preserve"> </w:t>
      </w:r>
      <w:r w:rsidR="000B66CC" w:rsidRPr="003A24C1">
        <w:t>on the 125 </w:t>
      </w:r>
      <w:r w:rsidR="008E2BC1" w:rsidRPr="003A24C1">
        <w:t>UNITS</w:t>
      </w:r>
      <w:r w:rsidR="003D6491" w:rsidRPr="003A24C1">
        <w:t xml:space="preserve"> </w:t>
      </w:r>
      <w:r w:rsidRPr="003A24C1">
        <w:t>scale. (TRM)</w:t>
      </w:r>
    </w:p>
    <w:p w:rsidR="00C31A32" w:rsidRPr="003A24C1" w:rsidRDefault="00C22778" w:rsidP="003A24C1">
      <w:pPr>
        <w:pStyle w:val="SectionList1"/>
        <w:keepNext/>
      </w:pPr>
      <w:r w:rsidRPr="003A24C1">
        <w:lastRenderedPageBreak/>
        <w:t>The following AC</w:t>
      </w:r>
      <w:r w:rsidR="00C31A32" w:rsidRPr="003A24C1">
        <w:t xml:space="preserve"> are only applicable when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="004825F5" w:rsidRPr="003A24C1">
        <w:t>, REACTOR MODE SWITCH</w:t>
      </w:r>
      <w:r w:rsidR="00C31A32" w:rsidRPr="003A24C1">
        <w:t xml:space="preserve"> is </w:t>
      </w:r>
      <w:r w:rsidR="00D95981" w:rsidRPr="003A24C1">
        <w:t>NOT in RUN</w:t>
      </w:r>
      <w:r w:rsidR="00C31A32" w:rsidRPr="003A24C1">
        <w:t>.</w:t>
      </w:r>
    </w:p>
    <w:p w:rsidR="00FD3F33" w:rsidRPr="003A24C1" w:rsidRDefault="00ED4B8C" w:rsidP="003A24C1">
      <w:pPr>
        <w:pStyle w:val="SectionList2"/>
        <w:keepNext/>
      </w:pPr>
      <w:r w:rsidRPr="003A24C1">
        <w:t xml:space="preserve">When simulated </w:t>
      </w:r>
      <w:r w:rsidR="007D1C40" w:rsidRPr="003A24C1">
        <w:t>DOWNSCALE</w:t>
      </w:r>
      <w:r w:rsidRPr="003A24C1">
        <w:t xml:space="preserve"> condition is sensed by IRM, annunciator CONTROL ROD WITHDRAWAL BLOCK</w:t>
      </w:r>
      <w:r w:rsidR="000226E5" w:rsidRPr="003A24C1">
        <w:t xml:space="preserve">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0226E5" w:rsidRPr="003A24C1">
        <w:t>)</w:t>
      </w:r>
      <w:r w:rsidRPr="003A24C1">
        <w:t xml:space="preserve"> </w:t>
      </w:r>
      <w:r w:rsidR="00F70734" w:rsidRPr="003A24C1">
        <w:t>alarms</w:t>
      </w:r>
      <w:r w:rsidRPr="003A24C1">
        <w:t xml:space="preserve"> or contacts </w:t>
      </w:r>
      <w:r w:rsidR="00F70734" w:rsidRPr="003A24C1">
        <w:t>OPEN</w:t>
      </w:r>
      <w:r w:rsidRPr="003A24C1">
        <w:t xml:space="preserve"> in rod block logic circuit. (TRM)</w:t>
      </w:r>
    </w:p>
    <w:p w:rsidR="00FD3F33" w:rsidRPr="003A24C1" w:rsidRDefault="00ED4B8C" w:rsidP="003A24C1">
      <w:pPr>
        <w:pStyle w:val="SectionList2"/>
        <w:keepNext/>
      </w:pPr>
      <w:r w:rsidRPr="003A24C1">
        <w:t xml:space="preserve">When simulated </w:t>
      </w:r>
      <w:r w:rsidR="007D1C40" w:rsidRPr="003A24C1">
        <w:t>UPSCALE HIGH</w:t>
      </w:r>
      <w:r w:rsidRPr="003A24C1">
        <w:t xml:space="preserve"> condition is sensed by IRM, annunciator CONTROL ROD WITHDRAWAL BLOCK </w:t>
      </w:r>
      <w:r w:rsidR="000226E5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0226E5" w:rsidRPr="003A24C1">
        <w:t xml:space="preserve">) </w:t>
      </w:r>
      <w:r w:rsidR="003B3DF0" w:rsidRPr="003A24C1">
        <w:t xml:space="preserve">comes </w:t>
      </w:r>
      <w:r w:rsidR="00D95981" w:rsidRPr="003A24C1">
        <w:t xml:space="preserve">in </w:t>
      </w:r>
      <w:r w:rsidR="003B3DF0" w:rsidRPr="003A24C1">
        <w:t>ALARM</w:t>
      </w:r>
      <w:r w:rsidRPr="003A24C1">
        <w:t xml:space="preserve"> or contacts open in rod block logic circuit.(TRM)</w:t>
      </w:r>
    </w:p>
    <w:p w:rsidR="00FD3F33" w:rsidRPr="003A24C1" w:rsidRDefault="00ED4B8C" w:rsidP="003A24C1">
      <w:pPr>
        <w:pStyle w:val="SectionList2"/>
      </w:pPr>
      <w:r w:rsidRPr="003A24C1">
        <w:t>When simulated U</w:t>
      </w:r>
      <w:r w:rsidR="00F70734" w:rsidRPr="003A24C1">
        <w:t>PSCALE</w:t>
      </w:r>
      <w:r w:rsidRPr="003A24C1">
        <w:t xml:space="preserve"> H</w:t>
      </w:r>
      <w:r w:rsidR="00F70734" w:rsidRPr="003A24C1">
        <w:t>IGH</w:t>
      </w:r>
      <w:r w:rsidRPr="003A24C1">
        <w:t> H</w:t>
      </w:r>
      <w:r w:rsidR="00F70734" w:rsidRPr="003A24C1">
        <w:t>IGH</w:t>
      </w:r>
      <w:r w:rsidRPr="003A24C1">
        <w:t xml:space="preserve"> condition is sensed by IRM, S</w:t>
      </w:r>
      <w:r w:rsidR="00F70734" w:rsidRPr="003A24C1">
        <w:t>CRAM</w:t>
      </w:r>
      <w:r w:rsidRPr="003A24C1">
        <w:t xml:space="preserve"> S</w:t>
      </w:r>
      <w:r w:rsidR="00F70734" w:rsidRPr="003A24C1">
        <w:t>OLENOID</w:t>
      </w:r>
      <w:r w:rsidRPr="003A24C1">
        <w:t xml:space="preserve"> G</w:t>
      </w:r>
      <w:r w:rsidR="00F70734" w:rsidRPr="003A24C1">
        <w:t>ROUP</w:t>
      </w:r>
      <w:r w:rsidRPr="003A24C1">
        <w:t> A L</w:t>
      </w:r>
      <w:r w:rsidR="00F70734" w:rsidRPr="003A24C1">
        <w:t>OGIC</w:t>
      </w:r>
      <w:r w:rsidRPr="003A24C1">
        <w:t xml:space="preserve"> R</w:t>
      </w:r>
      <w:r w:rsidR="00F70734" w:rsidRPr="003A24C1">
        <w:t>ESET</w:t>
      </w:r>
      <w:r w:rsidRPr="003A24C1">
        <w:t xml:space="preserve"> indicating lights </w:t>
      </w:r>
      <w:r w:rsidR="00F70734" w:rsidRPr="003A24C1">
        <w:t>EXTINGUISH</w:t>
      </w:r>
      <w:r w:rsidRPr="003A24C1">
        <w:t>. (TS)</w:t>
      </w:r>
    </w:p>
    <w:p w:rsidR="00FD3F33" w:rsidRPr="003A24C1" w:rsidRDefault="00ED4B8C" w:rsidP="003A24C1">
      <w:pPr>
        <w:pStyle w:val="SectionList2"/>
        <w:keepNext/>
      </w:pPr>
      <w:r w:rsidRPr="003A24C1">
        <w:t xml:space="preserve">When IRM </w:t>
      </w:r>
      <w:r w:rsidR="009514EE" w:rsidRPr="003A24C1">
        <w:t>M</w:t>
      </w:r>
      <w:r w:rsidR="00796744" w:rsidRPr="003A24C1">
        <w:t>ode</w:t>
      </w:r>
      <w:r w:rsidRPr="003A24C1">
        <w:t xml:space="preserve"> switch is in a position other than OPERATE, an </w:t>
      </w:r>
      <w:r w:rsidR="00D86A2C" w:rsidRPr="003A24C1">
        <w:t>INOP</w:t>
      </w:r>
      <w:r w:rsidRPr="003A24C1">
        <w:t xml:space="preserve"> condition is sensed by IRM and the following occurs:</w:t>
      </w:r>
    </w:p>
    <w:p w:rsidR="00FD3F33" w:rsidRPr="003A24C1" w:rsidRDefault="00F70734" w:rsidP="003A24C1">
      <w:pPr>
        <w:pStyle w:val="SectionList3"/>
        <w:keepNext/>
      </w:pPr>
      <w:r w:rsidRPr="003A24C1">
        <w:t>SCRAM SOLENOID GROUP A LOGIC RESET</w:t>
      </w:r>
      <w:r w:rsidR="00ED4B8C" w:rsidRPr="003A24C1">
        <w:t xml:space="preserve"> indicating lights </w:t>
      </w:r>
      <w:r w:rsidR="005402D3" w:rsidRPr="003A24C1">
        <w:t>EXTINGUISH</w:t>
      </w:r>
      <w:r w:rsidR="00ED4B8C" w:rsidRPr="003A24C1">
        <w:t>.</w:t>
      </w:r>
      <w:r w:rsidR="003A1A67" w:rsidRPr="003A24C1">
        <w:t xml:space="preserve"> </w:t>
      </w:r>
      <w:r w:rsidR="00ED4B8C" w:rsidRPr="003A24C1">
        <w:t>(TS)</w:t>
      </w:r>
    </w:p>
    <w:p w:rsidR="00FD3F33" w:rsidRPr="003A24C1" w:rsidRDefault="00ED4B8C" w:rsidP="003A24C1">
      <w:pPr>
        <w:pStyle w:val="SectionList3"/>
        <w:keepNext/>
      </w:pPr>
      <w:r w:rsidRPr="003A24C1">
        <w:t xml:space="preserve">CONTROL ROD WITHDRAWAL BLOCK </w:t>
      </w:r>
      <w:r w:rsidR="000226E5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0226E5" w:rsidRPr="003A24C1">
        <w:t xml:space="preserve">) </w:t>
      </w:r>
      <w:r w:rsidR="00F70734" w:rsidRPr="003A24C1">
        <w:t>alarms</w:t>
      </w:r>
      <w:r w:rsidRPr="003A24C1">
        <w:t xml:space="preserve"> or contacts </w:t>
      </w:r>
      <w:r w:rsidR="00F70734" w:rsidRPr="003A24C1">
        <w:t>OPEN</w:t>
      </w:r>
      <w:r w:rsidRPr="003A24C1">
        <w:t xml:space="preserve"> in rod block logic circuit. (TRM)</w:t>
      </w:r>
    </w:p>
    <w:p w:rsidR="00FD3F33" w:rsidRPr="003A24C1" w:rsidRDefault="00ED4B8C" w:rsidP="003A24C1">
      <w:pPr>
        <w:pStyle w:val="SectionList2"/>
      </w:pPr>
      <w:r w:rsidRPr="003A24C1">
        <w:t>When IRM </w:t>
      </w:r>
      <w:r w:rsidR="005C50BB" w:rsidRPr="003A24C1">
        <w:t>A</w:t>
      </w:r>
      <w:r w:rsidRPr="003A24C1">
        <w:t xml:space="preserve"> detector is withdrawn until I</w:t>
      </w:r>
      <w:r w:rsidR="001A5EC9" w:rsidRPr="003A24C1">
        <w:t>N</w:t>
      </w:r>
      <w:r w:rsidRPr="003A24C1">
        <w:t xml:space="preserve"> indicating light is </w:t>
      </w:r>
      <w:r w:rsidR="005402D3" w:rsidRPr="003A24C1">
        <w:t>EXTINGUISHED</w:t>
      </w:r>
      <w:r w:rsidRPr="003A24C1">
        <w:t>, CONTROL ROD WITHDRAWAL BLOCK</w:t>
      </w:r>
      <w:r w:rsidR="003B3DF0" w:rsidRPr="003A24C1">
        <w:t xml:space="preserve"> </w:t>
      </w:r>
      <w:r w:rsidR="00F6578F" w:rsidRPr="003A24C1">
        <w:br/>
      </w:r>
      <w:r w:rsidR="003B3DF0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3B3DF0" w:rsidRPr="003A24C1">
        <w:t>)</w:t>
      </w:r>
      <w:r w:rsidRPr="003A24C1">
        <w:t xml:space="preserve"> </w:t>
      </w:r>
      <w:r w:rsidR="00F70734" w:rsidRPr="003A24C1">
        <w:t>alarms</w:t>
      </w:r>
      <w:r w:rsidRPr="003A24C1">
        <w:t xml:space="preserve"> or contacts </w:t>
      </w:r>
      <w:r w:rsidR="00F70734" w:rsidRPr="003A24C1">
        <w:t>OPEN</w:t>
      </w:r>
      <w:r w:rsidRPr="003A24C1">
        <w:t xml:space="preserve"> in rod block logic circuit. (TRM)</w:t>
      </w:r>
    </w:p>
    <w:p w:rsidR="00086070" w:rsidRPr="003A24C1" w:rsidRDefault="00086070" w:rsidP="003A24C1">
      <w:pPr>
        <w:pStyle w:val="SectionBody"/>
        <w:keepNext/>
        <w:pageBreakBefore/>
        <w:spacing w:before="0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086070" w:rsidRPr="003A24C1" w:rsidTr="00086070">
        <w:trPr>
          <w:cantSplit/>
          <w:tblHeader/>
          <w:jc w:val="center"/>
        </w:trPr>
        <w:tc>
          <w:tcPr>
            <w:tcW w:w="9936" w:type="dxa"/>
          </w:tcPr>
          <w:p w:rsidR="00086070" w:rsidRPr="003A24C1" w:rsidRDefault="00086070" w:rsidP="003A24C1">
            <w:pPr>
              <w:pStyle w:val="SpecialMessageHead"/>
            </w:pPr>
            <w:r w:rsidRPr="003A24C1">
              <w:t>NOTE</w:t>
            </w:r>
          </w:p>
        </w:tc>
      </w:tr>
      <w:tr w:rsidR="00086070" w:rsidRPr="003A24C1">
        <w:trPr>
          <w:cantSplit/>
          <w:jc w:val="center"/>
        </w:trPr>
        <w:tc>
          <w:tcPr>
            <w:tcW w:w="9936" w:type="dxa"/>
          </w:tcPr>
          <w:p w:rsidR="00086070" w:rsidRPr="003A24C1" w:rsidRDefault="00086070" w:rsidP="003A24C1">
            <w:pPr>
              <w:pStyle w:val="Table12Left"/>
            </w:pPr>
            <w:r w:rsidRPr="003A24C1">
              <w:t>Completion of steps performed by an operator or another Instrument  Mechanic (IM) can be identified by placing that persons initials in the blank first followed by word “by” or a slash (/), then initials of the IM recording completion.</w:t>
            </w:r>
          </w:p>
          <w:p w:rsidR="00086070" w:rsidRPr="003A24C1" w:rsidRDefault="00086070" w:rsidP="003A24C1">
            <w:pPr>
              <w:pStyle w:val="Table12Left"/>
            </w:pPr>
            <w:r w:rsidRPr="003A24C1">
              <w:t>Examples:</w:t>
            </w:r>
          </w:p>
          <w:p w:rsidR="00086070" w:rsidRPr="003A24C1" w:rsidRDefault="00086070" w:rsidP="003A24C1">
            <w:pPr>
              <w:pStyle w:val="SpecialMessageBullet"/>
            </w:pPr>
            <w:r w:rsidRPr="003A24C1">
              <w:t>OP or IM by IM</w:t>
            </w:r>
          </w:p>
          <w:p w:rsidR="00086070" w:rsidRPr="003A24C1" w:rsidRDefault="00086070" w:rsidP="003A24C1">
            <w:pPr>
              <w:pStyle w:val="SpecialMessageBullet"/>
            </w:pPr>
            <w:r w:rsidRPr="003A24C1">
              <w:t>OP or IM/IM</w:t>
            </w:r>
          </w:p>
        </w:tc>
      </w:tr>
    </w:tbl>
    <w:p w:rsidR="00FD3F33" w:rsidRPr="003A24C1" w:rsidRDefault="00C812DE" w:rsidP="003A24C1">
      <w:pPr>
        <w:pStyle w:val="Section"/>
      </w:pPr>
      <w:bookmarkStart w:id="38" w:name="_Toc68073348"/>
      <w:r w:rsidRPr="003A24C1">
        <w:t>PERFORMANCE</w:t>
      </w:r>
      <w:bookmarkEnd w:id="38"/>
    </w:p>
    <w:p w:rsidR="00354E76" w:rsidRPr="003A24C1" w:rsidRDefault="005513F9" w:rsidP="003A24C1">
      <w:pPr>
        <w:pStyle w:val="SubSection"/>
      </w:pPr>
      <w:bookmarkStart w:id="39" w:name="rh_9199688"/>
      <w:bookmarkStart w:id="40" w:name="_Toc68073349"/>
      <w:r w:rsidRPr="003A24C1">
        <w:t xml:space="preserve">Initial </w:t>
      </w:r>
      <w:r w:rsidR="00102C50" w:rsidRPr="003A24C1">
        <w:t>Requirements</w:t>
      </w:r>
      <w:bookmarkEnd w:id="39"/>
      <w:bookmarkEnd w:id="40"/>
    </w:p>
    <w:p w:rsidR="00281157" w:rsidRPr="003A24C1" w:rsidRDefault="00281157" w:rsidP="003A24C1">
      <w:pPr>
        <w:pStyle w:val="ActionStep1PK"/>
        <w:keepNext/>
      </w:pPr>
      <w:r w:rsidRPr="003A24C1">
        <w:rPr>
          <w:rStyle w:val="Bold"/>
        </w:rPr>
        <w:t>NOTIFY</w:t>
      </w:r>
      <w:r w:rsidRPr="003A24C1">
        <w:t xml:space="preserve"> UO </w:t>
      </w:r>
      <w:r w:rsidR="00D95981" w:rsidRPr="003A24C1">
        <w:t>procedure</w:t>
      </w:r>
      <w:r w:rsidRPr="003A24C1">
        <w:t xml:space="preserve"> is commencing.</w:t>
      </w:r>
      <w:r w:rsidRPr="003A24C1">
        <w:tab/>
        <w:t>________</w:t>
      </w:r>
    </w:p>
    <w:p w:rsidR="00FD3F33" w:rsidRPr="003A24C1" w:rsidRDefault="00C254E8" w:rsidP="003A24C1">
      <w:pPr>
        <w:pStyle w:val="ActionStep1PK"/>
        <w:keepNext/>
      </w:pPr>
      <w:r w:rsidRPr="003A24C1">
        <w:rPr>
          <w:rStyle w:val="Bold"/>
        </w:rPr>
        <w:t>CHECK</w:t>
      </w:r>
      <w:r w:rsidR="00A970C9" w:rsidRPr="003A24C1">
        <w:t xml:space="preserve"> </w:t>
      </w:r>
      <w:r w:rsidR="00ED4B8C" w:rsidRPr="003A24C1">
        <w:t xml:space="preserve">following annunciators are </w:t>
      </w:r>
      <w:r w:rsidR="003B6E78" w:rsidRPr="003A24C1">
        <w:t>CLEAR</w:t>
      </w:r>
      <w:r w:rsidR="00ED4B8C" w:rsidRPr="003A24C1">
        <w:t>:</w:t>
      </w:r>
    </w:p>
    <w:p w:rsidR="00FD3F33" w:rsidRPr="003A24C1" w:rsidRDefault="00ED4B8C" w:rsidP="003A24C1">
      <w:pPr>
        <w:pStyle w:val="ActionStep1BulletPK"/>
        <w:keepNext/>
      </w:pPr>
      <w:r w:rsidRPr="003A24C1">
        <w:t>NEUTRON MONITORING SYS HALF SCRAM</w:t>
      </w:r>
      <w:r w:rsidR="008F6CFC"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4A, w</w:t>
      </w:r>
      <w:r w:rsidR="005C50BB" w:rsidRPr="003A24C1">
        <w:t>indow 16</w:t>
      </w:r>
      <w:r w:rsidRPr="003A24C1">
        <w:t>)</w:t>
      </w:r>
      <w:r w:rsidR="0047007B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>REACTOR CHANNEL A AUTO SCRAM</w:t>
      </w:r>
      <w:r w:rsidR="008F6CFC"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5B,</w:t>
      </w:r>
      <w:r w:rsidR="008F6CFC" w:rsidRPr="003A24C1">
        <w:t> </w:t>
      </w:r>
      <w:r w:rsidR="00754C87" w:rsidRPr="003A24C1">
        <w:t>w</w:t>
      </w:r>
      <w:r w:rsidR="005C50BB" w:rsidRPr="003A24C1">
        <w:t>indow 1</w:t>
      </w:r>
      <w:r w:rsidRPr="003A24C1">
        <w:t>)</w:t>
      </w:r>
      <w:r w:rsidR="009C4475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>REACTOR CHANNEL B AUTO SCRAM</w:t>
      </w:r>
      <w:r w:rsidR="008F6CFC"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5B,</w:t>
      </w:r>
      <w:r w:rsidR="008F6CFC" w:rsidRPr="003A24C1">
        <w:t> </w:t>
      </w:r>
      <w:r w:rsidR="00754C87" w:rsidRPr="003A24C1">
        <w:t>w</w:t>
      </w:r>
      <w:r w:rsidR="005C50BB" w:rsidRPr="003A24C1">
        <w:t>indow 2</w:t>
      </w:r>
      <w:r w:rsidRPr="003A24C1">
        <w:t>)</w:t>
      </w:r>
      <w:r w:rsidR="009C4475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HIGH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26</w:t>
      </w:r>
      <w:r w:rsidRPr="003A24C1">
        <w:t>)</w:t>
      </w:r>
      <w:r w:rsidR="009C4475" w:rsidRPr="003A24C1">
        <w:tab/>
        <w:t>________</w:t>
      </w:r>
    </w:p>
    <w:p w:rsidR="00FD3F33" w:rsidRPr="003A24C1" w:rsidRDefault="00ED4B8C" w:rsidP="003A24C1">
      <w:pPr>
        <w:pStyle w:val="ActionStep1BulletPK"/>
        <w:keepNext/>
        <w:rPr>
          <w:lang w:val="pt-BR"/>
        </w:rPr>
      </w:pPr>
      <w:r w:rsidRPr="003A24C1">
        <w:rPr>
          <w:lang w:val="pt-BR"/>
        </w:rPr>
        <w:t xml:space="preserve">IRM </w:t>
      </w:r>
      <w:r w:rsidR="00574737" w:rsidRPr="003A24C1">
        <w:rPr>
          <w:lang w:val="pt-BR"/>
        </w:rPr>
        <w:t>CHAN</w:t>
      </w:r>
      <w:r w:rsidRPr="003A24C1">
        <w:rPr>
          <w:lang w:val="pt-BR"/>
        </w:rPr>
        <w:t> A, C, E, G HI</w:t>
      </w:r>
      <w:r w:rsidR="004C4F43" w:rsidRPr="003A24C1">
        <w:rPr>
          <w:lang w:val="pt-BR"/>
        </w:rPr>
        <w:noBreakHyphen/>
      </w:r>
      <w:r w:rsidRPr="003A24C1">
        <w:rPr>
          <w:lang w:val="pt-BR"/>
        </w:rPr>
        <w:t>HI/</w:t>
      </w:r>
      <w:r w:rsidR="00D86A2C" w:rsidRPr="003A24C1">
        <w:rPr>
          <w:lang w:val="pt-BR"/>
        </w:rPr>
        <w:t>INOP</w:t>
      </w:r>
      <w:r w:rsidR="008F6CFC" w:rsidRPr="003A24C1">
        <w:rPr>
          <w:lang w:val="pt-BR"/>
        </w:rPr>
        <w:t xml:space="preserve"> </w:t>
      </w:r>
      <w:r w:rsidR="006216C7" w:rsidRPr="003A24C1">
        <w:rPr>
          <w:lang w:val="pt-BR"/>
        </w:rPr>
        <w:t>(</w:t>
      </w:r>
      <w:r w:rsidR="005C50BB" w:rsidRPr="003A24C1">
        <w:rPr>
          <w:lang w:val="pt-BR"/>
        </w:rPr>
        <w:t>2</w:t>
      </w:r>
      <w:r w:rsidR="004C4F43" w:rsidRPr="003A24C1">
        <w:rPr>
          <w:lang w:val="pt-BR"/>
        </w:rPr>
        <w:noBreakHyphen/>
      </w:r>
      <w:r w:rsidR="005C50BB" w:rsidRPr="003A24C1">
        <w:rPr>
          <w:lang w:val="pt-BR"/>
        </w:rPr>
        <w:t>XA</w:t>
      </w:r>
      <w:r w:rsidR="004C4F43" w:rsidRPr="003A24C1">
        <w:rPr>
          <w:lang w:val="pt-BR"/>
        </w:rPr>
        <w:noBreakHyphen/>
      </w:r>
      <w:r w:rsidR="005C50BB" w:rsidRPr="003A24C1">
        <w:rPr>
          <w:lang w:val="pt-BR"/>
        </w:rPr>
        <w:t>55</w:t>
      </w:r>
      <w:r w:rsidR="004C4F43" w:rsidRPr="003A24C1">
        <w:rPr>
          <w:lang w:val="pt-BR"/>
        </w:rPr>
        <w:noBreakHyphen/>
      </w:r>
      <w:r w:rsidR="00754C87" w:rsidRPr="003A24C1">
        <w:rPr>
          <w:lang w:val="pt-BR"/>
        </w:rPr>
        <w:t>5A,</w:t>
      </w:r>
      <w:r w:rsidR="008F6CFC" w:rsidRPr="003A24C1">
        <w:rPr>
          <w:lang w:val="pt-BR"/>
        </w:rPr>
        <w:t> </w:t>
      </w:r>
      <w:r w:rsidR="00754C87" w:rsidRPr="003A24C1">
        <w:rPr>
          <w:lang w:val="pt-BR"/>
        </w:rPr>
        <w:t>w</w:t>
      </w:r>
      <w:r w:rsidR="005C50BB" w:rsidRPr="003A24C1">
        <w:rPr>
          <w:lang w:val="pt-BR"/>
        </w:rPr>
        <w:t>indow</w:t>
      </w:r>
      <w:r w:rsidR="008F6CFC" w:rsidRPr="003A24C1">
        <w:rPr>
          <w:lang w:val="pt-BR"/>
        </w:rPr>
        <w:t> </w:t>
      </w:r>
      <w:r w:rsidR="005C50BB" w:rsidRPr="003A24C1">
        <w:rPr>
          <w:lang w:val="pt-BR"/>
        </w:rPr>
        <w:t>33</w:t>
      </w:r>
      <w:r w:rsidRPr="003A24C1">
        <w:rPr>
          <w:lang w:val="pt-BR"/>
        </w:rPr>
        <w:t>)</w:t>
      </w:r>
      <w:r w:rsidRPr="003A24C1">
        <w:rPr>
          <w:lang w:val="pt-BR"/>
        </w:rPr>
        <w:tab/>
      </w:r>
      <w:r w:rsidR="003710C0" w:rsidRPr="003A24C1"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</w:t>
      </w:r>
      <w:r w:rsidR="00574737" w:rsidRPr="003A24C1">
        <w:t>CHAN</w:t>
      </w:r>
      <w:r w:rsidRPr="003A24C1">
        <w:t> B, D, F, H HI</w:t>
      </w:r>
      <w:r w:rsidR="004C4F43" w:rsidRPr="003A24C1">
        <w:noBreakHyphen/>
      </w:r>
      <w:r w:rsidRPr="003A24C1">
        <w:t>HI/</w:t>
      </w:r>
      <w:r w:rsidR="005924C3" w:rsidRPr="003A24C1">
        <w:t>INOP</w:t>
      </w:r>
      <w:r w:rsidR="008F6CFC"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</w:t>
      </w:r>
      <w:r w:rsidR="008F6CFC" w:rsidRPr="003A24C1">
        <w:t> </w:t>
      </w:r>
      <w:r w:rsidR="00754C87" w:rsidRPr="003A24C1">
        <w:t>w</w:t>
      </w:r>
      <w:r w:rsidR="005C50BB" w:rsidRPr="003A24C1">
        <w:t>indow</w:t>
      </w:r>
      <w:r w:rsidR="008F6CFC" w:rsidRPr="003A24C1">
        <w:t> </w:t>
      </w:r>
      <w:r w:rsidR="005C50BB" w:rsidRPr="003A24C1">
        <w:t>34</w:t>
      </w:r>
      <w:r w:rsidRPr="003A24C1">
        <w:t>)</w:t>
      </w:r>
      <w:r w:rsidR="003710C0" w:rsidRPr="003A24C1">
        <w:tab/>
        <w:t>________</w:t>
      </w:r>
    </w:p>
    <w:p w:rsidR="00F70734" w:rsidRPr="003A24C1" w:rsidRDefault="00F7073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none of the</w:t>
      </w:r>
      <w:r w:rsidR="00D95981" w:rsidRPr="003A24C1">
        <w:t xml:space="preserve"> other</w:t>
      </w:r>
      <w:r w:rsidRPr="003A24C1">
        <w:t xml:space="preserve"> IRMs are </w:t>
      </w:r>
      <w:r w:rsidR="003C29B2" w:rsidRPr="003A24C1">
        <w:t>DOWNSCALE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IRM DOWNSCALE 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is CLEAR.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FD3F33" w:rsidRPr="003A24C1" w:rsidRDefault="00C254E8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="00ED4B8C" w:rsidRPr="003A24C1">
        <w:t xml:space="preserve"> following indicating lights are </w:t>
      </w:r>
      <w:r w:rsidR="005402D3" w:rsidRPr="003A24C1">
        <w:t>ILLUMINATED</w:t>
      </w:r>
      <w:r w:rsidR="00B14879" w:rsidRPr="003A24C1">
        <w:t xml:space="preserve"> on Panel 2</w:t>
      </w:r>
      <w:r w:rsidR="004C4F43" w:rsidRPr="003A24C1">
        <w:noBreakHyphen/>
      </w:r>
      <w:r w:rsidR="00B14879" w:rsidRPr="003A24C1">
        <w:t>9</w:t>
      </w:r>
      <w:r w:rsidR="004C4F43" w:rsidRPr="003A24C1">
        <w:noBreakHyphen/>
      </w:r>
      <w:r w:rsidR="00B14879" w:rsidRPr="003A24C1">
        <w:t>5</w:t>
      </w:r>
      <w:r w:rsidR="00ED4B8C" w:rsidRPr="003A24C1">
        <w:t>:</w:t>
      </w:r>
    </w:p>
    <w:p w:rsidR="00FD3F33" w:rsidRPr="003A24C1" w:rsidRDefault="00F70734" w:rsidP="003A24C1">
      <w:pPr>
        <w:pStyle w:val="ActionStep1BulletPK"/>
        <w:keepNext/>
      </w:pPr>
      <w:r w:rsidRPr="003A24C1">
        <w:t>SCRAM SOLENOID GROUP A LOGIC RESET</w:t>
      </w:r>
      <w:r w:rsidR="00ED4B8C" w:rsidRPr="003A24C1">
        <w:t xml:space="preserve"> indicating lights </w:t>
      </w:r>
      <w:r w:rsidR="00DB50CE" w:rsidRPr="003A24C1">
        <w:t>(4)</w:t>
      </w:r>
      <w:r w:rsidR="009C4475" w:rsidRPr="003A24C1">
        <w:tab/>
        <w:t>________</w:t>
      </w:r>
    </w:p>
    <w:p w:rsidR="00FD3F33" w:rsidRPr="003A24C1" w:rsidRDefault="00F70734" w:rsidP="003A24C1">
      <w:pPr>
        <w:pStyle w:val="ActionStep1BulletPK"/>
        <w:keepNext/>
      </w:pPr>
      <w:r w:rsidRPr="003A24C1">
        <w:t>SCRAM SOLENOID GROUP </w:t>
      </w:r>
      <w:r w:rsidR="005924C3" w:rsidRPr="003A24C1">
        <w:t>B</w:t>
      </w:r>
      <w:r w:rsidRPr="003A24C1">
        <w:t xml:space="preserve"> LOGIC RESET</w:t>
      </w:r>
      <w:r w:rsidR="00ED4B8C" w:rsidRPr="003A24C1">
        <w:t xml:space="preserve"> indicating lights </w:t>
      </w:r>
      <w:r w:rsidR="00DB50CE" w:rsidRPr="003A24C1">
        <w:t>(4)</w:t>
      </w:r>
      <w:r w:rsidR="009C4475" w:rsidRPr="003A24C1">
        <w:tab/>
        <w:t>________</w:t>
      </w:r>
    </w:p>
    <w:p w:rsidR="00FD3F33" w:rsidRPr="003A24C1" w:rsidRDefault="005924C3" w:rsidP="003A24C1">
      <w:pPr>
        <w:pStyle w:val="ActionStep1BulletPK"/>
        <w:keepNext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>5A/AB</w:t>
      </w:r>
      <w:r w:rsidR="004825F5" w:rsidRPr="003A24C1">
        <w:t xml:space="preserve">, </w:t>
      </w:r>
      <w:r w:rsidR="00ED4B8C" w:rsidRPr="003A24C1">
        <w:t>SYSTEM A BACKUP SCRAM VALVE</w:t>
      </w:r>
      <w:r w:rsidR="006216C7" w:rsidRPr="003A24C1">
        <w:t xml:space="preserve"> </w:t>
      </w:r>
      <w:r w:rsidR="009C4475" w:rsidRPr="003A24C1">
        <w:br/>
      </w:r>
      <w:r w:rsidR="00ED4B8C" w:rsidRPr="003A24C1">
        <w:t>indicating lights (2)</w:t>
      </w:r>
      <w:r w:rsidR="009C4475" w:rsidRPr="003A24C1">
        <w:tab/>
        <w:t>________</w:t>
      </w:r>
    </w:p>
    <w:p w:rsidR="00FD3F33" w:rsidRPr="003A24C1" w:rsidRDefault="005924C3" w:rsidP="003A24C1">
      <w:pPr>
        <w:pStyle w:val="ActionStep1BulletPK"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>5A/CD</w:t>
      </w:r>
      <w:r w:rsidR="004825F5" w:rsidRPr="003A24C1">
        <w:t xml:space="preserve">, </w:t>
      </w:r>
      <w:r w:rsidR="00ED4B8C" w:rsidRPr="003A24C1">
        <w:t>SYSTEM B BACKUP SCRAM VALVE</w:t>
      </w:r>
      <w:r w:rsidR="006216C7" w:rsidRPr="003A24C1">
        <w:t xml:space="preserve"> </w:t>
      </w:r>
      <w:r w:rsidR="009C4475" w:rsidRPr="003A24C1">
        <w:br/>
      </w:r>
      <w:r w:rsidR="00ED4B8C" w:rsidRPr="003A24C1">
        <w:t xml:space="preserve"> indicating lights (2)</w:t>
      </w:r>
      <w:r w:rsidR="009C4475" w:rsidRPr="003A24C1">
        <w:tab/>
        <w:t>________</w:t>
      </w:r>
    </w:p>
    <w:p w:rsidR="00941817" w:rsidRPr="003A24C1" w:rsidRDefault="00763BA3" w:rsidP="003A24C1">
      <w:pPr>
        <w:pStyle w:val="ActionStep1PK"/>
        <w:keepNext/>
      </w:pPr>
      <w:r w:rsidRPr="003A24C1">
        <w:rPr>
          <w:rStyle w:val="Bold"/>
        </w:rPr>
        <w:t>PROVIDE</w:t>
      </w:r>
      <w:r w:rsidRPr="003A24C1">
        <w:t xml:space="preserve"> </w:t>
      </w:r>
      <w:r w:rsidR="00ED4B8C" w:rsidRPr="003A24C1">
        <w:t>UO a copy of</w:t>
      </w:r>
      <w:r w:rsidR="00C95ED4" w:rsidRPr="003A24C1">
        <w:t xml:space="preserve"> </w:t>
      </w:r>
      <w:r w:rsidR="00C95ED4" w:rsidRPr="003A24C1">
        <w:fldChar w:fldCharType="begin"/>
      </w:r>
      <w:r w:rsidR="00C95ED4" w:rsidRPr="003A24C1">
        <w:instrText xml:space="preserve"> REF Supplement5369132_cr \h  \*MERGEFORMAT </w:instrText>
      </w:r>
      <w:r w:rsidR="00C95ED4" w:rsidRPr="003A24C1">
        <w:fldChar w:fldCharType="separate"/>
      </w:r>
      <w:r w:rsidR="003A24C1" w:rsidRPr="003A24C1">
        <w:t>Attachment </w:t>
      </w:r>
      <w:r w:rsidR="003A24C1">
        <w:t>1</w:t>
      </w:r>
      <w:r w:rsidR="00C95ED4" w:rsidRPr="003A24C1">
        <w:fldChar w:fldCharType="end"/>
      </w:r>
      <w:r w:rsidR="00C95ED4" w:rsidRPr="003A24C1">
        <w:t xml:space="preserve">, </w:t>
      </w:r>
      <w:r w:rsidR="00C95ED4" w:rsidRPr="003A24C1">
        <w:fldChar w:fldCharType="begin"/>
      </w:r>
      <w:r w:rsidR="00C95ED4" w:rsidRPr="003A24C1">
        <w:instrText xml:space="preserve"> REF SupplementTitle3647897_cr \h  \*MERGEFORMAT </w:instrText>
      </w:r>
      <w:r w:rsidR="00C95ED4" w:rsidRPr="003A24C1">
        <w:fldChar w:fldCharType="separate"/>
      </w:r>
      <w:r w:rsidR="003A24C1" w:rsidRPr="003A24C1">
        <w:t>Control Room Components Affected By Procedure Performance</w:t>
      </w:r>
      <w:r w:rsidR="00C95ED4" w:rsidRPr="003A24C1">
        <w:fldChar w:fldCharType="end"/>
      </w:r>
      <w:r w:rsidR="00ED4B8C" w:rsidRPr="003A24C1">
        <w:t>.</w:t>
      </w:r>
      <w:r w:rsidR="00ED4B8C" w:rsidRPr="003A24C1">
        <w:tab/>
        <w:t>________</w:t>
      </w:r>
    </w:p>
    <w:p w:rsidR="008B60C1" w:rsidRPr="003A24C1" w:rsidRDefault="00D95981" w:rsidP="003A24C1">
      <w:pPr>
        <w:pStyle w:val="ActionStep1PK"/>
        <w:keepNext/>
      </w:pPr>
      <w:r w:rsidRPr="003A24C1">
        <w:rPr>
          <w:rStyle w:val="Bold"/>
        </w:rPr>
        <w:t>REQUEST</w:t>
      </w:r>
      <w:r w:rsidRPr="003A24C1">
        <w:t xml:space="preserve"> UO or designee</w:t>
      </w:r>
      <w:r w:rsidR="008B60C1" w:rsidRPr="003A24C1">
        <w:t xml:space="preserve"> annotate the following at Recorder</w:t>
      </w:r>
      <w:r w:rsidR="000B66CC" w:rsidRPr="003A24C1">
        <w:t> </w:t>
      </w:r>
      <w:r w:rsidRPr="003A24C1">
        <w:t>2</w:t>
      </w:r>
      <w:r w:rsidR="004C4F43" w:rsidRPr="003A24C1">
        <w:noBreakHyphen/>
      </w:r>
      <w:r w:rsidRPr="003A24C1">
        <w:t>XR</w:t>
      </w:r>
      <w:r w:rsidR="004C4F43" w:rsidRPr="003A24C1">
        <w:noBreakHyphen/>
      </w:r>
      <w:r w:rsidRPr="003A24C1">
        <w:t>92</w:t>
      </w:r>
      <w:r w:rsidR="004C4F43" w:rsidRPr="003A24C1">
        <w:noBreakHyphen/>
      </w:r>
      <w:r w:rsidRPr="003A24C1">
        <w:t>7/46A Channel </w:t>
      </w:r>
      <w:r w:rsidR="00504178" w:rsidRPr="003A24C1">
        <w:t>3</w:t>
      </w:r>
      <w:r w:rsidR="008B60C1" w:rsidRPr="003A24C1">
        <w:t xml:space="preserve"> </w:t>
      </w:r>
      <w:r w:rsidR="00B14879" w:rsidRPr="003A24C1">
        <w:t>on Panel 2</w:t>
      </w:r>
      <w:r w:rsidR="004C4F43" w:rsidRPr="003A24C1">
        <w:noBreakHyphen/>
      </w:r>
      <w:r w:rsidR="00B14879" w:rsidRPr="003A24C1">
        <w:t>9</w:t>
      </w:r>
      <w:r w:rsidR="004C4F43" w:rsidRPr="003A24C1">
        <w:noBreakHyphen/>
      </w:r>
      <w:r w:rsidR="00B14879" w:rsidRPr="003A24C1">
        <w:t>5</w:t>
      </w:r>
      <w:r w:rsidR="008B60C1" w:rsidRPr="003A24C1">
        <w:t>:</w:t>
      </w:r>
    </w:p>
    <w:p w:rsidR="008B60C1" w:rsidRPr="003A24C1" w:rsidRDefault="008B60C1" w:rsidP="003A24C1">
      <w:pPr>
        <w:pStyle w:val="ActionStep1BulletPK"/>
        <w:keepNext/>
      </w:pPr>
      <w:r w:rsidRPr="003A24C1">
        <w:t>Channel 3</w:t>
      </w:r>
    </w:p>
    <w:p w:rsidR="008B60C1" w:rsidRPr="003A24C1" w:rsidRDefault="008B60C1" w:rsidP="003A24C1">
      <w:pPr>
        <w:pStyle w:val="ActionStep1BulletPK"/>
        <w:keepNext/>
      </w:pPr>
      <w:r w:rsidRPr="003A24C1">
        <w:t>2</w:t>
      </w:r>
      <w:r w:rsidRPr="003A24C1">
        <w:noBreakHyphen/>
        <w:t>SR</w:t>
      </w:r>
      <w:r w:rsidRPr="003A24C1">
        <w:noBreakHyphen/>
        <w:t>3.3.1.1.9(IRM A)</w:t>
      </w:r>
    </w:p>
    <w:p w:rsidR="00D95981" w:rsidRPr="003A24C1" w:rsidRDefault="008B60C1" w:rsidP="003A24C1">
      <w:pPr>
        <w:pStyle w:val="ActionStep1BulletPK"/>
      </w:pPr>
      <w:r w:rsidRPr="003A24C1">
        <w:t>Initials</w:t>
      </w:r>
      <w:r w:rsidRPr="003A24C1">
        <w:tab/>
        <w:t>________</w:t>
      </w:r>
    </w:p>
    <w:p w:rsidR="00283A46" w:rsidRPr="003A24C1" w:rsidRDefault="00283A46" w:rsidP="003A24C1">
      <w:pPr>
        <w:pStyle w:val="SectionBody"/>
        <w:pageBreakBefore/>
        <w:spacing w:before="0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B175A3" w:rsidRPr="003A24C1">
        <w:trPr>
          <w:cantSplit/>
          <w:tblHeader/>
          <w:jc w:val="center"/>
        </w:trPr>
        <w:tc>
          <w:tcPr>
            <w:tcW w:w="9936" w:type="dxa"/>
          </w:tcPr>
          <w:p w:rsidR="00B175A3" w:rsidRPr="003A24C1" w:rsidRDefault="00B175A3" w:rsidP="003A24C1">
            <w:pPr>
              <w:pStyle w:val="SpecialMessageHead"/>
            </w:pPr>
            <w:r w:rsidRPr="003A24C1">
              <w:t>NOTE</w:t>
            </w:r>
          </w:p>
        </w:tc>
      </w:tr>
      <w:tr w:rsidR="00B175A3" w:rsidRPr="003A24C1">
        <w:trPr>
          <w:cantSplit/>
          <w:jc w:val="center"/>
        </w:trPr>
        <w:tc>
          <w:tcPr>
            <w:tcW w:w="9936" w:type="dxa"/>
          </w:tcPr>
          <w:p w:rsidR="002A3AA2" w:rsidRPr="003A24C1" w:rsidRDefault="002A3AA2" w:rsidP="003A24C1">
            <w:pPr>
              <w:pStyle w:val="SpecialMessageText"/>
            </w:pPr>
            <w:r w:rsidRPr="003A24C1">
              <w:t xml:space="preserve">Local trips may be reset as needed throughout the </w:t>
            </w:r>
            <w:r w:rsidR="008752D1" w:rsidRPr="003A24C1">
              <w:t>procedure</w:t>
            </w:r>
            <w:r w:rsidR="009D4ADA" w:rsidRPr="003A24C1">
              <w:t>.</w:t>
            </w:r>
          </w:p>
        </w:tc>
      </w:tr>
    </w:tbl>
    <w:p w:rsidR="00FD3F33" w:rsidRPr="003A24C1" w:rsidRDefault="00ED4B8C" w:rsidP="003A24C1">
      <w:pPr>
        <w:pStyle w:val="SubSection"/>
      </w:pPr>
      <w:bookmarkStart w:id="41" w:name="_Toc68073350"/>
      <w:r w:rsidRPr="003A24C1">
        <w:t>Removal From Service</w:t>
      </w:r>
      <w:bookmarkEnd w:id="41"/>
    </w:p>
    <w:p w:rsidR="00EC71B8" w:rsidRPr="003A24C1" w:rsidRDefault="008752D1" w:rsidP="003A24C1">
      <w:pPr>
        <w:pStyle w:val="ActionStep1PK"/>
        <w:keepNext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CE5F38" w:rsidRPr="003A24C1">
        <w:t xml:space="preserve"> IRM A</w:t>
      </w:r>
      <w:r w:rsidR="00EC71B8" w:rsidRPr="003A24C1">
        <w:t xml:space="preserve"> in BYPASS</w:t>
      </w:r>
      <w:r w:rsidR="00F35FA7" w:rsidRPr="003A24C1">
        <w:t xml:space="preserve"> by placing 2</w:t>
      </w:r>
      <w:r w:rsidR="004C4F43" w:rsidRPr="003A24C1">
        <w:noBreakHyphen/>
      </w:r>
      <w:r w:rsidR="002D664E" w:rsidRPr="003A24C1">
        <w:t>HS</w:t>
      </w:r>
      <w:r w:rsidR="004C4F43" w:rsidRPr="003A24C1">
        <w:noBreakHyphen/>
      </w:r>
      <w:r w:rsidR="002D664E" w:rsidRPr="003A24C1">
        <w:t>92</w:t>
      </w:r>
      <w:r w:rsidR="004C4F43" w:rsidRPr="003A24C1">
        <w:noBreakHyphen/>
      </w:r>
      <w:r w:rsidR="002D664E" w:rsidRPr="003A24C1">
        <w:t>7A/S4A, IRM BYPASS</w:t>
      </w:r>
      <w:r w:rsidR="00BD613D" w:rsidRPr="003A24C1">
        <w:t>,</w:t>
      </w:r>
      <w:r w:rsidR="00CE5F38" w:rsidRPr="003A24C1">
        <w:t xml:space="preserve"> in CH</w:t>
      </w:r>
      <w:r w:rsidR="004C4F43" w:rsidRPr="003A24C1">
        <w:noBreakHyphen/>
      </w:r>
      <w:r w:rsidR="00CE5F38" w:rsidRPr="003A24C1">
        <w:t>A</w:t>
      </w:r>
      <w:r w:rsidR="00B00981" w:rsidRPr="003A24C1">
        <w:t xml:space="preserve"> Position</w:t>
      </w:r>
      <w:r w:rsidR="002D664E" w:rsidRPr="003A24C1">
        <w:t>.</w:t>
      </w:r>
      <w:r w:rsidR="00EC71B8" w:rsidRPr="003A24C1">
        <w:tab/>
        <w:t>________</w:t>
      </w:r>
    </w:p>
    <w:p w:rsidR="00BE37F8" w:rsidRPr="003A24C1" w:rsidRDefault="00BE37F8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Pr="003A24C1">
        <w:t xml:space="preserve">, REACTOR MODE SWITCH is </w:t>
      </w:r>
      <w:r w:rsidRPr="003A24C1">
        <w:rPr>
          <w:rStyle w:val="Bold"/>
        </w:rPr>
        <w:t>NOT</w:t>
      </w:r>
      <w:r w:rsidRPr="003A24C1">
        <w:t xml:space="preserve"> in RUN,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CHAN A IRM BYPASSED indicating light is ILLUMINATED</w:t>
      </w:r>
      <w:r w:rsidR="005B0F62" w:rsidRPr="003A24C1">
        <w:t xml:space="preserve"> on Panel</w:t>
      </w:r>
      <w:r w:rsidR="0026317E" w:rsidRPr="003A24C1">
        <w:t> </w:t>
      </w:r>
      <w:r w:rsidR="005B0F62" w:rsidRPr="003A24C1">
        <w:t>2</w:t>
      </w:r>
      <w:r w:rsidR="004C4F43" w:rsidRPr="003A24C1">
        <w:noBreakHyphen/>
      </w:r>
      <w:r w:rsidR="005B0F62" w:rsidRPr="003A24C1">
        <w:t>9</w:t>
      </w:r>
      <w:r w:rsidR="004C4F43" w:rsidRPr="003A24C1">
        <w:noBreakHyphen/>
      </w:r>
      <w:r w:rsidR="005B0F62" w:rsidRPr="003A24C1">
        <w:t>5</w:t>
      </w:r>
      <w:r w:rsidRPr="003A24C1">
        <w:t>.</w:t>
      </w:r>
      <w:r w:rsidR="005B0F62" w:rsidRPr="003A24C1">
        <w:t xml:space="preserve"> </w:t>
      </w:r>
      <w:r w:rsidR="004F0F69" w:rsidRPr="003A24C1">
        <w:t xml:space="preserve"> </w:t>
      </w:r>
      <w:r w:rsidR="005B0F62" w:rsidRPr="003A24C1">
        <w:t xml:space="preserve">Otherwise, </w:t>
      </w:r>
      <w:r w:rsidR="005B0F62" w:rsidRPr="003A24C1">
        <w:rPr>
          <w:rStyle w:val="Bold"/>
        </w:rPr>
        <w:t>MARK</w:t>
      </w:r>
      <w:r w:rsidR="005B0F62" w:rsidRPr="003A24C1">
        <w:t xml:space="preserve"> N/A.</w:t>
      </w:r>
      <w:r w:rsidRPr="003A24C1">
        <w:tab/>
        <w:t>________</w:t>
      </w:r>
    </w:p>
    <w:p w:rsidR="00AF3885" w:rsidRPr="003A24C1" w:rsidRDefault="00E25C81" w:rsidP="003A24C1">
      <w:pPr>
        <w:pStyle w:val="ActionStep1PK"/>
      </w:pPr>
      <w:r w:rsidRPr="003A24C1">
        <w:rPr>
          <w:rStyle w:val="Bold"/>
        </w:rPr>
        <w:t>CHECK</w:t>
      </w:r>
      <w:r w:rsidRPr="003A24C1">
        <w:t xml:space="preserve"> </w:t>
      </w:r>
      <w:r w:rsidR="008B09DB" w:rsidRPr="003A24C1">
        <w:t>B</w:t>
      </w:r>
      <w:r w:rsidR="004825F5" w:rsidRPr="003A24C1">
        <w:t>YPASSED</w:t>
      </w:r>
      <w:r w:rsidR="008B09DB" w:rsidRPr="003A24C1">
        <w:t xml:space="preserve"> </w:t>
      </w:r>
      <w:r w:rsidR="008C3D77" w:rsidRPr="003A24C1">
        <w:t>IRM</w:t>
      </w:r>
      <w:r w:rsidR="008B09DB" w:rsidRPr="003A24C1">
        <w:t xml:space="preserve"> </w:t>
      </w:r>
      <w:r w:rsidR="00392FBB" w:rsidRPr="003A24C1">
        <w:t>CH A</w:t>
      </w:r>
      <w:r w:rsidR="004825F5" w:rsidRPr="003A24C1">
        <w:t xml:space="preserve"> </w:t>
      </w:r>
      <w:r w:rsidR="008B09DB" w:rsidRPr="003A24C1">
        <w:t xml:space="preserve">indicating light is </w:t>
      </w:r>
      <w:r w:rsidR="005402D3" w:rsidRPr="003A24C1">
        <w:t>ILLUMINATED</w:t>
      </w:r>
      <w:r w:rsidR="000D5335" w:rsidRPr="003A24C1">
        <w:t xml:space="preserve"> on Panel</w:t>
      </w:r>
      <w:r w:rsidR="0026317E" w:rsidRPr="003A24C1">
        <w:t> </w:t>
      </w:r>
      <w:r w:rsidR="000D5335" w:rsidRPr="003A24C1">
        <w:t>2</w:t>
      </w:r>
      <w:r w:rsidR="004C4F43" w:rsidRPr="003A24C1">
        <w:noBreakHyphen/>
      </w:r>
      <w:r w:rsidR="000D5335" w:rsidRPr="003A24C1">
        <w:t>9</w:t>
      </w:r>
      <w:r w:rsidR="004C4F43" w:rsidRPr="003A24C1">
        <w:noBreakHyphen/>
      </w:r>
      <w:r w:rsidR="000D5335" w:rsidRPr="003A24C1">
        <w:t>12</w:t>
      </w:r>
      <w:r w:rsidR="008B09DB" w:rsidRPr="003A24C1">
        <w:t>.</w:t>
      </w:r>
      <w:r w:rsidR="00AF3885" w:rsidRPr="003A24C1">
        <w:tab/>
        <w:t>________</w:t>
      </w:r>
    </w:p>
    <w:p w:rsidR="00BE37F8" w:rsidRPr="003A24C1" w:rsidRDefault="00BE37F8" w:rsidP="003A24C1">
      <w:pPr>
        <w:pStyle w:val="ActionStep1PK"/>
      </w:pPr>
      <w:r w:rsidRPr="003A24C1">
        <w:rPr>
          <w:rStyle w:val="Bold"/>
        </w:rPr>
        <w:t>OPEN</w:t>
      </w:r>
      <w:r w:rsidRPr="003A24C1">
        <w:t xml:space="preserve"> CHANNEL A IRM drawer</w:t>
      </w:r>
      <w:r w:rsidR="005B0F62" w:rsidRPr="003A24C1">
        <w:t xml:space="preserve"> on Panel</w:t>
      </w:r>
      <w:r w:rsidR="0026317E" w:rsidRPr="003A24C1">
        <w:t> </w:t>
      </w:r>
      <w:r w:rsidR="005B0F62" w:rsidRPr="003A24C1">
        <w:t>2</w:t>
      </w:r>
      <w:r w:rsidR="004C4F43" w:rsidRPr="003A24C1">
        <w:noBreakHyphen/>
      </w:r>
      <w:r w:rsidR="005B0F62" w:rsidRPr="003A24C1">
        <w:t>9</w:t>
      </w:r>
      <w:r w:rsidR="004C4F43" w:rsidRPr="003A24C1">
        <w:noBreakHyphen/>
      </w:r>
      <w:r w:rsidR="005B0F62" w:rsidRPr="003A24C1">
        <w:t>12</w:t>
      </w:r>
      <w:r w:rsidRPr="003A24C1">
        <w:t>.</w:t>
      </w:r>
      <w:r w:rsidRPr="003A24C1">
        <w:tab/>
        <w:t>________</w:t>
      </w:r>
    </w:p>
    <w:p w:rsidR="00E93477" w:rsidRPr="003A24C1" w:rsidRDefault="00E93477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C43C3D" w:rsidRPr="003A24C1">
        <w:t>no</w:t>
      </w:r>
      <w:r w:rsidRPr="003A24C1">
        <w:t xml:space="preserve"> other IRMs are bypassed </w:t>
      </w:r>
      <w:r w:rsidR="002B78DC" w:rsidRPr="003A24C1">
        <w:rPr>
          <w:rStyle w:val="Bold"/>
        </w:rPr>
        <w:t>AND</w:t>
      </w:r>
      <w:r w:rsidR="002B78DC" w:rsidRPr="003A24C1">
        <w:t xml:space="preserve"> </w:t>
      </w:r>
      <w:r w:rsidRPr="003A24C1">
        <w:t xml:space="preserve">computer is </w:t>
      </w:r>
      <w:r w:rsidR="00042C7D" w:rsidRPr="003A24C1">
        <w:t>OPERABLE</w:t>
      </w:r>
      <w:r w:rsidRPr="003A24C1">
        <w:t>,</w:t>
      </w:r>
      <w:r w:rsidR="00BE37F8" w:rsidRPr="003A24C1">
        <w:t xml:space="preserve"> </w:t>
      </w:r>
      <w:r w:rsidR="00BE37F8" w:rsidRPr="003A24C1">
        <w:rPr>
          <w:rStyle w:val="Bold"/>
        </w:rPr>
        <w:t xml:space="preserve">AND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="0071209A" w:rsidRPr="003A24C1">
        <w:t>, REACTOR MODE SWITCH is</w:t>
      </w:r>
      <w:r w:rsidR="00BE37F8" w:rsidRPr="003A24C1">
        <w:t xml:space="preserve"> </w:t>
      </w:r>
      <w:r w:rsidR="00BE37F8" w:rsidRPr="003A24C1">
        <w:rPr>
          <w:rStyle w:val="Bold"/>
        </w:rPr>
        <w:t>NOT</w:t>
      </w:r>
      <w:r w:rsidR="00BE37F8" w:rsidRPr="003A24C1">
        <w:t xml:space="preserve"> in RUN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DIG125 indicate</w:t>
      </w:r>
      <w:r w:rsidR="0089170A" w:rsidRPr="003A24C1">
        <w:t>s</w:t>
      </w:r>
      <w:r w:rsidRPr="003A24C1">
        <w:t xml:space="preserve"> BYPASS.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N/A.</w:t>
      </w:r>
      <w:r w:rsidR="008752D1" w:rsidRPr="003A24C1">
        <w:tab/>
        <w:t>________</w:t>
      </w:r>
    </w:p>
    <w:p w:rsidR="00AD2944" w:rsidRPr="003A24C1" w:rsidRDefault="00E25C81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5B0F62" w:rsidRPr="003A24C1">
        <w:t xml:space="preserve">date and </w:t>
      </w:r>
      <w:r w:rsidR="00966156" w:rsidRPr="003A24C1">
        <w:t>time</w:t>
      </w:r>
      <w:r w:rsidR="00AD2944" w:rsidRPr="003A24C1">
        <w:t xml:space="preserve"> channel removed from service.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1332"/>
        <w:gridCol w:w="1098"/>
        <w:gridCol w:w="1350"/>
        <w:gridCol w:w="1296"/>
        <w:gridCol w:w="360"/>
        <w:gridCol w:w="1368"/>
      </w:tblGrid>
      <w:tr w:rsidR="005B0F62" w:rsidRPr="003A24C1" w:rsidTr="004A30F9">
        <w:trPr>
          <w:cantSplit/>
          <w:jc w:val="right"/>
        </w:trPr>
        <w:tc>
          <w:tcPr>
            <w:tcW w:w="1332" w:type="dxa"/>
          </w:tcPr>
          <w:p w:rsidR="005B0F62" w:rsidRPr="003A24C1" w:rsidRDefault="005B0F62" w:rsidP="003A24C1">
            <w:pPr>
              <w:pStyle w:val="Table12Right"/>
              <w:spacing w:after="20"/>
            </w:pPr>
            <w:r w:rsidRPr="003A24C1">
              <w:t>Date</w:t>
            </w:r>
          </w:p>
        </w:tc>
        <w:tc>
          <w:tcPr>
            <w:tcW w:w="1098" w:type="dxa"/>
            <w:tcBorders>
              <w:bottom w:val="single" w:sz="6" w:space="0" w:color="auto"/>
            </w:tcBorders>
          </w:tcPr>
          <w:p w:rsidR="005B0F62" w:rsidRPr="003A24C1" w:rsidRDefault="005B0F62" w:rsidP="003A24C1">
            <w:pPr>
              <w:pStyle w:val="Table12Center"/>
              <w:spacing w:after="20"/>
            </w:pPr>
          </w:p>
        </w:tc>
        <w:tc>
          <w:tcPr>
            <w:tcW w:w="1350" w:type="dxa"/>
          </w:tcPr>
          <w:p w:rsidR="005B0F62" w:rsidRPr="003A24C1" w:rsidRDefault="005B0F62" w:rsidP="003A24C1">
            <w:pPr>
              <w:pStyle w:val="Table12Right"/>
              <w:spacing w:after="20"/>
            </w:pPr>
            <w:r w:rsidRPr="003A24C1">
              <w:t>Time</w:t>
            </w:r>
          </w:p>
        </w:tc>
        <w:tc>
          <w:tcPr>
            <w:tcW w:w="1296" w:type="dxa"/>
            <w:tcBorders>
              <w:bottom w:val="single" w:sz="6" w:space="0" w:color="auto"/>
            </w:tcBorders>
          </w:tcPr>
          <w:p w:rsidR="005B0F62" w:rsidRPr="003A24C1" w:rsidRDefault="005B0F62" w:rsidP="003A24C1">
            <w:pPr>
              <w:pStyle w:val="Table12Center"/>
              <w:spacing w:after="20"/>
            </w:pPr>
          </w:p>
        </w:tc>
        <w:tc>
          <w:tcPr>
            <w:tcW w:w="360" w:type="dxa"/>
          </w:tcPr>
          <w:p w:rsidR="005B0F62" w:rsidRPr="003A24C1" w:rsidRDefault="005B0F62" w:rsidP="003A24C1">
            <w:pPr>
              <w:pStyle w:val="Table12Center"/>
              <w:spacing w:after="20"/>
            </w:pPr>
          </w:p>
        </w:tc>
        <w:tc>
          <w:tcPr>
            <w:tcW w:w="1368" w:type="dxa"/>
          </w:tcPr>
          <w:p w:rsidR="005B0F62" w:rsidRPr="003A24C1" w:rsidRDefault="005B0F62" w:rsidP="003A24C1">
            <w:pPr>
              <w:pStyle w:val="Table12Center"/>
              <w:spacing w:after="20"/>
            </w:pPr>
            <w:r w:rsidRPr="003A24C1">
              <w:t>________</w:t>
            </w:r>
          </w:p>
        </w:tc>
      </w:tr>
    </w:tbl>
    <w:p w:rsidR="005B0F62" w:rsidRPr="003A24C1" w:rsidRDefault="005B0F62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5B0F62" w:rsidRPr="003A24C1" w:rsidTr="005B0F62">
        <w:trPr>
          <w:cantSplit/>
          <w:tblHeader/>
          <w:jc w:val="center"/>
        </w:trPr>
        <w:tc>
          <w:tcPr>
            <w:tcW w:w="9936" w:type="dxa"/>
          </w:tcPr>
          <w:p w:rsidR="005B0F62" w:rsidRPr="003A24C1" w:rsidRDefault="005B0F62" w:rsidP="003A24C1">
            <w:pPr>
              <w:pStyle w:val="SpecialMessageHead"/>
            </w:pPr>
            <w:r w:rsidRPr="003A24C1">
              <w:t>NOTE</w:t>
            </w:r>
          </w:p>
        </w:tc>
      </w:tr>
      <w:tr w:rsidR="005B0F62" w:rsidRPr="003A24C1">
        <w:trPr>
          <w:cantSplit/>
          <w:jc w:val="center"/>
        </w:trPr>
        <w:tc>
          <w:tcPr>
            <w:tcW w:w="9936" w:type="dxa"/>
          </w:tcPr>
          <w:p w:rsidR="005B0F62" w:rsidRPr="003A24C1" w:rsidRDefault="005B0F62" w:rsidP="003A24C1">
            <w:pPr>
              <w:pStyle w:val="SpecialMessageText"/>
            </w:pPr>
            <w:r w:rsidRPr="003A24C1">
              <w:t>All actions will be performed at CHANNEL A IRM drawer unless otherwise stated.</w:t>
            </w:r>
          </w:p>
        </w:tc>
      </w:tr>
    </w:tbl>
    <w:p w:rsidR="00FD3F33" w:rsidRPr="003A24C1" w:rsidRDefault="00F55300" w:rsidP="003A24C1">
      <w:pPr>
        <w:pStyle w:val="SubSection"/>
      </w:pPr>
      <w:bookmarkStart w:id="42" w:name="cr_8248993"/>
      <w:bookmarkStart w:id="43" w:name="rh_3927840"/>
      <w:bookmarkStart w:id="44" w:name="rh_6320732"/>
      <w:bookmarkStart w:id="45" w:name="rh_3787907"/>
      <w:bookmarkStart w:id="46" w:name="rh_4325687"/>
      <w:bookmarkStart w:id="47" w:name="_Toc68073351"/>
      <w:r w:rsidRPr="003A24C1">
        <w:t>C</w:t>
      </w:r>
      <w:r w:rsidR="00AE34C1" w:rsidRPr="003A24C1">
        <w:t>hannel</w:t>
      </w:r>
      <w:r w:rsidRPr="003A24C1">
        <w:t xml:space="preserve"> </w:t>
      </w:r>
      <w:r w:rsidR="00C568C1" w:rsidRPr="003A24C1">
        <w:t>IRM A</w:t>
      </w:r>
      <w:r w:rsidR="00ED4B8C" w:rsidRPr="003A24C1">
        <w:t xml:space="preserve"> </w:t>
      </w:r>
      <w:r w:rsidR="00EA6585" w:rsidRPr="003A24C1">
        <w:t>As</w:t>
      </w:r>
      <w:r w:rsidR="004C4F43" w:rsidRPr="003A24C1">
        <w:noBreakHyphen/>
      </w:r>
      <w:r w:rsidR="00EA6585" w:rsidRPr="003A24C1">
        <w:t>Found</w:t>
      </w:r>
      <w:r w:rsidR="00ED4B8C" w:rsidRPr="003A24C1">
        <w:t xml:space="preserve"> Data</w:t>
      </w:r>
      <w:bookmarkEnd w:id="42"/>
      <w:bookmarkEnd w:id="43"/>
      <w:bookmarkEnd w:id="44"/>
      <w:bookmarkEnd w:id="45"/>
      <w:bookmarkEnd w:id="46"/>
      <w:bookmarkEnd w:id="47"/>
    </w:p>
    <w:p w:rsidR="00FD3F33" w:rsidRPr="003A24C1" w:rsidRDefault="00E25C81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ED4B8C" w:rsidRPr="003A24C1">
        <w:t xml:space="preserve">preamp input cable from J1 </w:t>
      </w:r>
      <w:r w:rsidR="0089170A" w:rsidRPr="003A24C1">
        <w:t>i</w:t>
      </w:r>
      <w:r w:rsidR="001B0231" w:rsidRPr="003A24C1">
        <w:t>n</w:t>
      </w:r>
      <w:r w:rsidR="005660C9" w:rsidRPr="003A24C1">
        <w:t xml:space="preserve"> IRM</w:t>
      </w:r>
      <w:r w:rsidR="00ED4B8C" w:rsidRPr="003A24C1">
        <w:t xml:space="preserve"> drawer.</w:t>
      </w:r>
      <w:r w:rsidR="00D77443" w:rsidRPr="003A24C1">
        <w:tab/>
        <w:t>________</w:t>
      </w:r>
    </w:p>
    <w:p w:rsidR="00FD3F33" w:rsidRPr="003A24C1" w:rsidRDefault="00E25C81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</w:t>
      </w:r>
      <w:r w:rsidR="00ED4B8C" w:rsidRPr="003A24C1">
        <w:t>amplitude controls on test oscillator for minimum voltage output.</w:t>
      </w:r>
      <w:r w:rsidR="00ED4B8C" w:rsidRPr="003A24C1">
        <w:tab/>
        <w:t>________</w:t>
      </w:r>
    </w:p>
    <w:p w:rsidR="00FD3F33" w:rsidRPr="003A24C1" w:rsidRDefault="00E25C81" w:rsidP="003A24C1">
      <w:pPr>
        <w:pStyle w:val="ActionStep1PK"/>
      </w:pPr>
      <w:r w:rsidRPr="003A24C1">
        <w:rPr>
          <w:rStyle w:val="Bold"/>
        </w:rPr>
        <w:lastRenderedPageBreak/>
        <w:t>ADJUST</w:t>
      </w:r>
      <w:r w:rsidRPr="003A24C1">
        <w:t xml:space="preserve"> </w:t>
      </w:r>
      <w:r w:rsidR="00ED4B8C" w:rsidRPr="003A24C1">
        <w:t>oscillator output frequency to 100</w:t>
      </w:r>
      <w:r w:rsidR="008F6CFC" w:rsidRPr="003A24C1">
        <w:t> </w:t>
      </w:r>
      <w:r w:rsidR="00ED4B8C" w:rsidRPr="003A24C1">
        <w:t>KHz.</w:t>
      </w:r>
      <w:r w:rsidR="00ED4B8C" w:rsidRPr="003A24C1">
        <w:tab/>
        <w:t>________</w:t>
      </w:r>
    </w:p>
    <w:p w:rsidR="00FD3F33" w:rsidRPr="003A24C1" w:rsidRDefault="005B0F62" w:rsidP="003A24C1">
      <w:pPr>
        <w:pStyle w:val="ActionStep1PK"/>
      </w:pPr>
      <w:r w:rsidRPr="003A24C1">
        <w:t>Using BNC</w:t>
      </w:r>
      <w:r w:rsidR="004C4F43" w:rsidRPr="003A24C1">
        <w:noBreakHyphen/>
      </w:r>
      <w:r w:rsidRPr="003A24C1">
        <w:t xml:space="preserve">T connector, </w:t>
      </w:r>
      <w:r w:rsidR="00E25C81" w:rsidRPr="003A24C1">
        <w:rPr>
          <w:rStyle w:val="Bold"/>
        </w:rPr>
        <w:t>CONNECT</w:t>
      </w:r>
      <w:r w:rsidR="00E25C81" w:rsidRPr="003A24C1">
        <w:t xml:space="preserve"> </w:t>
      </w:r>
      <w:r w:rsidR="00ED4B8C" w:rsidRPr="003A24C1">
        <w:t>RMS voltmeter to test oscillator 600</w:t>
      </w:r>
      <w:r w:rsidR="00ED4B8C" w:rsidRPr="003A24C1">
        <w:sym w:font="Symbol" w:char="F057"/>
      </w:r>
      <w:r w:rsidR="00ED4B8C" w:rsidRPr="003A24C1">
        <w:t xml:space="preserve"> output cable.</w:t>
      </w:r>
      <w:r w:rsidR="00ED4B8C" w:rsidRPr="003A24C1">
        <w:tab/>
        <w:t>________</w:t>
      </w:r>
    </w:p>
    <w:p w:rsidR="00FD3F33" w:rsidRPr="003A24C1" w:rsidRDefault="00E25C81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</w:t>
      </w:r>
      <w:r w:rsidR="00ED4B8C" w:rsidRPr="003A24C1">
        <w:t>test oscillator to J1</w:t>
      </w:r>
      <w:r w:rsidR="0089170A" w:rsidRPr="003A24C1">
        <w:t>.</w:t>
      </w:r>
      <w:r w:rsidR="00ED4B8C" w:rsidRPr="003A24C1">
        <w:tab/>
        <w:t>________</w:t>
      </w:r>
    </w:p>
    <w:p w:rsidR="00FD3F33" w:rsidRPr="003A24C1" w:rsidRDefault="00312C5E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 place</w:t>
      </w:r>
      <w:r w:rsidR="00E25C81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7/42A, CHANNEL A</w:t>
      </w:r>
      <w:r w:rsidR="00B00981" w:rsidRPr="003A24C1">
        <w:t xml:space="preserve"> </w:t>
      </w:r>
      <w:r w:rsidR="009B134E" w:rsidRPr="003A24C1">
        <w:t xml:space="preserve">IRM </w:t>
      </w:r>
      <w:r w:rsidR="00B00981" w:rsidRPr="003A24C1">
        <w:t xml:space="preserve">RANGE SWITCH </w:t>
      </w:r>
      <w:r w:rsidR="00ED4B8C" w:rsidRPr="003A24C1">
        <w:t>in Position 2.</w:t>
      </w:r>
      <w:r w:rsidR="00E915B0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RAISE</w:t>
      </w:r>
      <w:r w:rsidRPr="003A24C1">
        <w:t xml:space="preserve"> oscillator amplitude until IRM front panel meter indicates </w:t>
      </w:r>
      <w:r w:rsidR="00493FDF" w:rsidRPr="003A24C1">
        <w:t>15</w:t>
      </w:r>
      <w:r w:rsidR="0026317E" w:rsidRPr="003A24C1">
        <w:t> </w:t>
      </w:r>
      <w:r w:rsidR="0089170A" w:rsidRPr="003A24C1">
        <w:t>UNITS</w:t>
      </w:r>
      <w:r w:rsidR="00312C5E" w:rsidRPr="003A24C1">
        <w:t xml:space="preserve"> </w:t>
      </w:r>
      <w:r w:rsidRPr="003A24C1">
        <w:t>on black scale.</w:t>
      </w:r>
      <w:r w:rsidRPr="003A24C1">
        <w:tab/>
        <w:t>________</w:t>
      </w:r>
    </w:p>
    <w:p w:rsidR="00FD3F33" w:rsidRPr="003A24C1" w:rsidRDefault="00BC2D9C" w:rsidP="003A24C1">
      <w:pPr>
        <w:pStyle w:val="ActionStep1PK"/>
      </w:pPr>
      <w:r w:rsidRPr="003A24C1">
        <w:rPr>
          <w:rStyle w:val="Bold"/>
        </w:rPr>
        <w:t xml:space="preserve">RESET </w:t>
      </w:r>
      <w:r w:rsidRPr="003A24C1">
        <w:t>local IRM alarms using</w:t>
      </w:r>
      <w:r w:rsidR="001B0231" w:rsidRPr="003A24C1">
        <w:t xml:space="preserve"> R</w:t>
      </w:r>
      <w:r w:rsidR="00946CA1" w:rsidRPr="003A24C1">
        <w:t>ESET</w:t>
      </w:r>
      <w:r w:rsidR="001B0231" w:rsidRPr="003A24C1">
        <w:t xml:space="preserve"> switch on</w:t>
      </w:r>
      <w:r w:rsidR="005660C9" w:rsidRPr="003A24C1">
        <w:t xml:space="preserve"> IRM </w:t>
      </w:r>
      <w:r w:rsidR="00ED4B8C" w:rsidRPr="003A24C1">
        <w:t>drawer.</w:t>
      </w:r>
      <w:r w:rsidR="00ED4B8C" w:rsidRPr="003A24C1">
        <w:tab/>
        <w:t>________</w:t>
      </w:r>
    </w:p>
    <w:p w:rsidR="00FD3F33" w:rsidRPr="003A24C1" w:rsidRDefault="00C254E8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following local indicating lights </w:t>
      </w:r>
      <w:r w:rsidR="009D3399" w:rsidRPr="003A24C1">
        <w:t>on</w:t>
      </w:r>
      <w:r w:rsidR="005660C9" w:rsidRPr="003A24C1">
        <w:t xml:space="preserve"> IRM </w:t>
      </w:r>
      <w:r w:rsidR="009D3399" w:rsidRPr="003A24C1">
        <w:t xml:space="preserve">drawer </w:t>
      </w:r>
      <w:r w:rsidR="00ED4B8C" w:rsidRPr="003A24C1">
        <w:t xml:space="preserve">are </w:t>
      </w:r>
      <w:r w:rsidR="005402D3" w:rsidRPr="003A24C1">
        <w:t>EXTINGUISHED</w:t>
      </w:r>
      <w:r w:rsidR="00ED4B8C" w:rsidRPr="003A24C1">
        <w:t>:</w:t>
      </w:r>
    </w:p>
    <w:p w:rsidR="00FD3F33" w:rsidRPr="003A24C1" w:rsidRDefault="00ED4B8C" w:rsidP="003A24C1">
      <w:pPr>
        <w:pStyle w:val="ActionStep1BulletPK"/>
        <w:keepNext/>
      </w:pPr>
      <w:r w:rsidRPr="003A24C1">
        <w:t>D</w:t>
      </w:r>
      <w:r w:rsidR="0089170A" w:rsidRPr="003A24C1">
        <w:t>OWNSCALE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>U</w:t>
      </w:r>
      <w:r w:rsidR="0089170A" w:rsidRPr="003A24C1">
        <w:t>PSCALE</w:t>
      </w:r>
      <w:r w:rsidR="00433A4A" w:rsidRPr="003A24C1">
        <w:t xml:space="preserve"> HIGH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>U</w:t>
      </w:r>
      <w:r w:rsidR="0089170A" w:rsidRPr="003A24C1">
        <w:t>PSCALE HIGH HIGH</w:t>
      </w:r>
      <w:r w:rsidRPr="003A24C1">
        <w:t>.</w:t>
      </w:r>
      <w:r w:rsidRPr="003A24C1">
        <w:tab/>
        <w:t>________</w:t>
      </w:r>
    </w:p>
    <w:p w:rsidR="00FD3F33" w:rsidRPr="003A24C1" w:rsidRDefault="00D86A2C" w:rsidP="003A24C1">
      <w:pPr>
        <w:pStyle w:val="ActionStep1BulletPK"/>
      </w:pPr>
      <w:r w:rsidRPr="003A24C1">
        <w:t>INOP</w:t>
      </w:r>
      <w:r w:rsidR="00ED4B8C" w:rsidRPr="003A24C1">
        <w:tab/>
        <w:t>________</w:t>
      </w:r>
    </w:p>
    <w:p w:rsidR="003F70C1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recorder cable from J4 </w:t>
      </w:r>
      <w:r w:rsidR="0089170A" w:rsidRPr="003A24C1">
        <w:t>i</w:t>
      </w:r>
      <w:r w:rsidR="001B0231" w:rsidRPr="003A24C1">
        <w:t>n</w:t>
      </w:r>
      <w:r w:rsidR="005660C9" w:rsidRPr="003A24C1">
        <w:t xml:space="preserve"> IRM </w:t>
      </w:r>
      <w:r w:rsidRPr="003A24C1">
        <w:t>drawe</w:t>
      </w:r>
      <w:r w:rsidR="003F70C1" w:rsidRPr="003A24C1">
        <w:t>r.</w:t>
      </w:r>
      <w:r w:rsidR="003F70C1" w:rsidRPr="003A24C1">
        <w:tab/>
        <w:t>________</w:t>
      </w:r>
    </w:p>
    <w:p w:rsidR="00FD3F33" w:rsidRPr="003A24C1" w:rsidRDefault="00462DC2" w:rsidP="003A24C1">
      <w:pPr>
        <w:pStyle w:val="ActionStep1PK"/>
      </w:pPr>
      <w:r w:rsidRPr="003A24C1">
        <w:rPr>
          <w:rStyle w:val="Bold"/>
        </w:rPr>
        <w:t>CONNECT</w:t>
      </w:r>
      <w:r w:rsidR="00ED4B8C" w:rsidRPr="003A24C1">
        <w:t xml:space="preserve"> J4 adapter</w:t>
      </w:r>
      <w:r w:rsidRPr="003A24C1">
        <w:t xml:space="preserve"> </w:t>
      </w:r>
      <w:r w:rsidR="001B0231" w:rsidRPr="003A24C1">
        <w:t>to J4 at rear of</w:t>
      </w:r>
      <w:r w:rsidR="009B134E" w:rsidRPr="003A24C1">
        <w:t xml:space="preserve"> IRM drawer</w:t>
      </w:r>
      <w:r w:rsidR="00ED4B8C" w:rsidRPr="003A24C1">
        <w:t>.</w:t>
      </w:r>
      <w:r w:rsidR="00ED4B8C" w:rsidRPr="003A24C1">
        <w:tab/>
        <w:t>________</w:t>
      </w:r>
    </w:p>
    <w:p w:rsidR="003F70C1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D</w:t>
      </w:r>
      <w:r w:rsidR="0089170A" w:rsidRPr="003A24C1">
        <w:t>M</w:t>
      </w:r>
      <w:r w:rsidRPr="003A24C1">
        <w:t>M on 2 Vdc scale</w:t>
      </w:r>
      <w:r w:rsidR="003F70C1" w:rsidRPr="003A24C1">
        <w:t>.</w:t>
      </w:r>
      <w:r w:rsidR="00843CA2" w:rsidRPr="003A24C1">
        <w:tab/>
        <w:t>________</w:t>
      </w:r>
    </w:p>
    <w:p w:rsidR="00FD3F33" w:rsidRPr="003A24C1" w:rsidRDefault="00462DC2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DMM to J4 adapter test jacks H(+) and K(</w:t>
      </w:r>
      <w:r w:rsidR="004C4F43" w:rsidRPr="003A24C1">
        <w:noBreakHyphen/>
      </w:r>
      <w:r w:rsidRPr="003A24C1">
        <w:t>)</w:t>
      </w:r>
      <w:r w:rsidR="00ED4B8C" w:rsidRPr="003A24C1">
        <w:t>.</w:t>
      </w:r>
      <w:r w:rsidR="00ED4B8C" w:rsidRPr="003A24C1">
        <w:tab/>
        <w:t>________</w:t>
      </w:r>
    </w:p>
    <w:p w:rsidR="00F71672" w:rsidRPr="003A24C1" w:rsidRDefault="00F71672" w:rsidP="003A24C1">
      <w:pPr>
        <w:pStyle w:val="ActionStep1PK"/>
      </w:pPr>
      <w:r w:rsidRPr="003A24C1">
        <w:rPr>
          <w:rStyle w:val="Bold"/>
        </w:rPr>
        <w:t>APPLY</w:t>
      </w:r>
      <w:r w:rsidRPr="003A24C1">
        <w:t xml:space="preserve"> </w:t>
      </w:r>
      <w:r w:rsidR="00ED5AC6" w:rsidRPr="003A24C1">
        <w:t>power to Programma TM200 timer.</w:t>
      </w:r>
      <w:r w:rsidR="00ED5AC6" w:rsidRPr="003A24C1">
        <w:tab/>
        <w:t>________</w:t>
      </w:r>
    </w:p>
    <w:p w:rsidR="00ED5AC6" w:rsidRPr="003A24C1" w:rsidRDefault="00ED5AC6" w:rsidP="003A24C1">
      <w:pPr>
        <w:pStyle w:val="ActionStep1PK"/>
      </w:pPr>
      <w:r w:rsidRPr="003A24C1">
        <w:rPr>
          <w:rStyle w:val="Bold"/>
        </w:rPr>
        <w:t>SET</w:t>
      </w:r>
      <w:r w:rsidRPr="003A24C1">
        <w:t xml:space="preserve"> START and STOP functions as shown in </w:t>
      </w:r>
      <w:r w:rsidR="002F1386" w:rsidRPr="003A24C1">
        <w:fldChar w:fldCharType="begin"/>
      </w:r>
      <w:r w:rsidR="002F1386" w:rsidRPr="003A24C1">
        <w:instrText xml:space="preserve"> REF Supplement1752075_cr \h  \*MERGEFORMAT </w:instrText>
      </w:r>
      <w:r w:rsidR="002F1386" w:rsidRPr="003A24C1">
        <w:fldChar w:fldCharType="separate"/>
      </w:r>
      <w:r w:rsidR="003A24C1" w:rsidRPr="003A24C1">
        <w:t>Attachment </w:t>
      </w:r>
      <w:r w:rsidR="003A24C1">
        <w:t>2</w:t>
      </w:r>
      <w:r w:rsidR="002F1386" w:rsidRPr="003A24C1">
        <w:fldChar w:fldCharType="end"/>
      </w:r>
      <w:r w:rsidR="002F1386" w:rsidRPr="003A24C1">
        <w:t xml:space="preserve">, </w:t>
      </w:r>
      <w:r w:rsidR="002F1386" w:rsidRPr="003A24C1">
        <w:fldChar w:fldCharType="begin"/>
      </w:r>
      <w:r w:rsidR="002F1386" w:rsidRPr="003A24C1">
        <w:instrText xml:space="preserve"> REF SupplementTitle0697554_cr \h  \*MERGEFORMAT </w:instrText>
      </w:r>
      <w:r w:rsidR="002F1386" w:rsidRPr="003A24C1">
        <w:fldChar w:fldCharType="separate"/>
      </w:r>
      <w:r w:rsidR="003A24C1" w:rsidRPr="003A24C1">
        <w:t>TM200 To 2</w:t>
      </w:r>
      <w:r w:rsidR="003A24C1" w:rsidRPr="003A24C1">
        <w:noBreakHyphen/>
        <w:t>RLY</w:t>
      </w:r>
      <w:r w:rsidR="003A24C1" w:rsidRPr="003A24C1">
        <w:noBreakHyphen/>
        <w:t>92</w:t>
      </w:r>
      <w:r w:rsidR="003A24C1" w:rsidRPr="003A24C1">
        <w:noBreakHyphen/>
        <w:t>741ATDR Test Setup</w:t>
      </w:r>
      <w:r w:rsidR="002F1386" w:rsidRPr="003A24C1">
        <w:fldChar w:fldCharType="end"/>
      </w:r>
      <w:r w:rsidRPr="003A24C1">
        <w:t>.</w:t>
      </w:r>
      <w:r w:rsidRPr="003A24C1">
        <w:tab/>
        <w:t>________</w:t>
      </w:r>
    </w:p>
    <w:p w:rsidR="000113ED" w:rsidRPr="003A24C1" w:rsidRDefault="00B61B87" w:rsidP="003A24C1">
      <w:pPr>
        <w:pStyle w:val="ActionStep1PK"/>
      </w:pPr>
      <w:r w:rsidRPr="003A24C1">
        <w:t xml:space="preserve">On top of </w:t>
      </w:r>
      <w:r w:rsidR="00055166" w:rsidRPr="003A24C1">
        <w:t>2</w:t>
      </w:r>
      <w:r w:rsidR="00055166" w:rsidRPr="003A24C1">
        <w:noBreakHyphen/>
      </w:r>
      <w:r w:rsidRPr="003A24C1">
        <w:t>RLY</w:t>
      </w:r>
      <w:r w:rsidRPr="003A24C1">
        <w:noBreakHyphen/>
        <w:t>92</w:t>
      </w:r>
      <w:r w:rsidRPr="003A24C1">
        <w:noBreakHyphen/>
        <w:t xml:space="preserve">741ATDR, </w:t>
      </w:r>
      <w:r w:rsidR="000113ED" w:rsidRPr="003A24C1">
        <w:rPr>
          <w:rStyle w:val="Bold"/>
        </w:rPr>
        <w:t>CONNECT</w:t>
      </w:r>
      <w:r w:rsidR="000113ED" w:rsidRPr="003A24C1">
        <w:t xml:space="preserve"> TM200 START </w:t>
      </w:r>
      <w:r w:rsidR="00ED5AC6" w:rsidRPr="003A24C1">
        <w:t>terminals</w:t>
      </w:r>
      <w:r w:rsidR="000113ED" w:rsidRPr="003A24C1">
        <w:t xml:space="preserve"> to </w:t>
      </w:r>
      <w:r w:rsidRPr="003A24C1">
        <w:t>coil terminals 12V</w:t>
      </w:r>
      <w:r w:rsidR="00364F7D" w:rsidRPr="003A24C1">
        <w:t>DC</w:t>
      </w:r>
      <w:r w:rsidRPr="003A24C1">
        <w:t>(+) and 12V</w:t>
      </w:r>
      <w:r w:rsidR="00364F7D" w:rsidRPr="003A24C1">
        <w:t>DC</w:t>
      </w:r>
      <w:r w:rsidRPr="003A24C1">
        <w:t>(</w:t>
      </w:r>
      <w:r w:rsidRPr="003A24C1">
        <w:noBreakHyphen/>
        <w:t>)</w:t>
      </w:r>
      <w:r w:rsidR="000113ED" w:rsidRPr="003A24C1">
        <w:t>.</w:t>
      </w:r>
      <w:r w:rsidR="000113ED" w:rsidRPr="003A24C1">
        <w:tab/>
        <w:t>________</w:t>
      </w:r>
    </w:p>
    <w:p w:rsidR="000113ED" w:rsidRPr="003A24C1" w:rsidRDefault="00B61B87" w:rsidP="003A24C1">
      <w:pPr>
        <w:pStyle w:val="ActionStep1PK"/>
      </w:pPr>
      <w:r w:rsidRPr="003A24C1">
        <w:t xml:space="preserve">On top of </w:t>
      </w:r>
      <w:r w:rsidR="00055166" w:rsidRPr="003A24C1">
        <w:t>2</w:t>
      </w:r>
      <w:r w:rsidR="00055166" w:rsidRPr="003A24C1">
        <w:noBreakHyphen/>
        <w:t>RLY</w:t>
      </w:r>
      <w:r w:rsidR="00055166" w:rsidRPr="003A24C1">
        <w:noBreakHyphen/>
        <w:t>92</w:t>
      </w:r>
      <w:r w:rsidR="00055166" w:rsidRPr="003A24C1">
        <w:noBreakHyphen/>
        <w:t>741ATDR</w:t>
      </w:r>
      <w:r w:rsidRPr="003A24C1">
        <w:t xml:space="preserve">, </w:t>
      </w:r>
      <w:r w:rsidR="000113ED" w:rsidRPr="003A24C1">
        <w:rPr>
          <w:rStyle w:val="Bold"/>
        </w:rPr>
        <w:t>CONNECT</w:t>
      </w:r>
      <w:r w:rsidR="000113ED" w:rsidRPr="003A24C1">
        <w:t xml:space="preserve"> TM200 STOP </w:t>
      </w:r>
      <w:r w:rsidR="00ED5AC6" w:rsidRPr="003A24C1">
        <w:t>terminals</w:t>
      </w:r>
      <w:r w:rsidR="000113ED" w:rsidRPr="003A24C1">
        <w:t xml:space="preserve"> to </w:t>
      </w:r>
      <w:r w:rsidRPr="003A24C1">
        <w:t>contact terminals Common and Normally Open</w:t>
      </w:r>
      <w:r w:rsidR="000113ED" w:rsidRPr="003A24C1">
        <w:t>.</w:t>
      </w:r>
      <w:r w:rsidR="000113ED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LOWER</w:t>
      </w:r>
      <w:r w:rsidR="001B0231" w:rsidRPr="003A24C1">
        <w:t xml:space="preserve"> oscillator amplitude until</w:t>
      </w:r>
      <w:r w:rsidR="005660C9" w:rsidRPr="003A24C1">
        <w:t xml:space="preserve"> IRM </w:t>
      </w:r>
      <w:r w:rsidRPr="003A24C1">
        <w:t>D</w:t>
      </w:r>
      <w:r w:rsidR="0089170A" w:rsidRPr="003A24C1">
        <w:t>OWNSCALE</w:t>
      </w:r>
      <w:r w:rsidRPr="003A24C1">
        <w:t xml:space="preserve"> light </w:t>
      </w:r>
      <w:r w:rsidR="00493FDF" w:rsidRPr="003A24C1">
        <w:t>is ILLUMINATED</w:t>
      </w:r>
      <w:r w:rsidRPr="003A24C1">
        <w:t>.</w:t>
      </w:r>
      <w:r w:rsidRPr="003A24C1">
        <w:tab/>
        <w:t>________</w:t>
      </w:r>
    </w:p>
    <w:p w:rsidR="00D54036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462DC2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D</w:t>
      </w:r>
      <w:r w:rsidR="0089170A" w:rsidRPr="003A24C1">
        <w:t>M</w:t>
      </w:r>
      <w:r w:rsidR="001B0231" w:rsidRPr="003A24C1">
        <w:t>M indication for</w:t>
      </w:r>
      <w:r w:rsidR="000C4F5C" w:rsidRPr="003A24C1">
        <w:t xml:space="preserve"> IRM </w:t>
      </w:r>
      <w:r w:rsidRPr="003A24C1">
        <w:t>D</w:t>
      </w:r>
      <w:r w:rsidR="0089170A" w:rsidRPr="003A24C1">
        <w:t>OWNSCALE</w:t>
      </w:r>
      <w:r w:rsidRPr="003A24C1">
        <w:t xml:space="preserve"> trip point</w:t>
      </w:r>
      <w:r w:rsidR="00482469" w:rsidRPr="003A24C1">
        <w:t xml:space="preserve"> in </w:t>
      </w:r>
      <w:r w:rsidR="00C53826" w:rsidRPr="003A24C1">
        <w:fldChar w:fldCharType="begin"/>
      </w:r>
      <w:r w:rsidR="00C53826" w:rsidRPr="003A24C1">
        <w:instrText xml:space="preserve"> REF _Ref534720348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C53826" w:rsidRPr="003A24C1">
        <w:fldChar w:fldCharType="end"/>
      </w:r>
      <w:r w:rsidR="00233F81" w:rsidRPr="003A24C1">
        <w:t>.</w:t>
      </w:r>
      <w:r w:rsidR="00D97A22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RAISE</w:t>
      </w:r>
      <w:r w:rsidRPr="003A24C1">
        <w:t xml:space="preserve"> oscillator amplitude unti</w:t>
      </w:r>
      <w:r w:rsidR="001B0231" w:rsidRPr="003A24C1">
        <w:t>l</w:t>
      </w:r>
      <w:r w:rsidR="005660C9" w:rsidRPr="003A24C1">
        <w:t xml:space="preserve"> IRM </w:t>
      </w:r>
      <w:r w:rsidRPr="003A24C1">
        <w:t>U</w:t>
      </w:r>
      <w:r w:rsidR="0089170A" w:rsidRPr="003A24C1">
        <w:t>PSCALE</w:t>
      </w:r>
      <w:r w:rsidRPr="003A24C1">
        <w:t xml:space="preserve"> H</w:t>
      </w:r>
      <w:r w:rsidR="0089170A" w:rsidRPr="003A24C1">
        <w:t>IGH</w:t>
      </w:r>
      <w:r w:rsidRPr="003A24C1">
        <w:t xml:space="preserve"> light </w:t>
      </w:r>
      <w:r w:rsidR="00410155" w:rsidRPr="003A24C1">
        <w:t>is ILLUMINATED.</w:t>
      </w:r>
      <w:r w:rsidRPr="003A24C1">
        <w:tab/>
        <w:t>________</w:t>
      </w:r>
    </w:p>
    <w:p w:rsidR="00D54036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462DC2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D</w:t>
      </w:r>
      <w:r w:rsidR="0089170A" w:rsidRPr="003A24C1">
        <w:t>M</w:t>
      </w:r>
      <w:r w:rsidRPr="003A24C1">
        <w:t>M indication for</w:t>
      </w:r>
      <w:r w:rsidR="000C4F5C" w:rsidRPr="003A24C1">
        <w:t xml:space="preserve"> IRM </w:t>
      </w:r>
      <w:r w:rsidRPr="003A24C1">
        <w:t>U</w:t>
      </w:r>
      <w:r w:rsidR="0089170A" w:rsidRPr="003A24C1">
        <w:t>PSCALE</w:t>
      </w:r>
      <w:r w:rsidRPr="003A24C1">
        <w:t xml:space="preserve"> H</w:t>
      </w:r>
      <w:r w:rsidR="0089170A" w:rsidRPr="003A24C1">
        <w:t>IGH</w:t>
      </w:r>
      <w:r w:rsidRPr="003A24C1">
        <w:t xml:space="preserve"> trip point</w:t>
      </w:r>
      <w:r w:rsidR="00482469" w:rsidRPr="003A24C1">
        <w:t xml:space="preserve"> in</w:t>
      </w:r>
      <w:r w:rsidR="00A71E40" w:rsidRPr="003A24C1">
        <w:t xml:space="preserve"> </w:t>
      </w:r>
      <w:r w:rsidR="00C53826" w:rsidRPr="003A24C1">
        <w:fldChar w:fldCharType="begin"/>
      </w:r>
      <w:r w:rsidR="00C53826" w:rsidRPr="003A24C1">
        <w:instrText xml:space="preserve"> REF _Ref534720348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C53826" w:rsidRPr="003A24C1">
        <w:fldChar w:fldCharType="end"/>
      </w:r>
      <w:r w:rsidR="00AF3EB6" w:rsidRPr="003A24C1">
        <w:t>.</w:t>
      </w:r>
      <w:r w:rsidR="00D97A22" w:rsidRPr="003A24C1">
        <w:tab/>
        <w:t>________</w:t>
      </w:r>
    </w:p>
    <w:p w:rsidR="0078528F" w:rsidRPr="003A24C1" w:rsidRDefault="0078528F" w:rsidP="003A24C1">
      <w:pPr>
        <w:pStyle w:val="ActionStep1PK"/>
        <w:keepNext/>
      </w:pPr>
      <w:r w:rsidRPr="003A24C1">
        <w:rPr>
          <w:rStyle w:val="Bold"/>
        </w:rPr>
        <w:t>PRESS</w:t>
      </w:r>
      <w:r w:rsidRPr="003A24C1">
        <w:t xml:space="preserve"> RESET on TM200 to ensure timer is ready to capture trigger events.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RAISE</w:t>
      </w:r>
      <w:r w:rsidRPr="003A24C1">
        <w:t xml:space="preserve"> oscillator amplitude until</w:t>
      </w:r>
      <w:r w:rsidR="005660C9" w:rsidRPr="003A24C1">
        <w:t xml:space="preserve"> IRM </w:t>
      </w:r>
      <w:r w:rsidRPr="003A24C1">
        <w:t>U</w:t>
      </w:r>
      <w:r w:rsidR="0089170A" w:rsidRPr="003A24C1">
        <w:t>PSCALE</w:t>
      </w:r>
      <w:r w:rsidRPr="003A24C1">
        <w:t xml:space="preserve"> H</w:t>
      </w:r>
      <w:r w:rsidR="0089170A" w:rsidRPr="003A24C1">
        <w:t>IGH</w:t>
      </w:r>
      <w:r w:rsidRPr="003A24C1">
        <w:t> H</w:t>
      </w:r>
      <w:r w:rsidR="0089170A" w:rsidRPr="003A24C1">
        <w:t>IGH</w:t>
      </w:r>
      <w:r w:rsidRPr="003A24C1">
        <w:t xml:space="preserve"> light </w:t>
      </w:r>
      <w:r w:rsidR="00410155" w:rsidRPr="003A24C1">
        <w:t>is ILLUMINATED.</w:t>
      </w:r>
      <w:r w:rsidRPr="003A24C1">
        <w:tab/>
        <w:t>________</w:t>
      </w:r>
    </w:p>
    <w:p w:rsidR="00D54036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2A5F90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D</w:t>
      </w:r>
      <w:r w:rsidR="0089170A" w:rsidRPr="003A24C1">
        <w:t>M</w:t>
      </w:r>
      <w:r w:rsidRPr="003A24C1">
        <w:t xml:space="preserve">M indication for </w:t>
      </w:r>
      <w:r w:rsidR="00190B96" w:rsidRPr="003A24C1">
        <w:t>U</w:t>
      </w:r>
      <w:r w:rsidR="0089170A" w:rsidRPr="003A24C1">
        <w:t>PSCALE</w:t>
      </w:r>
      <w:r w:rsidR="00190B96" w:rsidRPr="003A24C1">
        <w:t xml:space="preserve"> H</w:t>
      </w:r>
      <w:r w:rsidR="0089170A" w:rsidRPr="003A24C1">
        <w:t>IGH</w:t>
      </w:r>
      <w:r w:rsidR="00190B96" w:rsidRPr="003A24C1">
        <w:t> H</w:t>
      </w:r>
      <w:r w:rsidR="0089170A" w:rsidRPr="003A24C1">
        <w:t>IGH</w:t>
      </w:r>
      <w:r w:rsidR="003F70C1" w:rsidRPr="003A24C1">
        <w:t xml:space="preserve"> </w:t>
      </w:r>
      <w:r w:rsidR="00190B96" w:rsidRPr="003A24C1">
        <w:t>trip point</w:t>
      </w:r>
      <w:r w:rsidR="00482469" w:rsidRPr="003A24C1">
        <w:t xml:space="preserve"> in </w:t>
      </w:r>
      <w:r w:rsidR="00C53826" w:rsidRPr="003A24C1">
        <w:fldChar w:fldCharType="begin"/>
      </w:r>
      <w:r w:rsidR="00C53826" w:rsidRPr="003A24C1">
        <w:instrText xml:space="preserve"> REF _Ref534720348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C53826" w:rsidRPr="003A24C1">
        <w:fldChar w:fldCharType="end"/>
      </w:r>
      <w:r w:rsidRPr="003A24C1">
        <w:t>.</w:t>
      </w:r>
      <w:r w:rsidR="00D97A22" w:rsidRPr="003A24C1">
        <w:tab/>
        <w:t>________</w:t>
      </w:r>
    </w:p>
    <w:p w:rsidR="0078528F" w:rsidRPr="003A24C1" w:rsidRDefault="0078528F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As</w:t>
      </w:r>
      <w:r w:rsidRPr="003A24C1">
        <w:noBreakHyphen/>
        <w:t xml:space="preserve">found TM200 value in </w:t>
      </w:r>
      <w:r w:rsidR="00FD02E1" w:rsidRPr="003A24C1">
        <w:fldChar w:fldCharType="begin"/>
      </w:r>
      <w:r w:rsidR="00FD02E1" w:rsidRPr="003A24C1">
        <w:instrText xml:space="preserve"> REF _Ref63082146 \h </w:instrText>
      </w:r>
      <w:r w:rsidR="00FD02E1"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="00FD02E1" w:rsidRPr="003A24C1">
        <w:fldChar w:fldCharType="end"/>
      </w:r>
      <w:r w:rsidR="00FD02E1"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36"/>
        <w:gridCol w:w="1260"/>
        <w:gridCol w:w="1170"/>
        <w:gridCol w:w="1440"/>
        <w:gridCol w:w="1530"/>
        <w:gridCol w:w="1080"/>
        <w:gridCol w:w="1511"/>
      </w:tblGrid>
      <w:tr w:rsidR="004E76D0" w:rsidRPr="003A24C1" w:rsidTr="0009358E">
        <w:trPr>
          <w:cantSplit/>
          <w:jc w:val="center"/>
        </w:trPr>
        <w:tc>
          <w:tcPr>
            <w:tcW w:w="9827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E76D0" w:rsidRPr="003A24C1" w:rsidRDefault="00C95ED4" w:rsidP="003A24C1">
            <w:pPr>
              <w:pStyle w:val="Table12Center"/>
            </w:pPr>
            <w:bookmarkStart w:id="48" w:name="_Ref534720348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</w:t>
            </w:r>
            <w:r w:rsidR="003A24C1" w:rsidRPr="003A24C1">
              <w:rPr>
                <w:noProof/>
              </w:rPr>
              <w:fldChar w:fldCharType="end"/>
            </w:r>
            <w:bookmarkEnd w:id="48"/>
          </w:p>
        </w:tc>
      </w:tr>
      <w:tr w:rsidR="004E76D0" w:rsidRPr="003A24C1" w:rsidTr="00E24B64">
        <w:trPr>
          <w:cantSplit/>
          <w:jc w:val="center"/>
        </w:trPr>
        <w:tc>
          <w:tcPr>
            <w:tcW w:w="1836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Trip Function</w:t>
            </w:r>
          </w:p>
        </w:tc>
        <w:tc>
          <w:tcPr>
            <w:tcW w:w="1260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Desired Vdc</w:t>
            </w:r>
          </w:p>
        </w:tc>
        <w:tc>
          <w:tcPr>
            <w:tcW w:w="1170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Min</w:t>
            </w:r>
            <w:r w:rsidR="00E24B64" w:rsidRPr="003A24C1">
              <w:rPr>
                <w:rStyle w:val="Bold"/>
              </w:rPr>
              <w:br/>
            </w:r>
            <w:r w:rsidRPr="003A24C1">
              <w:rPr>
                <w:rStyle w:val="Bold"/>
              </w:rPr>
              <w:t>Vdc</w:t>
            </w:r>
          </w:p>
        </w:tc>
        <w:tc>
          <w:tcPr>
            <w:tcW w:w="1440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As</w:t>
            </w:r>
            <w:r w:rsidR="004C4F43" w:rsidRPr="003A24C1">
              <w:rPr>
                <w:rStyle w:val="Bold"/>
              </w:rPr>
              <w:noBreakHyphen/>
            </w:r>
            <w:r w:rsidR="00AE34C1" w:rsidRPr="003A24C1">
              <w:rPr>
                <w:rStyle w:val="Bold"/>
              </w:rPr>
              <w:t>found</w:t>
            </w:r>
            <w:r w:rsidRPr="003A24C1">
              <w:rPr>
                <w:rStyle w:val="Bold"/>
              </w:rPr>
              <w:t xml:space="preserve"> Vdc</w:t>
            </w:r>
          </w:p>
        </w:tc>
        <w:tc>
          <w:tcPr>
            <w:tcW w:w="1530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As</w:t>
            </w:r>
            <w:r w:rsidR="004C4F43" w:rsidRPr="003A24C1">
              <w:rPr>
                <w:rStyle w:val="Bold"/>
              </w:rPr>
              <w:noBreakHyphen/>
            </w:r>
            <w:r w:rsidR="00AE34C1" w:rsidRPr="003A24C1">
              <w:rPr>
                <w:rStyle w:val="Bold"/>
              </w:rPr>
              <w:t>left</w:t>
            </w:r>
            <w:r w:rsidR="00E24B64" w:rsidRPr="003A24C1">
              <w:rPr>
                <w:rStyle w:val="Bold"/>
              </w:rPr>
              <w:br/>
            </w:r>
            <w:r w:rsidRPr="003A24C1">
              <w:rPr>
                <w:rStyle w:val="Bold"/>
              </w:rPr>
              <w:t>Vdc</w:t>
            </w:r>
          </w:p>
        </w:tc>
        <w:tc>
          <w:tcPr>
            <w:tcW w:w="1080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Max Vdc</w:t>
            </w:r>
          </w:p>
        </w:tc>
        <w:tc>
          <w:tcPr>
            <w:tcW w:w="1511" w:type="dxa"/>
            <w:tcBorders>
              <w:top w:val="single" w:sz="6" w:space="0" w:color="auto"/>
            </w:tcBorders>
          </w:tcPr>
          <w:p w:rsidR="004E76D0" w:rsidRPr="003A24C1" w:rsidRDefault="004E76D0" w:rsidP="003A24C1">
            <w:pPr>
              <w:pStyle w:val="Table12Center"/>
              <w:keepNext/>
              <w:rPr>
                <w:rStyle w:val="Bold"/>
              </w:rPr>
            </w:pPr>
            <w:r w:rsidRPr="003A24C1">
              <w:rPr>
                <w:rStyle w:val="Bold"/>
              </w:rPr>
              <w:t>TS/TRM Allowable Value Vdc</w:t>
            </w:r>
          </w:p>
        </w:tc>
      </w:tr>
      <w:tr w:rsidR="004E76D0" w:rsidRPr="003A24C1" w:rsidTr="00E24B64">
        <w:trPr>
          <w:cantSplit/>
          <w:jc w:val="center"/>
        </w:trPr>
        <w:tc>
          <w:tcPr>
            <w:tcW w:w="1836" w:type="dxa"/>
          </w:tcPr>
          <w:p w:rsidR="004E76D0" w:rsidRPr="003A24C1" w:rsidRDefault="004E76D0" w:rsidP="003A24C1">
            <w:pPr>
              <w:pStyle w:val="Table12Center"/>
              <w:keepNext/>
            </w:pPr>
            <w:r w:rsidRPr="003A24C1">
              <w:t>D</w:t>
            </w:r>
            <w:r w:rsidR="0089170A" w:rsidRPr="003A24C1">
              <w:t>OWNSCALE</w:t>
            </w:r>
          </w:p>
        </w:tc>
        <w:tc>
          <w:tcPr>
            <w:tcW w:w="1260" w:type="dxa"/>
          </w:tcPr>
          <w:p w:rsidR="004E76D0" w:rsidRPr="003A24C1" w:rsidRDefault="004E76D0" w:rsidP="003A24C1">
            <w:pPr>
              <w:pStyle w:val="Table12Center"/>
              <w:keepNext/>
            </w:pPr>
            <w:r w:rsidRPr="003A24C1">
              <w:t>0.060</w:t>
            </w:r>
          </w:p>
        </w:tc>
        <w:tc>
          <w:tcPr>
            <w:tcW w:w="1170" w:type="dxa"/>
          </w:tcPr>
          <w:p w:rsidR="004E76D0" w:rsidRPr="003A24C1" w:rsidRDefault="004E76D0" w:rsidP="003A24C1">
            <w:pPr>
              <w:pStyle w:val="Table12Center"/>
              <w:keepNext/>
            </w:pPr>
            <w:r w:rsidRPr="003A24C1">
              <w:t>0.048 </w:t>
            </w:r>
          </w:p>
        </w:tc>
        <w:tc>
          <w:tcPr>
            <w:tcW w:w="1440" w:type="dxa"/>
          </w:tcPr>
          <w:p w:rsidR="004E76D0" w:rsidRPr="003A24C1" w:rsidRDefault="004E76D0" w:rsidP="003A24C1">
            <w:pPr>
              <w:pStyle w:val="Table12Center"/>
              <w:keepNext/>
            </w:pPr>
          </w:p>
        </w:tc>
        <w:tc>
          <w:tcPr>
            <w:tcW w:w="1530" w:type="dxa"/>
          </w:tcPr>
          <w:p w:rsidR="004E76D0" w:rsidRPr="003A24C1" w:rsidRDefault="004E76D0" w:rsidP="003A24C1">
            <w:pPr>
              <w:pStyle w:val="Table12Center"/>
              <w:keepNext/>
            </w:pPr>
          </w:p>
        </w:tc>
        <w:tc>
          <w:tcPr>
            <w:tcW w:w="1080" w:type="dxa"/>
          </w:tcPr>
          <w:p w:rsidR="004E76D0" w:rsidRPr="003A24C1" w:rsidRDefault="004E76D0" w:rsidP="003A24C1">
            <w:pPr>
              <w:pStyle w:val="Table12Center"/>
              <w:keepNext/>
            </w:pPr>
            <w:r w:rsidRPr="003A24C1">
              <w:t>0.072</w:t>
            </w:r>
          </w:p>
        </w:tc>
        <w:tc>
          <w:tcPr>
            <w:tcW w:w="1511" w:type="dxa"/>
          </w:tcPr>
          <w:p w:rsidR="004E76D0" w:rsidRPr="003A24C1" w:rsidRDefault="004E76D0" w:rsidP="003A24C1">
            <w:pPr>
              <w:pStyle w:val="Table12Center"/>
              <w:keepNext/>
            </w:pPr>
            <w:r w:rsidRPr="003A24C1">
              <w:t xml:space="preserve"> </w:t>
            </w:r>
            <w:r w:rsidRPr="003A24C1">
              <w:sym w:font="Symbol" w:char="F0B3"/>
            </w:r>
            <w:r w:rsidRPr="003A24C1">
              <w:t xml:space="preserve"> 0.040</w:t>
            </w:r>
          </w:p>
        </w:tc>
      </w:tr>
      <w:tr w:rsidR="004E76D0" w:rsidRPr="003A24C1" w:rsidTr="00E24B64">
        <w:trPr>
          <w:cantSplit/>
          <w:jc w:val="center"/>
        </w:trPr>
        <w:tc>
          <w:tcPr>
            <w:tcW w:w="1836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U</w:t>
            </w:r>
            <w:r w:rsidR="0089170A" w:rsidRPr="003A24C1">
              <w:t>PSCALE HIGH</w:t>
            </w:r>
          </w:p>
        </w:tc>
        <w:tc>
          <w:tcPr>
            <w:tcW w:w="126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0.720</w:t>
            </w:r>
          </w:p>
        </w:tc>
        <w:tc>
          <w:tcPr>
            <w:tcW w:w="117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0.700</w:t>
            </w:r>
          </w:p>
        </w:tc>
        <w:tc>
          <w:tcPr>
            <w:tcW w:w="1440" w:type="dxa"/>
          </w:tcPr>
          <w:p w:rsidR="004E76D0" w:rsidRPr="003A24C1" w:rsidRDefault="004E76D0" w:rsidP="003A24C1">
            <w:pPr>
              <w:pStyle w:val="Table12Center"/>
            </w:pPr>
          </w:p>
        </w:tc>
        <w:tc>
          <w:tcPr>
            <w:tcW w:w="1530" w:type="dxa"/>
          </w:tcPr>
          <w:p w:rsidR="004E76D0" w:rsidRPr="003A24C1" w:rsidRDefault="004E76D0" w:rsidP="003A24C1">
            <w:pPr>
              <w:pStyle w:val="Table12Center"/>
            </w:pPr>
          </w:p>
        </w:tc>
        <w:tc>
          <w:tcPr>
            <w:tcW w:w="108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0.740</w:t>
            </w:r>
          </w:p>
        </w:tc>
        <w:tc>
          <w:tcPr>
            <w:tcW w:w="1511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 xml:space="preserve"> </w:t>
            </w:r>
            <w:r w:rsidRPr="003A24C1">
              <w:sym w:font="Symbol" w:char="F0A3"/>
            </w:r>
            <w:r w:rsidRPr="003A24C1">
              <w:t xml:space="preserve"> 0.864</w:t>
            </w:r>
          </w:p>
        </w:tc>
      </w:tr>
      <w:tr w:rsidR="004E76D0" w:rsidRPr="003A24C1" w:rsidTr="00E24B64">
        <w:trPr>
          <w:cantSplit/>
          <w:jc w:val="center"/>
        </w:trPr>
        <w:tc>
          <w:tcPr>
            <w:tcW w:w="1836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U</w:t>
            </w:r>
            <w:r w:rsidR="0089170A" w:rsidRPr="003A24C1">
              <w:t>PSCALE HIGH HIGH</w:t>
            </w:r>
          </w:p>
        </w:tc>
        <w:tc>
          <w:tcPr>
            <w:tcW w:w="126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0.931</w:t>
            </w:r>
          </w:p>
        </w:tc>
        <w:tc>
          <w:tcPr>
            <w:tcW w:w="117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0.911</w:t>
            </w:r>
          </w:p>
        </w:tc>
        <w:tc>
          <w:tcPr>
            <w:tcW w:w="1440" w:type="dxa"/>
          </w:tcPr>
          <w:p w:rsidR="004E76D0" w:rsidRPr="003A24C1" w:rsidRDefault="004E76D0" w:rsidP="003A24C1">
            <w:pPr>
              <w:pStyle w:val="Table12Center"/>
            </w:pPr>
          </w:p>
        </w:tc>
        <w:tc>
          <w:tcPr>
            <w:tcW w:w="1530" w:type="dxa"/>
          </w:tcPr>
          <w:p w:rsidR="004E76D0" w:rsidRPr="003A24C1" w:rsidRDefault="004E76D0" w:rsidP="003A24C1">
            <w:pPr>
              <w:pStyle w:val="Table12Center"/>
            </w:pPr>
          </w:p>
        </w:tc>
        <w:tc>
          <w:tcPr>
            <w:tcW w:w="1080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t>0.951</w:t>
            </w:r>
          </w:p>
        </w:tc>
        <w:tc>
          <w:tcPr>
            <w:tcW w:w="1511" w:type="dxa"/>
          </w:tcPr>
          <w:p w:rsidR="004E76D0" w:rsidRPr="003A24C1" w:rsidRDefault="004E76D0" w:rsidP="003A24C1">
            <w:pPr>
              <w:pStyle w:val="Table12Center"/>
            </w:pPr>
            <w:r w:rsidRPr="003A24C1">
              <w:sym w:font="Symbol" w:char="F0A3"/>
            </w:r>
            <w:r w:rsidRPr="003A24C1">
              <w:t xml:space="preserve"> 0.960</w:t>
            </w:r>
          </w:p>
        </w:tc>
      </w:tr>
    </w:tbl>
    <w:p w:rsidR="00D772B6" w:rsidRPr="003A24C1" w:rsidRDefault="00D772B6" w:rsidP="003A24C1">
      <w:pPr>
        <w:pStyle w:val="SectionTableSpacer"/>
      </w:pPr>
    </w:p>
    <w:tbl>
      <w:tblPr>
        <w:tblW w:w="8720" w:type="dxa"/>
        <w:tblInd w:w="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5E0" w:firstRow="1" w:lastRow="1" w:firstColumn="1" w:lastColumn="1" w:noHBand="0" w:noVBand="1"/>
      </w:tblPr>
      <w:tblGrid>
        <w:gridCol w:w="1260"/>
        <w:gridCol w:w="1170"/>
        <w:gridCol w:w="1530"/>
        <w:gridCol w:w="1710"/>
        <w:gridCol w:w="1170"/>
        <w:gridCol w:w="1880"/>
      </w:tblGrid>
      <w:tr w:rsidR="00D772B6" w:rsidRPr="003A24C1" w:rsidTr="00B93865">
        <w:trPr>
          <w:cantSplit/>
        </w:trPr>
        <w:tc>
          <w:tcPr>
            <w:tcW w:w="8720" w:type="dxa"/>
            <w:gridSpan w:val="6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D772B6" w:rsidRPr="003A24C1" w:rsidRDefault="00D772B6" w:rsidP="003A24C1">
            <w:pPr>
              <w:pStyle w:val="Table12Center"/>
              <w:rPr>
                <w:rStyle w:val="Bold"/>
              </w:rPr>
            </w:pPr>
            <w:bookmarkStart w:id="49" w:name="_Ref63082146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2</w:t>
            </w:r>
            <w:r w:rsidR="003A24C1" w:rsidRPr="003A24C1">
              <w:rPr>
                <w:noProof/>
              </w:rPr>
              <w:fldChar w:fldCharType="end"/>
            </w:r>
            <w:bookmarkEnd w:id="49"/>
          </w:p>
        </w:tc>
      </w:tr>
      <w:tr w:rsidR="00D772B6" w:rsidRPr="003A24C1" w:rsidTr="00B93865">
        <w:trPr>
          <w:cantSplit/>
        </w:trPr>
        <w:tc>
          <w:tcPr>
            <w:tcW w:w="8720" w:type="dxa"/>
            <w:gridSpan w:val="6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772B6" w:rsidRPr="003A24C1" w:rsidRDefault="00D772B6" w:rsidP="003A24C1">
            <w:pPr>
              <w:pStyle w:val="Table12Center"/>
            </w:pPr>
            <w:r w:rsidRPr="003A24C1">
              <w:t>Time Delay Relay</w:t>
            </w:r>
          </w:p>
        </w:tc>
      </w:tr>
      <w:tr w:rsidR="00D772B6" w:rsidRPr="003A24C1" w:rsidTr="00B93865">
        <w:trPr>
          <w:cantSplit/>
        </w:trPr>
        <w:tc>
          <w:tcPr>
            <w:tcW w:w="1260" w:type="dxa"/>
            <w:shd w:val="clear" w:color="auto" w:fill="auto"/>
          </w:tcPr>
          <w:p w:rsidR="00D772B6" w:rsidRPr="003A24C1" w:rsidRDefault="00D772B6" w:rsidP="003A24C1">
            <w:pPr>
              <w:pStyle w:val="Table12CenterBold"/>
            </w:pPr>
            <w:r w:rsidRPr="003A24C1">
              <w:t>Desired</w:t>
            </w:r>
          </w:p>
        </w:tc>
        <w:tc>
          <w:tcPr>
            <w:tcW w:w="1170" w:type="dxa"/>
            <w:shd w:val="clear" w:color="auto" w:fill="auto"/>
          </w:tcPr>
          <w:p w:rsidR="00D772B6" w:rsidRPr="003A24C1" w:rsidRDefault="00D772B6" w:rsidP="003A24C1">
            <w:pPr>
              <w:pStyle w:val="Table12CenterBold"/>
            </w:pPr>
            <w:r w:rsidRPr="003A24C1">
              <w:t>Min</w:t>
            </w:r>
          </w:p>
        </w:tc>
        <w:tc>
          <w:tcPr>
            <w:tcW w:w="1530" w:type="dxa"/>
            <w:shd w:val="clear" w:color="auto" w:fill="auto"/>
          </w:tcPr>
          <w:p w:rsidR="00D772B6" w:rsidRPr="003A24C1" w:rsidRDefault="00D772B6" w:rsidP="003A24C1">
            <w:pPr>
              <w:pStyle w:val="Table12CenterBold"/>
            </w:pPr>
            <w:r w:rsidRPr="003A24C1">
              <w:t>As</w:t>
            </w:r>
            <w:r w:rsidRPr="003A24C1">
              <w:noBreakHyphen/>
              <w:t>found</w:t>
            </w:r>
          </w:p>
        </w:tc>
        <w:tc>
          <w:tcPr>
            <w:tcW w:w="1710" w:type="dxa"/>
            <w:shd w:val="clear" w:color="auto" w:fill="auto"/>
          </w:tcPr>
          <w:p w:rsidR="00D772B6" w:rsidRPr="003A24C1" w:rsidRDefault="00D772B6" w:rsidP="003A24C1">
            <w:pPr>
              <w:pStyle w:val="Table12CenterBold"/>
            </w:pPr>
            <w:r w:rsidRPr="003A24C1">
              <w:t>As</w:t>
            </w:r>
            <w:r w:rsidRPr="003A24C1">
              <w:noBreakHyphen/>
              <w:t>left</w:t>
            </w:r>
          </w:p>
        </w:tc>
        <w:tc>
          <w:tcPr>
            <w:tcW w:w="1170" w:type="dxa"/>
            <w:shd w:val="clear" w:color="auto" w:fill="auto"/>
          </w:tcPr>
          <w:p w:rsidR="00D772B6" w:rsidRPr="003A24C1" w:rsidRDefault="00D772B6" w:rsidP="003A24C1">
            <w:pPr>
              <w:pStyle w:val="Table12CenterBold"/>
            </w:pPr>
            <w:r w:rsidRPr="003A24C1">
              <w:t>Max</w:t>
            </w:r>
          </w:p>
        </w:tc>
        <w:tc>
          <w:tcPr>
            <w:tcW w:w="1880" w:type="dxa"/>
          </w:tcPr>
          <w:p w:rsidR="00D772B6" w:rsidRPr="003A24C1" w:rsidRDefault="00D772B6" w:rsidP="003A24C1">
            <w:pPr>
              <w:pStyle w:val="Table12CenterBold"/>
            </w:pPr>
            <w:r w:rsidRPr="003A24C1">
              <w:t>Max Allowable</w:t>
            </w:r>
          </w:p>
        </w:tc>
      </w:tr>
      <w:tr w:rsidR="00D772B6" w:rsidRPr="003A24C1" w:rsidTr="00B93865">
        <w:trPr>
          <w:cantSplit/>
        </w:trPr>
        <w:tc>
          <w:tcPr>
            <w:tcW w:w="1260" w:type="dxa"/>
            <w:shd w:val="clear" w:color="auto" w:fill="auto"/>
          </w:tcPr>
          <w:p w:rsidR="00D772B6" w:rsidRPr="003A24C1" w:rsidRDefault="00D772B6" w:rsidP="003A24C1">
            <w:pPr>
              <w:pStyle w:val="Table12Center"/>
            </w:pPr>
            <w:r w:rsidRPr="003A24C1">
              <w:t>700 ms</w:t>
            </w:r>
          </w:p>
        </w:tc>
        <w:tc>
          <w:tcPr>
            <w:tcW w:w="1170" w:type="dxa"/>
            <w:shd w:val="clear" w:color="auto" w:fill="auto"/>
          </w:tcPr>
          <w:p w:rsidR="00D772B6" w:rsidRPr="003A24C1" w:rsidRDefault="00D772B6" w:rsidP="003A24C1">
            <w:pPr>
              <w:pStyle w:val="Table12Center"/>
            </w:pPr>
            <w:r w:rsidRPr="003A24C1">
              <w:t>630 ms</w:t>
            </w:r>
          </w:p>
        </w:tc>
        <w:tc>
          <w:tcPr>
            <w:tcW w:w="1530" w:type="dxa"/>
            <w:shd w:val="clear" w:color="auto" w:fill="auto"/>
          </w:tcPr>
          <w:p w:rsidR="00D772B6" w:rsidRPr="003A24C1" w:rsidRDefault="00D772B6" w:rsidP="003A24C1">
            <w:pPr>
              <w:pStyle w:val="Table12Center"/>
            </w:pPr>
          </w:p>
        </w:tc>
        <w:tc>
          <w:tcPr>
            <w:tcW w:w="1710" w:type="dxa"/>
            <w:shd w:val="clear" w:color="auto" w:fill="auto"/>
          </w:tcPr>
          <w:p w:rsidR="00D772B6" w:rsidRPr="003A24C1" w:rsidRDefault="00D772B6" w:rsidP="003A24C1">
            <w:pPr>
              <w:pStyle w:val="Table12Center"/>
            </w:pPr>
          </w:p>
        </w:tc>
        <w:tc>
          <w:tcPr>
            <w:tcW w:w="1170" w:type="dxa"/>
            <w:shd w:val="clear" w:color="auto" w:fill="auto"/>
          </w:tcPr>
          <w:p w:rsidR="00D772B6" w:rsidRPr="003A24C1" w:rsidRDefault="00D772B6" w:rsidP="003A24C1">
            <w:pPr>
              <w:pStyle w:val="Table12Center"/>
            </w:pPr>
            <w:r w:rsidRPr="003A24C1">
              <w:t>770 ms</w:t>
            </w:r>
          </w:p>
        </w:tc>
        <w:tc>
          <w:tcPr>
            <w:tcW w:w="1880" w:type="dxa"/>
          </w:tcPr>
          <w:p w:rsidR="00D772B6" w:rsidRPr="003A24C1" w:rsidRDefault="00055166" w:rsidP="003A24C1">
            <w:pPr>
              <w:pStyle w:val="Table12Center"/>
            </w:pPr>
            <w:r w:rsidRPr="003A24C1">
              <w:sym w:font="Symbol" w:char="F0A3"/>
            </w:r>
            <w:r w:rsidR="00D772B6" w:rsidRPr="003A24C1">
              <w:t xml:space="preserve"> 800 ms</w:t>
            </w:r>
          </w:p>
        </w:tc>
      </w:tr>
    </w:tbl>
    <w:p w:rsidR="00233F81" w:rsidRPr="003A24C1" w:rsidRDefault="00C254E8" w:rsidP="003A24C1">
      <w:pPr>
        <w:pStyle w:val="ActionStep1PK"/>
        <w:rPr>
          <w:rStyle w:val="ACSignOff"/>
          <w:sz w:val="24"/>
        </w:rPr>
      </w:pPr>
      <w:r w:rsidRPr="003A24C1">
        <w:rPr>
          <w:rStyle w:val="Bold"/>
        </w:rPr>
        <w:lastRenderedPageBreak/>
        <w:t>CHECK</w:t>
      </w:r>
      <w:r w:rsidR="00233F81" w:rsidRPr="003A24C1">
        <w:t xml:space="preserve"> </w:t>
      </w:r>
      <w:r w:rsidR="002A5F90" w:rsidRPr="003A24C1">
        <w:t>A</w:t>
      </w:r>
      <w:r w:rsidR="00233F81" w:rsidRPr="003A24C1">
        <w:t>s</w:t>
      </w:r>
      <w:r w:rsidR="004C4F43" w:rsidRPr="003A24C1">
        <w:noBreakHyphen/>
      </w:r>
      <w:r w:rsidR="00AE34C1" w:rsidRPr="003A24C1">
        <w:t>found</w:t>
      </w:r>
      <w:r w:rsidR="00233F81" w:rsidRPr="003A24C1">
        <w:t xml:space="preserve"> trip setpoints are within TS/TRM Allowable values listed in </w:t>
      </w:r>
      <w:r w:rsidR="00C53826" w:rsidRPr="003A24C1">
        <w:fldChar w:fldCharType="begin"/>
      </w:r>
      <w:r w:rsidR="00C53826" w:rsidRPr="003A24C1">
        <w:instrText xml:space="preserve"> REF _Ref534720348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C53826" w:rsidRPr="003A24C1">
        <w:fldChar w:fldCharType="end"/>
      </w:r>
      <w:r w:rsidR="00233F81" w:rsidRPr="003A24C1">
        <w:t>.</w:t>
      </w:r>
      <w:r w:rsidR="00233F81" w:rsidRPr="003A24C1">
        <w:tab/>
        <w:t>_____</w:t>
      </w:r>
      <w:r w:rsidR="00233F81" w:rsidRPr="003A24C1">
        <w:rPr>
          <w:rStyle w:val="ACSignOff"/>
        </w:rPr>
        <w:t>(AC)</w:t>
      </w:r>
    </w:p>
    <w:p w:rsidR="00447638" w:rsidRPr="003A24C1" w:rsidRDefault="00447638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As</w:t>
      </w:r>
      <w:r w:rsidRPr="003A24C1">
        <w:noBreakHyphen/>
        <w:t>found value in </w:t>
      </w:r>
      <w:r w:rsidRPr="003A24C1">
        <w:fldChar w:fldCharType="begin"/>
      </w:r>
      <w:r w:rsidRPr="003A24C1">
        <w:instrText xml:space="preserve"> REF _Ref63082146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Pr="003A24C1">
        <w:fldChar w:fldCharType="end"/>
      </w:r>
      <w:r w:rsidRPr="003A24C1">
        <w:t xml:space="preserve"> is within Min/Max values,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following, otherwise </w:t>
      </w:r>
      <w:r w:rsidRPr="003A24C1">
        <w:rPr>
          <w:rStyle w:val="Bold"/>
        </w:rPr>
        <w:t>MARK</w:t>
      </w:r>
      <w:r w:rsidRPr="003A24C1">
        <w:t xml:space="preserve"> steps N/A:</w:t>
      </w:r>
    </w:p>
    <w:p w:rsidR="00447638" w:rsidRPr="003A24C1" w:rsidRDefault="00447638" w:rsidP="003A24C1">
      <w:pPr>
        <w:pStyle w:val="ActionStep2PK"/>
      </w:pPr>
      <w:r w:rsidRPr="003A24C1">
        <w:rPr>
          <w:rStyle w:val="Bold"/>
        </w:rPr>
        <w:t>RECORD</w:t>
      </w:r>
      <w:r w:rsidRPr="003A24C1">
        <w:t xml:space="preserve"> As</w:t>
      </w:r>
      <w:r w:rsidRPr="003A24C1">
        <w:noBreakHyphen/>
        <w:t>found value in As</w:t>
      </w:r>
      <w:r w:rsidRPr="003A24C1">
        <w:noBreakHyphen/>
        <w:t xml:space="preserve">left column of </w:t>
      </w:r>
      <w:r w:rsidRPr="003A24C1">
        <w:fldChar w:fldCharType="begin"/>
      </w:r>
      <w:r w:rsidRPr="003A24C1">
        <w:instrText xml:space="preserve"> REF _Ref63082146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Pr="003A24C1">
        <w:fldChar w:fldCharType="end"/>
      </w:r>
      <w:r w:rsidRPr="003A24C1">
        <w:t>.</w:t>
      </w:r>
      <w:r w:rsidRPr="003A24C1">
        <w:tab/>
        <w:t>________</w:t>
      </w:r>
    </w:p>
    <w:p w:rsidR="00447638" w:rsidRPr="003A24C1" w:rsidRDefault="00447638" w:rsidP="003A24C1">
      <w:pPr>
        <w:pStyle w:val="ActionStep2PK"/>
      </w:pPr>
      <w:r w:rsidRPr="003A24C1">
        <w:rPr>
          <w:rStyle w:val="Bold"/>
        </w:rPr>
        <w:t>MARK</w:t>
      </w:r>
      <w:r w:rsidRPr="003A24C1">
        <w:t xml:space="preserve"> Step </w:t>
      </w:r>
      <w:r w:rsidRPr="003A24C1">
        <w:fldChar w:fldCharType="begin"/>
      </w:r>
      <w:r w:rsidRPr="003A24C1">
        <w:instrText xml:space="preserve"> REF _Ref63935479 \w \h \*MERGEFORMAT </w:instrText>
      </w:r>
      <w:r w:rsidRPr="003A24C1">
        <w:fldChar w:fldCharType="separate"/>
      </w:r>
      <w:r w:rsidR="003A24C1">
        <w:t>6.3[28]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_Ref63935492 \w \h \*MERGEFORMAT </w:instrText>
      </w:r>
      <w:r w:rsidRPr="003A24C1">
        <w:fldChar w:fldCharType="separate"/>
      </w:r>
      <w:r w:rsidR="003A24C1">
        <w:t>6.3[29.9]</w:t>
      </w:r>
      <w:r w:rsidRPr="003A24C1">
        <w:fldChar w:fldCharType="end"/>
      </w:r>
      <w:r w:rsidRPr="003A24C1">
        <w:t xml:space="preserve"> N/A.</w:t>
      </w:r>
      <w:r w:rsidRPr="003A24C1">
        <w:tab/>
        <w:t>________</w:t>
      </w:r>
    </w:p>
    <w:p w:rsidR="00B93865" w:rsidRPr="003A24C1" w:rsidRDefault="00D772B6" w:rsidP="003A24C1">
      <w:pPr>
        <w:pStyle w:val="ActionStep1PK"/>
      </w:pPr>
      <w:bookmarkStart w:id="50" w:name="_Ref63935479"/>
      <w:r w:rsidRPr="003A24C1">
        <w:rPr>
          <w:rStyle w:val="Bold"/>
        </w:rPr>
        <w:t>IF</w:t>
      </w:r>
      <w:r w:rsidR="00273E63" w:rsidRPr="003A24C1">
        <w:t xml:space="preserve"> As</w:t>
      </w:r>
      <w:r w:rsidR="00273E63" w:rsidRPr="003A24C1">
        <w:noBreakHyphen/>
        <w:t>found value in </w:t>
      </w:r>
      <w:r w:rsidR="00273E63" w:rsidRPr="003A24C1">
        <w:fldChar w:fldCharType="begin"/>
      </w:r>
      <w:r w:rsidR="00273E63" w:rsidRPr="003A24C1">
        <w:instrText xml:space="preserve"> REF _Ref63082146 \h </w:instrText>
      </w:r>
      <w:r w:rsidR="00273E63"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="00273E63" w:rsidRPr="003A24C1">
        <w:fldChar w:fldCharType="end"/>
      </w:r>
      <w:r w:rsidRPr="003A24C1">
        <w:t xml:space="preserve"> is greater than 800 ms</w:t>
      </w:r>
      <w:r w:rsidR="00273E63" w:rsidRPr="003A24C1">
        <w:t>,</w:t>
      </w:r>
      <w:r w:rsidRPr="003A24C1">
        <w:t xml:space="preserve">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B93865" w:rsidRPr="003A24C1">
        <w:rPr>
          <w:rStyle w:val="Bold"/>
        </w:rPr>
        <w:t>INITIATE</w:t>
      </w:r>
      <w:r w:rsidR="00B93865" w:rsidRPr="003A24C1">
        <w:t xml:space="preserve"> CR to document</w:t>
      </w:r>
      <w:r w:rsidR="000113ED" w:rsidRPr="003A24C1">
        <w:t xml:space="preserve"> and correct component</w:t>
      </w:r>
      <w:r w:rsidR="00B93865" w:rsidRPr="003A24C1">
        <w:t xml:space="preserve"> failure, otherwise, </w:t>
      </w:r>
      <w:r w:rsidR="00B93865" w:rsidRPr="003A24C1">
        <w:rPr>
          <w:rStyle w:val="Bold"/>
        </w:rPr>
        <w:t>MARK</w:t>
      </w:r>
      <w:r w:rsidR="00B93865" w:rsidRPr="003A24C1">
        <w:t> N/A.</w:t>
      </w:r>
      <w:r w:rsidR="00B93865" w:rsidRPr="003A24C1">
        <w:tab/>
        <w:t>________</w:t>
      </w:r>
      <w:bookmarkEnd w:id="50"/>
    </w:p>
    <w:p w:rsidR="00FD02E1" w:rsidRPr="003A24C1" w:rsidRDefault="00FD02E1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As</w:t>
      </w:r>
      <w:r w:rsidRPr="003A24C1">
        <w:noBreakHyphen/>
        <w:t>found value</w:t>
      </w:r>
      <w:r w:rsidR="00273E63" w:rsidRPr="003A24C1">
        <w:t xml:space="preserve"> in </w:t>
      </w:r>
      <w:r w:rsidR="00273E63" w:rsidRPr="003A24C1">
        <w:fldChar w:fldCharType="begin"/>
      </w:r>
      <w:r w:rsidR="00273E63" w:rsidRPr="003A24C1">
        <w:instrText xml:space="preserve"> REF _Ref63082146 \h </w:instrText>
      </w:r>
      <w:r w:rsidR="00273E63"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="00273E63" w:rsidRPr="003A24C1">
        <w:fldChar w:fldCharType="end"/>
      </w:r>
      <w:r w:rsidRPr="003A24C1">
        <w:t xml:space="preserve"> is outside Min/Max values</w:t>
      </w:r>
      <w:r w:rsidR="00273E63" w:rsidRPr="003A24C1">
        <w:t>,</w:t>
      </w:r>
      <w:r w:rsidRPr="003A24C1">
        <w:t xml:space="preserve">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following.  Otherwise, </w:t>
      </w:r>
      <w:r w:rsidRPr="003A24C1">
        <w:rPr>
          <w:rStyle w:val="Bold"/>
        </w:rPr>
        <w:t>MARK</w:t>
      </w:r>
      <w:r w:rsidRPr="003A24C1">
        <w:t xml:space="preserve"> steps N/A:</w:t>
      </w:r>
    </w:p>
    <w:p w:rsidR="005B52C9" w:rsidRPr="003A24C1" w:rsidRDefault="005B52C9" w:rsidP="003A24C1">
      <w:pPr>
        <w:pStyle w:val="ActionStep2PK"/>
      </w:pPr>
      <w:r w:rsidRPr="003A24C1">
        <w:rPr>
          <w:rStyle w:val="Bold"/>
        </w:rPr>
        <w:t>REMOVE</w:t>
      </w:r>
      <w:r w:rsidRPr="003A24C1">
        <w:t xml:space="preserve"> cover from DELAY ADJ. potentiometer on </w:t>
      </w:r>
      <w:r w:rsidR="001F11FE" w:rsidRPr="003A24C1">
        <w:t>2</w:t>
      </w:r>
      <w:r w:rsidR="001F11FE" w:rsidRPr="003A24C1">
        <w:noBreakHyphen/>
        <w:t>RLY</w:t>
      </w:r>
      <w:r w:rsidR="001F11FE" w:rsidRPr="003A24C1">
        <w:noBreakHyphen/>
        <w:t>92</w:t>
      </w:r>
      <w:r w:rsidR="001F11FE" w:rsidRPr="003A24C1">
        <w:noBreakHyphen/>
        <w:t>741ATDR</w:t>
      </w:r>
      <w:r w:rsidRPr="003A24C1">
        <w:t>.</w:t>
      </w:r>
      <w:r w:rsidRPr="003A24C1">
        <w:tab/>
        <w:t>________</w:t>
      </w:r>
    </w:p>
    <w:p w:rsidR="00FD02E1" w:rsidRPr="003A24C1" w:rsidRDefault="00FD02E1" w:rsidP="003A24C1">
      <w:pPr>
        <w:pStyle w:val="ActionStep2PK"/>
      </w:pPr>
      <w:bookmarkStart w:id="51" w:name="_Ref63085715"/>
      <w:r w:rsidRPr="003A24C1">
        <w:rPr>
          <w:rStyle w:val="Bold"/>
        </w:rPr>
        <w:t>LOWER</w:t>
      </w:r>
      <w:r w:rsidRPr="003A24C1">
        <w:t xml:space="preserve"> oscillator amplitude until IRM UPSCALE HIGH HIGH light is EXTINGUISHED.</w:t>
      </w:r>
      <w:bookmarkEnd w:id="51"/>
    </w:p>
    <w:p w:rsidR="00FD02E1" w:rsidRPr="003A24C1" w:rsidRDefault="00FD02E1" w:rsidP="003A24C1">
      <w:pPr>
        <w:pStyle w:val="ActionStep2PK"/>
      </w:pPr>
      <w:r w:rsidRPr="003A24C1">
        <w:rPr>
          <w:rStyle w:val="Bold"/>
        </w:rPr>
        <w:t>PRESS</w:t>
      </w:r>
      <w:r w:rsidRPr="003A24C1">
        <w:t xml:space="preserve"> RESET on TM200 to ensure timer is ready to capture trigger events.</w:t>
      </w:r>
    </w:p>
    <w:p w:rsidR="00FD02E1" w:rsidRPr="003A24C1" w:rsidRDefault="00FD02E1" w:rsidP="003A24C1">
      <w:pPr>
        <w:pStyle w:val="ActionStep2PK"/>
      </w:pPr>
      <w:r w:rsidRPr="003A24C1">
        <w:rPr>
          <w:rStyle w:val="Bold"/>
        </w:rPr>
        <w:t>ADJUST</w:t>
      </w:r>
      <w:r w:rsidRPr="003A24C1">
        <w:t xml:space="preserve"> </w:t>
      </w:r>
      <w:r w:rsidR="00D717B3" w:rsidRPr="003A24C1">
        <w:t xml:space="preserve">DELAY ADJ. </w:t>
      </w:r>
      <w:r w:rsidRPr="003A24C1">
        <w:t xml:space="preserve">potentiometer on </w:t>
      </w:r>
      <w:r w:rsidR="001F11FE" w:rsidRPr="003A24C1">
        <w:t>2</w:t>
      </w:r>
      <w:r w:rsidR="001F11FE" w:rsidRPr="003A24C1">
        <w:noBreakHyphen/>
        <w:t>RLY</w:t>
      </w:r>
      <w:r w:rsidR="001F11FE" w:rsidRPr="003A24C1">
        <w:noBreakHyphen/>
        <w:t>92</w:t>
      </w:r>
      <w:r w:rsidR="001F11FE" w:rsidRPr="003A24C1">
        <w:noBreakHyphen/>
        <w:t>741ATDR</w:t>
      </w:r>
      <w:r w:rsidRPr="003A24C1">
        <w:t xml:space="preserve"> to either raise</w:t>
      </w:r>
      <w:r w:rsidR="009A1670" w:rsidRPr="003A24C1">
        <w:t xml:space="preserve"> (CW)</w:t>
      </w:r>
      <w:r w:rsidRPr="003A24C1">
        <w:t xml:space="preserve"> or lower</w:t>
      </w:r>
      <w:r w:rsidR="009A1670" w:rsidRPr="003A24C1">
        <w:t xml:space="preserve"> (CCW)</w:t>
      </w:r>
      <w:r w:rsidRPr="003A24C1">
        <w:t xml:space="preserve"> time </w:t>
      </w:r>
      <w:r w:rsidR="00FB76B0" w:rsidRPr="003A24C1">
        <w:t>delay</w:t>
      </w:r>
      <w:r w:rsidR="00CC0CA1" w:rsidRPr="003A24C1">
        <w:t>.</w:t>
      </w:r>
    </w:p>
    <w:p w:rsidR="00CC0CA1" w:rsidRPr="003A24C1" w:rsidRDefault="00CC0CA1" w:rsidP="003A24C1">
      <w:pPr>
        <w:pStyle w:val="ActionStep2PK"/>
      </w:pPr>
      <w:r w:rsidRPr="003A24C1">
        <w:rPr>
          <w:rStyle w:val="Bold"/>
        </w:rPr>
        <w:t>RAISE</w:t>
      </w:r>
      <w:r w:rsidRPr="003A24C1">
        <w:t xml:space="preserve"> oscillator amplitude until IRM UPSCALE HIGH HIGH light is ILLUMINATED.</w:t>
      </w:r>
    </w:p>
    <w:p w:rsidR="00CC0CA1" w:rsidRPr="003A24C1" w:rsidRDefault="00CC0CA1" w:rsidP="003A24C1">
      <w:pPr>
        <w:pStyle w:val="ActionStep2PK"/>
      </w:pPr>
      <w:bookmarkStart w:id="52" w:name="_Ref63085740"/>
      <w:r w:rsidRPr="003A24C1">
        <w:rPr>
          <w:rStyle w:val="Bold"/>
        </w:rPr>
        <w:t>COMPARE</w:t>
      </w:r>
      <w:r w:rsidRPr="003A24C1">
        <w:t xml:space="preserve"> new TDR value to Min/Max values in </w:t>
      </w:r>
      <w:r w:rsidRPr="003A24C1">
        <w:fldChar w:fldCharType="begin"/>
      </w:r>
      <w:r w:rsidRPr="003A24C1">
        <w:instrText xml:space="preserve"> REF _Ref63082146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Pr="003A24C1">
        <w:fldChar w:fldCharType="end"/>
      </w:r>
      <w:r w:rsidRPr="003A24C1">
        <w:t>.</w:t>
      </w:r>
      <w:bookmarkEnd w:id="52"/>
    </w:p>
    <w:p w:rsidR="00CC0CA1" w:rsidRPr="003A24C1" w:rsidRDefault="00CC0CA1" w:rsidP="003A24C1">
      <w:pPr>
        <w:pStyle w:val="ActionStep2PK"/>
      </w:pPr>
      <w:r w:rsidRPr="003A24C1">
        <w:rPr>
          <w:rStyle w:val="Bold"/>
        </w:rPr>
        <w:t>IF</w:t>
      </w:r>
      <w:r w:rsidRPr="003A24C1">
        <w:t xml:space="preserve"> values are outside Min/Max values in </w:t>
      </w:r>
      <w:r w:rsidRPr="003A24C1">
        <w:fldChar w:fldCharType="begin"/>
      </w:r>
      <w:r w:rsidRPr="003A24C1">
        <w:instrText xml:space="preserve"> REF _Ref63082146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rPr>
          <w:rStyle w:val="Bold"/>
        </w:rPr>
        <w:br/>
      </w:r>
      <w:r w:rsidRPr="003A24C1">
        <w:rPr>
          <w:rStyle w:val="Bold"/>
        </w:rPr>
        <w:br/>
        <w:t>REPEAT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_Ref63085715 \w \h \*MERGEFORMAT </w:instrText>
      </w:r>
      <w:r w:rsidRPr="003A24C1">
        <w:fldChar w:fldCharType="separate"/>
      </w:r>
      <w:r w:rsidR="003A24C1">
        <w:t>6.3[29.2]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_Ref63085740 \w \h \*MERGEFORMAT </w:instrText>
      </w:r>
      <w:r w:rsidRPr="003A24C1">
        <w:fldChar w:fldCharType="separate"/>
      </w:r>
      <w:r w:rsidR="003A24C1">
        <w:t>6.3[29.6]</w:t>
      </w:r>
      <w:r w:rsidRPr="003A24C1">
        <w:fldChar w:fldCharType="end"/>
      </w:r>
      <w:r w:rsidR="00684050" w:rsidRPr="003A24C1">
        <w:t xml:space="preserve">, otherwise </w:t>
      </w:r>
      <w:r w:rsidR="00684050" w:rsidRPr="003A24C1">
        <w:rPr>
          <w:rStyle w:val="Bold"/>
        </w:rPr>
        <w:t>MARK</w:t>
      </w:r>
      <w:r w:rsidR="00684050" w:rsidRPr="003A24C1">
        <w:t xml:space="preserve"> N/A.</w:t>
      </w:r>
      <w:r w:rsidR="00684050" w:rsidRPr="003A24C1">
        <w:tab/>
        <w:t>________</w:t>
      </w:r>
    </w:p>
    <w:p w:rsidR="005B52C9" w:rsidRPr="003A24C1" w:rsidRDefault="005B52C9" w:rsidP="003A24C1">
      <w:pPr>
        <w:pStyle w:val="ActionStep2PK"/>
        <w:keepNext/>
      </w:pPr>
      <w:r w:rsidRPr="003A24C1">
        <w:rPr>
          <w:rStyle w:val="Bold"/>
        </w:rPr>
        <w:lastRenderedPageBreak/>
        <w:t>REPLACE</w:t>
      </w:r>
      <w:r w:rsidRPr="003A24C1">
        <w:t xml:space="preserve"> cover on DELAY ADJ. potentiometer.</w:t>
      </w:r>
      <w:r w:rsidRPr="003A24C1">
        <w:tab/>
        <w:t>________</w:t>
      </w:r>
    </w:p>
    <w:p w:rsidR="00684050" w:rsidRPr="003A24C1" w:rsidRDefault="00273E63" w:rsidP="003A24C1">
      <w:pPr>
        <w:pStyle w:val="ActionStep2PK"/>
      </w:pPr>
      <w:bookmarkStart w:id="53" w:name="_Ref63935492"/>
      <w:r w:rsidRPr="003A24C1">
        <w:rPr>
          <w:rStyle w:val="Bold"/>
        </w:rPr>
        <w:t>RECORD</w:t>
      </w:r>
      <w:r w:rsidRPr="003A24C1">
        <w:t xml:space="preserve"> As</w:t>
      </w:r>
      <w:r w:rsidRPr="003A24C1">
        <w:noBreakHyphen/>
        <w:t>left value in As</w:t>
      </w:r>
      <w:r w:rsidRPr="003A24C1">
        <w:noBreakHyphen/>
        <w:t xml:space="preserve">left column of </w:t>
      </w:r>
      <w:r w:rsidRPr="003A24C1">
        <w:fldChar w:fldCharType="begin"/>
      </w:r>
      <w:r w:rsidRPr="003A24C1">
        <w:instrText xml:space="preserve"> REF _Ref63082146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2</w:t>
      </w:r>
      <w:r w:rsidRPr="003A24C1">
        <w:fldChar w:fldCharType="end"/>
      </w:r>
      <w:r w:rsidRPr="003A24C1">
        <w:t>.</w:t>
      </w:r>
      <w:r w:rsidRPr="003A24C1">
        <w:tab/>
        <w:t>________</w:t>
      </w:r>
      <w:bookmarkEnd w:id="53"/>
    </w:p>
    <w:p w:rsidR="00D90055" w:rsidRPr="003A24C1" w:rsidRDefault="00273E63" w:rsidP="003A24C1">
      <w:pPr>
        <w:pStyle w:val="ActionStep1PK"/>
        <w:keepNext/>
      </w:pPr>
      <w:r w:rsidRPr="003A24C1">
        <w:rPr>
          <w:rStyle w:val="Bold"/>
        </w:rPr>
        <w:t>DISCONNECT</w:t>
      </w:r>
      <w:r w:rsidR="00D90055" w:rsidRPr="003A24C1">
        <w:t xml:space="preserve"> TM200</w:t>
      </w:r>
      <w:r w:rsidR="00364F7D" w:rsidRPr="003A24C1">
        <w:t xml:space="preserve"> from</w:t>
      </w:r>
      <w:r w:rsidR="00D90055" w:rsidRPr="003A24C1">
        <w:t xml:space="preserve"> </w:t>
      </w:r>
      <w:r w:rsidR="00D37D56" w:rsidRPr="003A24C1">
        <w:t xml:space="preserve">top of </w:t>
      </w:r>
      <w:r w:rsidR="009A1670" w:rsidRPr="003A24C1">
        <w:t>2</w:t>
      </w:r>
      <w:r w:rsidR="009A1670" w:rsidRPr="003A24C1">
        <w:noBreakHyphen/>
        <w:t>RLY</w:t>
      </w:r>
      <w:r w:rsidR="009A1670" w:rsidRPr="003A24C1">
        <w:noBreakHyphen/>
        <w:t>92</w:t>
      </w:r>
      <w:r w:rsidR="009A1670" w:rsidRPr="003A24C1">
        <w:noBreakHyphen/>
        <w:t>741ATDR</w:t>
      </w:r>
      <w:r w:rsidR="00D90055" w:rsidRPr="003A24C1">
        <w:t>.</w:t>
      </w:r>
      <w:r w:rsidR="00D90055" w:rsidRPr="003A24C1">
        <w:tab/>
        <w:t>________</w:t>
      </w:r>
    </w:p>
    <w:p w:rsidR="00D90055" w:rsidRPr="003A24C1" w:rsidRDefault="00D90055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power from Programma TM200 timer.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RAISE</w:t>
      </w:r>
      <w:r w:rsidRPr="003A24C1">
        <w:t xml:space="preserve"> oscillator output amplitude until D</w:t>
      </w:r>
      <w:r w:rsidR="0026501D" w:rsidRPr="003A24C1">
        <w:t>M</w:t>
      </w:r>
      <w:r w:rsidRPr="003A24C1">
        <w:t xml:space="preserve">M indication is </w:t>
      </w:r>
      <w:r w:rsidR="007A37F1" w:rsidRPr="003A24C1">
        <w:t>1.000 Vdc</w:t>
      </w:r>
      <w:r w:rsidR="005F2BE8" w:rsidRPr="003A24C1">
        <w:t xml:space="preserve"> (</w:t>
      </w:r>
      <w:r w:rsidR="007A37F1" w:rsidRPr="003A24C1">
        <w:t>0.990 Vdc to 1.010 Vdc</w:t>
      </w:r>
      <w:r w:rsidR="007253B6" w:rsidRPr="003A24C1">
        <w:t>)</w:t>
      </w:r>
      <w:r w:rsidR="00AC4C9F" w:rsidRPr="003A24C1">
        <w:t>.</w:t>
      </w:r>
      <w:r w:rsidRPr="003A24C1">
        <w:tab/>
        <w:t>________</w:t>
      </w:r>
    </w:p>
    <w:p w:rsidR="00943E93" w:rsidRPr="003A24C1" w:rsidRDefault="006D58D1" w:rsidP="003A24C1">
      <w:pPr>
        <w:pStyle w:val="ActionStep1PK"/>
        <w:keepNext/>
      </w:pPr>
      <w:bookmarkStart w:id="54" w:name="_Ref375311509"/>
      <w:bookmarkStart w:id="55" w:name="_Ref388350093"/>
      <w:r w:rsidRPr="003A24C1">
        <w:rPr>
          <w:rStyle w:val="Bold"/>
        </w:rPr>
        <w:t>RECORD</w:t>
      </w:r>
      <w:r w:rsidRPr="003A24C1">
        <w:t xml:space="preserve"> RMS voltmeter indication</w:t>
      </w:r>
      <w:bookmarkEnd w:id="54"/>
      <w:r w:rsidR="00996372" w:rsidRPr="003A24C1">
        <w:t>.</w:t>
      </w:r>
      <w:bookmarkEnd w:id="55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2410"/>
        <w:gridCol w:w="236"/>
        <w:gridCol w:w="1368"/>
      </w:tblGrid>
      <w:tr w:rsidR="00943E93" w:rsidRPr="003A24C1" w:rsidTr="00D22F13">
        <w:trPr>
          <w:jc w:val="right"/>
        </w:trPr>
        <w:tc>
          <w:tcPr>
            <w:tcW w:w="2410" w:type="dxa"/>
            <w:shd w:val="clear" w:color="auto" w:fill="auto"/>
            <w:vAlign w:val="center"/>
          </w:tcPr>
          <w:p w:rsidR="00943E93" w:rsidRPr="003A24C1" w:rsidRDefault="00943E93" w:rsidP="003A24C1">
            <w:pPr>
              <w:pStyle w:val="Table10Right"/>
              <w:keepNext/>
              <w:spacing w:after="20"/>
            </w:pPr>
            <w:r w:rsidRPr="003A24C1">
              <w:t>______________ mVac.</w:t>
            </w:r>
          </w:p>
        </w:tc>
        <w:tc>
          <w:tcPr>
            <w:tcW w:w="236" w:type="dxa"/>
          </w:tcPr>
          <w:p w:rsidR="00943E93" w:rsidRPr="003A24C1" w:rsidRDefault="00943E93" w:rsidP="003A24C1">
            <w:pPr>
              <w:pStyle w:val="Table12Right"/>
              <w:keepNext/>
              <w:spacing w:after="20"/>
            </w:pPr>
          </w:p>
        </w:tc>
        <w:tc>
          <w:tcPr>
            <w:tcW w:w="1368" w:type="dxa"/>
            <w:vAlign w:val="bottom"/>
          </w:tcPr>
          <w:p w:rsidR="00943E93" w:rsidRPr="003A24C1" w:rsidRDefault="00943E93" w:rsidP="003A24C1">
            <w:pPr>
              <w:pStyle w:val="Table12Center"/>
              <w:keepNext/>
              <w:spacing w:after="20"/>
            </w:pPr>
            <w:r w:rsidRPr="003A24C1">
              <w:t>________</w:t>
            </w:r>
          </w:p>
        </w:tc>
      </w:tr>
    </w:tbl>
    <w:p w:rsidR="00FD3F33" w:rsidRPr="003A24C1" w:rsidRDefault="006D58D1" w:rsidP="003A24C1">
      <w:pPr>
        <w:pStyle w:val="ActionStep1PK"/>
        <w:keepNext/>
      </w:pPr>
      <w:r w:rsidRPr="003A24C1">
        <w:rPr>
          <w:rStyle w:val="Bold"/>
        </w:rPr>
        <w:t>IF</w:t>
      </w:r>
      <w:r w:rsidR="006D5FEB" w:rsidRPr="003A24C1">
        <w:t xml:space="preserve"> </w:t>
      </w:r>
      <w:r w:rsidR="00700F0E" w:rsidRPr="003A24C1">
        <w:t xml:space="preserve">RMS voltmeter </w:t>
      </w:r>
      <w:r w:rsidR="006D5FEB" w:rsidRPr="003A24C1">
        <w:t>reading in</w:t>
      </w:r>
      <w:r w:rsidR="0026317E" w:rsidRPr="003A24C1">
        <w:t xml:space="preserve"> Step </w:t>
      </w:r>
      <w:r w:rsidR="00A26430" w:rsidRPr="003A24C1">
        <w:fldChar w:fldCharType="begin"/>
      </w:r>
      <w:r w:rsidR="00A26430" w:rsidRPr="003A24C1">
        <w:instrText xml:space="preserve"> REF _Ref375311509 \w \h \*MERGEFORMAT </w:instrText>
      </w:r>
      <w:r w:rsidR="00A26430" w:rsidRPr="003A24C1">
        <w:fldChar w:fldCharType="separate"/>
      </w:r>
      <w:r w:rsidR="003A24C1">
        <w:t>6.3[33]</w:t>
      </w:r>
      <w:r w:rsidR="00A26430" w:rsidRPr="003A24C1">
        <w:fldChar w:fldCharType="end"/>
      </w:r>
      <w:r w:rsidRPr="003A24C1">
        <w:t xml:space="preserve"> </w:t>
      </w:r>
      <w:r w:rsidR="006D5FEB" w:rsidRPr="003A24C1">
        <w:t xml:space="preserve">is </w:t>
      </w:r>
      <w:r w:rsidR="009D4ADA" w:rsidRPr="003A24C1">
        <w:rPr>
          <w:rStyle w:val="Bold"/>
        </w:rPr>
        <w:t>NOT</w:t>
      </w:r>
      <w:r w:rsidRPr="003A24C1">
        <w:rPr>
          <w:rStyle w:val="Bold"/>
        </w:rPr>
        <w:t xml:space="preserve"> </w:t>
      </w:r>
      <w:r w:rsidRPr="003A24C1">
        <w:t>30</w:t>
      </w:r>
      <w:r w:rsidR="0026317E" w:rsidRPr="003A24C1">
        <w:t> </w:t>
      </w:r>
      <w:r w:rsidRPr="003A24C1">
        <w:t>to</w:t>
      </w:r>
      <w:r w:rsidR="0026317E" w:rsidRPr="003A24C1">
        <w:t> </w:t>
      </w:r>
      <w:r w:rsidRPr="003A24C1">
        <w:t>60</w:t>
      </w:r>
      <w:r w:rsidR="0026317E" w:rsidRPr="003A24C1">
        <w:t> </w:t>
      </w:r>
      <w:r w:rsidRPr="003A24C1">
        <w:t>mVac</w:t>
      </w:r>
      <w:r w:rsidR="001F2433" w:rsidRPr="003A24C1">
        <w:t xml:space="preserve"> </w:t>
      </w:r>
      <w:r w:rsidR="007B36A4" w:rsidRPr="003A24C1">
        <w:rPr>
          <w:rStyle w:val="Bold"/>
        </w:rPr>
        <w:t>THEN</w:t>
      </w:r>
      <w:r w:rsidR="003E4184" w:rsidRPr="003A24C1">
        <w:br/>
      </w:r>
      <w:r w:rsidR="003E4184" w:rsidRPr="003A24C1">
        <w:br/>
      </w:r>
      <w:r w:rsidR="00ED6A8A" w:rsidRPr="003A24C1">
        <w:rPr>
          <w:rStyle w:val="Bold"/>
        </w:rPr>
        <w:t xml:space="preserve">NOTIFY </w:t>
      </w:r>
      <w:r w:rsidR="00ED6A8A" w:rsidRPr="003A24C1">
        <w:t xml:space="preserve">Foreman or Cognizant Engineer prior to continuing. </w:t>
      </w:r>
      <w:r w:rsidR="004F0F69" w:rsidRPr="003A24C1">
        <w:t xml:space="preserve"> </w:t>
      </w:r>
      <w:r w:rsidR="00ED6A8A" w:rsidRPr="003A24C1">
        <w:t xml:space="preserve">Otherwise, </w:t>
      </w:r>
      <w:r w:rsidR="00ED6A8A" w:rsidRPr="003A24C1">
        <w:rPr>
          <w:rStyle w:val="Bold"/>
        </w:rPr>
        <w:t>MARK</w:t>
      </w:r>
      <w:r w:rsidR="00ED6A8A" w:rsidRPr="003A24C1">
        <w:t xml:space="preserve"> N/A.</w:t>
      </w:r>
      <w:r w:rsidR="00B175A3" w:rsidRPr="003A24C1">
        <w:tab/>
        <w:t>________</w:t>
      </w:r>
    </w:p>
    <w:p w:rsidR="00ED6A8A" w:rsidRPr="003A24C1" w:rsidRDefault="00ED6A8A" w:rsidP="003A24C1">
      <w:pPr>
        <w:pStyle w:val="ActionStep1PK"/>
        <w:keepNext/>
      </w:pPr>
      <w:r w:rsidRPr="003A24C1">
        <w:rPr>
          <w:rStyle w:val="Bold"/>
        </w:rPr>
        <w:t>CONNECT</w:t>
      </w:r>
      <w:r w:rsidRPr="003A24C1">
        <w:t xml:space="preserve"> IRM Test Fixture to 120</w:t>
      </w:r>
      <w:r w:rsidR="0026317E" w:rsidRPr="003A24C1">
        <w:t> </w:t>
      </w:r>
      <w:r w:rsidRPr="003A24C1">
        <w:t>Vac power source.</w:t>
      </w:r>
      <w:r w:rsidRPr="003A24C1">
        <w:tab/>
        <w:t>________</w:t>
      </w:r>
    </w:p>
    <w:p w:rsidR="00ED6A8A" w:rsidRPr="003A24C1" w:rsidRDefault="00ED6A8A" w:rsidP="003A24C1">
      <w:pPr>
        <w:pStyle w:val="ActionStep1PK"/>
        <w:keepNext/>
      </w:pPr>
      <w:bookmarkStart w:id="56" w:name="_Ref406073075"/>
      <w:r w:rsidRPr="003A24C1">
        <w:rPr>
          <w:rStyle w:val="Bold"/>
        </w:rPr>
        <w:t>TURN</w:t>
      </w:r>
      <w:r w:rsidRPr="003A24C1">
        <w:t xml:space="preserve"> S4 to ON to allow for 10 minute warm</w:t>
      </w:r>
      <w:r w:rsidR="004C4F43" w:rsidRPr="003A24C1">
        <w:noBreakHyphen/>
      </w:r>
      <w:r w:rsidRPr="003A24C1">
        <w:t>up before Section </w:t>
      </w:r>
      <w:r w:rsidRPr="003A24C1">
        <w:fldChar w:fldCharType="begin"/>
      </w:r>
      <w:r w:rsidRPr="003A24C1">
        <w:instrText xml:space="preserve"> REF cr_5938250 \w \h \*MERGEFORMAT </w:instrText>
      </w:r>
      <w:r w:rsidRPr="003A24C1">
        <w:fldChar w:fldCharType="separate"/>
      </w:r>
      <w:r w:rsidR="003A24C1">
        <w:t>6.6</w:t>
      </w:r>
      <w:r w:rsidRPr="003A24C1">
        <w:fldChar w:fldCharType="end"/>
      </w:r>
      <w:r w:rsidRPr="003A24C1">
        <w:t xml:space="preserve"> is begun.</w:t>
      </w:r>
      <w:bookmarkEnd w:id="56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864"/>
        <w:gridCol w:w="1440"/>
        <w:gridCol w:w="360"/>
        <w:gridCol w:w="1368"/>
      </w:tblGrid>
      <w:tr w:rsidR="00462DC2" w:rsidRPr="003A24C1">
        <w:trPr>
          <w:cantSplit/>
          <w:jc w:val="right"/>
        </w:trPr>
        <w:tc>
          <w:tcPr>
            <w:tcW w:w="864" w:type="dxa"/>
          </w:tcPr>
          <w:p w:rsidR="00462DC2" w:rsidRPr="003A24C1" w:rsidRDefault="00462DC2" w:rsidP="003A24C1">
            <w:pPr>
              <w:pStyle w:val="Table12Right"/>
              <w:spacing w:after="20"/>
            </w:pPr>
            <w:bookmarkStart w:id="57" w:name="PlaceKeeping_2527118"/>
            <w:r w:rsidRPr="003A24C1">
              <w:t>Time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462DC2" w:rsidRPr="003A24C1" w:rsidRDefault="00462DC2" w:rsidP="003A24C1">
            <w:pPr>
              <w:pStyle w:val="Table12Center"/>
              <w:spacing w:after="20"/>
            </w:pPr>
          </w:p>
        </w:tc>
        <w:tc>
          <w:tcPr>
            <w:tcW w:w="360" w:type="dxa"/>
          </w:tcPr>
          <w:p w:rsidR="00462DC2" w:rsidRPr="003A24C1" w:rsidRDefault="00462DC2" w:rsidP="003A24C1">
            <w:pPr>
              <w:pStyle w:val="Table12Center"/>
              <w:spacing w:after="20"/>
            </w:pPr>
          </w:p>
        </w:tc>
        <w:tc>
          <w:tcPr>
            <w:tcW w:w="1368" w:type="dxa"/>
          </w:tcPr>
          <w:p w:rsidR="00462DC2" w:rsidRPr="003A24C1" w:rsidRDefault="00234D9C" w:rsidP="003A24C1">
            <w:pPr>
              <w:pStyle w:val="Table12Center"/>
              <w:spacing w:after="20"/>
            </w:pPr>
            <w:r w:rsidRPr="003A24C1">
              <w:t>________</w:t>
            </w:r>
          </w:p>
        </w:tc>
      </w:tr>
    </w:tbl>
    <w:p w:rsidR="007A0A3E" w:rsidRPr="003A24C1" w:rsidRDefault="007A0A3E" w:rsidP="003A24C1">
      <w:pPr>
        <w:pStyle w:val="SubSection"/>
        <w:pageBreakBefore/>
        <w:spacing w:before="0"/>
      </w:pPr>
      <w:bookmarkStart w:id="58" w:name="cr_4980316"/>
      <w:bookmarkStart w:id="59" w:name="rh_3271397"/>
      <w:bookmarkStart w:id="60" w:name="_Toc68073352"/>
      <w:bookmarkEnd w:id="57"/>
      <w:r w:rsidRPr="003A24C1">
        <w:lastRenderedPageBreak/>
        <w:t>V</w:t>
      </w:r>
      <w:r w:rsidR="005E568A" w:rsidRPr="003A24C1">
        <w:t>OLTAGE</w:t>
      </w:r>
      <w:r w:rsidRPr="003A24C1">
        <w:t xml:space="preserve"> </w:t>
      </w:r>
      <w:r w:rsidR="00312C5E" w:rsidRPr="003A24C1">
        <w:t>P</w:t>
      </w:r>
      <w:r w:rsidR="009A679D" w:rsidRPr="003A24C1">
        <w:t>REREGULATOR</w:t>
      </w:r>
      <w:r w:rsidRPr="003A24C1">
        <w:t xml:space="preserve"> </w:t>
      </w:r>
      <w:r w:rsidR="00482469" w:rsidRPr="003A24C1">
        <w:t xml:space="preserve">Module VR27 </w:t>
      </w:r>
      <w:r w:rsidR="00684799" w:rsidRPr="003A24C1">
        <w:t>Calibration</w:t>
      </w:r>
      <w:bookmarkEnd w:id="58"/>
      <w:bookmarkEnd w:id="59"/>
      <w:bookmarkEnd w:id="60"/>
    </w:p>
    <w:p w:rsidR="00F76216" w:rsidRPr="003A24C1" w:rsidRDefault="00F76216" w:rsidP="003A24C1">
      <w:pPr>
        <w:pStyle w:val="ActionStep1PK"/>
        <w:keepNext/>
      </w:pPr>
      <w:r w:rsidRPr="003A24C1">
        <w:rPr>
          <w:rStyle w:val="Bold"/>
        </w:rPr>
        <w:t>REMOVE</w:t>
      </w:r>
      <w:r w:rsidRPr="003A24C1">
        <w:t xml:space="preserve"> VOLTAGE PREREGULATOR Module VR27 from IRM drawer.</w:t>
      </w:r>
      <w:r w:rsidRPr="003A24C1">
        <w:tab/>
        <w:t>________</w:t>
      </w:r>
    </w:p>
    <w:p w:rsidR="00F76216" w:rsidRPr="003A24C1" w:rsidRDefault="00F76216" w:rsidP="003A24C1">
      <w:pPr>
        <w:pStyle w:val="ActionStep1PK"/>
      </w:pPr>
      <w:r w:rsidRPr="003A24C1">
        <w:rPr>
          <w:rStyle w:val="Bold"/>
        </w:rPr>
        <w:t>INSTALL</w:t>
      </w:r>
      <w:r w:rsidRPr="003A24C1">
        <w:t xml:space="preserve"> plug</w:t>
      </w:r>
      <w:r w:rsidRPr="003A24C1">
        <w:noBreakHyphen/>
        <w:t>in adapter GE129B2048G 001 in place of VOLTAGE PREREGULATOR Module VR27.</w:t>
      </w:r>
      <w:r w:rsidRPr="003A24C1">
        <w:tab/>
        <w:t>________</w:t>
      </w:r>
    </w:p>
    <w:p w:rsidR="00F76216" w:rsidRPr="003A24C1" w:rsidRDefault="00F76216" w:rsidP="003A24C1">
      <w:pPr>
        <w:pStyle w:val="ActionStep1PK"/>
      </w:pPr>
      <w:r w:rsidRPr="003A24C1">
        <w:rPr>
          <w:rStyle w:val="Bold"/>
        </w:rPr>
        <w:t>INSTALL</w:t>
      </w:r>
      <w:r w:rsidRPr="003A24C1">
        <w:t xml:space="preserve"> VOLTAGE PREREGULATOR Module VR27 on plug</w:t>
      </w:r>
      <w:r w:rsidRPr="003A24C1">
        <w:noBreakHyphen/>
        <w:t>in adapter.</w:t>
      </w:r>
      <w:r w:rsidRPr="003A24C1">
        <w:tab/>
        <w:t>________</w:t>
      </w:r>
    </w:p>
    <w:p w:rsidR="00955F14" w:rsidRPr="003A24C1" w:rsidRDefault="00F76216" w:rsidP="003A24C1">
      <w:pPr>
        <w:pStyle w:val="ActionStep1PK"/>
      </w:pPr>
      <w:r w:rsidRPr="003A24C1">
        <w:rPr>
          <w:rStyle w:val="Bold"/>
        </w:rPr>
        <w:t xml:space="preserve">CONNECT </w:t>
      </w:r>
      <w:r w:rsidRPr="003A24C1">
        <w:t>DMM on 200 Vdc scale between TP 17(+) and TP 3 (common) on plug</w:t>
      </w:r>
      <w:r w:rsidRPr="003A24C1">
        <w:noBreakHyphen/>
        <w:t>in adapter.</w:t>
      </w:r>
      <w:r w:rsidRPr="003A24C1">
        <w:tab/>
        <w:t>________</w:t>
      </w:r>
    </w:p>
    <w:p w:rsidR="00955F14" w:rsidRPr="003A24C1" w:rsidRDefault="00955F14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As-</w:t>
      </w:r>
      <w:r w:rsidR="00AE34C1" w:rsidRPr="003A24C1">
        <w:t>found</w:t>
      </w:r>
      <w:r w:rsidRPr="003A24C1">
        <w:t xml:space="preserve"> value in As-</w:t>
      </w:r>
      <w:r w:rsidR="00AE34C1" w:rsidRPr="003A24C1">
        <w:t>found</w:t>
      </w:r>
      <w:r w:rsidRPr="003A24C1">
        <w:t xml:space="preserve"> (</w:t>
      </w:r>
      <w:r w:rsidR="009D2226" w:rsidRPr="003A24C1">
        <w:t>+</w:t>
      </w:r>
      <w:r w:rsidRPr="003A24C1">
        <w:t>)20</w:t>
      </w:r>
      <w:r w:rsidR="0026317E" w:rsidRPr="003A24C1">
        <w:t> </w:t>
      </w:r>
      <w:r w:rsidRPr="003A24C1">
        <w:t xml:space="preserve">Vdc column of </w:t>
      </w:r>
      <w:r w:rsidR="00C53826" w:rsidRPr="003A24C1">
        <w:fldChar w:fldCharType="begin"/>
      </w:r>
      <w:r w:rsidR="00C53826" w:rsidRPr="003A24C1">
        <w:instrText xml:space="preserve"> REF _Ref534720437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337"/>
        <w:gridCol w:w="1260"/>
        <w:gridCol w:w="1170"/>
        <w:gridCol w:w="1440"/>
        <w:gridCol w:w="1564"/>
        <w:gridCol w:w="1173"/>
      </w:tblGrid>
      <w:tr w:rsidR="00312C5E" w:rsidRPr="003A24C1" w:rsidTr="000B6CAC">
        <w:trPr>
          <w:cantSplit/>
          <w:jc w:val="center"/>
        </w:trPr>
        <w:tc>
          <w:tcPr>
            <w:tcW w:w="7944" w:type="dxa"/>
            <w:gridSpan w:val="6"/>
            <w:tcBorders>
              <w:top w:val="nil"/>
              <w:left w:val="nil"/>
              <w:right w:val="nil"/>
            </w:tcBorders>
          </w:tcPr>
          <w:p w:rsidR="00312C5E" w:rsidRPr="003A24C1" w:rsidRDefault="00C53826" w:rsidP="003A24C1">
            <w:pPr>
              <w:pStyle w:val="Table12CenterBold"/>
            </w:pPr>
            <w:bookmarkStart w:id="61" w:name="_Ref534720437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3</w:t>
            </w:r>
            <w:r w:rsidR="003A24C1" w:rsidRPr="003A24C1">
              <w:rPr>
                <w:noProof/>
              </w:rPr>
              <w:fldChar w:fldCharType="end"/>
            </w:r>
            <w:bookmarkEnd w:id="61"/>
          </w:p>
        </w:tc>
      </w:tr>
      <w:tr w:rsidR="00312C5E" w:rsidRPr="003A24C1" w:rsidTr="000B6CAC">
        <w:trPr>
          <w:cantSplit/>
          <w:jc w:val="center"/>
        </w:trPr>
        <w:tc>
          <w:tcPr>
            <w:tcW w:w="1337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Power Supply</w:t>
            </w:r>
          </w:p>
        </w:tc>
        <w:tc>
          <w:tcPr>
            <w:tcW w:w="1260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Desired Vdc</w:t>
            </w:r>
          </w:p>
        </w:tc>
        <w:tc>
          <w:tcPr>
            <w:tcW w:w="1170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Min</w:t>
            </w:r>
            <w:r w:rsidRPr="003A24C1">
              <w:br/>
              <w:t>Vdc</w:t>
            </w:r>
          </w:p>
        </w:tc>
        <w:tc>
          <w:tcPr>
            <w:tcW w:w="1440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Pr="003A24C1">
              <w:t xml:space="preserve"> Vdc</w:t>
            </w:r>
          </w:p>
        </w:tc>
        <w:tc>
          <w:tcPr>
            <w:tcW w:w="1564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F76216" w:rsidRPr="003A24C1">
              <w:t>left</w:t>
            </w:r>
            <w:r w:rsidR="00F76216" w:rsidRPr="003A24C1">
              <w:br/>
            </w:r>
            <w:r w:rsidRPr="003A24C1">
              <w:t>Vdc</w:t>
            </w:r>
          </w:p>
        </w:tc>
        <w:tc>
          <w:tcPr>
            <w:tcW w:w="1173" w:type="dxa"/>
          </w:tcPr>
          <w:p w:rsidR="00312C5E" w:rsidRPr="003A24C1" w:rsidRDefault="00312C5E" w:rsidP="003A24C1">
            <w:pPr>
              <w:pStyle w:val="Table12CenterBold"/>
            </w:pPr>
            <w:r w:rsidRPr="003A24C1">
              <w:t>Max</w:t>
            </w:r>
            <w:r w:rsidRPr="003A24C1">
              <w:br/>
              <w:t>Vdc</w:t>
            </w:r>
          </w:p>
        </w:tc>
      </w:tr>
      <w:tr w:rsidR="00312C5E" w:rsidRPr="003A24C1" w:rsidTr="000B6CAC">
        <w:trPr>
          <w:cantSplit/>
          <w:jc w:val="center"/>
        </w:trPr>
        <w:tc>
          <w:tcPr>
            <w:tcW w:w="1337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  <w:r w:rsidRPr="003A24C1">
              <w:t>(+)20 Vdc</w:t>
            </w:r>
          </w:p>
        </w:tc>
        <w:tc>
          <w:tcPr>
            <w:tcW w:w="1260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  <w:r w:rsidRPr="003A24C1">
              <w:t>20.00</w:t>
            </w:r>
          </w:p>
        </w:tc>
        <w:tc>
          <w:tcPr>
            <w:tcW w:w="1170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  <w:r w:rsidRPr="003A24C1">
              <w:t>19.90</w:t>
            </w:r>
          </w:p>
        </w:tc>
        <w:tc>
          <w:tcPr>
            <w:tcW w:w="1440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564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173" w:type="dxa"/>
            <w:vAlign w:val="center"/>
          </w:tcPr>
          <w:p w:rsidR="00312C5E" w:rsidRPr="003A24C1" w:rsidRDefault="00312C5E" w:rsidP="003A24C1">
            <w:pPr>
              <w:pStyle w:val="Table12Center"/>
              <w:keepNext/>
              <w:spacing w:before="40" w:after="40"/>
            </w:pPr>
            <w:r w:rsidRPr="003A24C1">
              <w:t>20.10</w:t>
            </w:r>
          </w:p>
        </w:tc>
      </w:tr>
      <w:tr w:rsidR="00312C5E" w:rsidRPr="003A24C1" w:rsidTr="000B6CAC">
        <w:trPr>
          <w:cantSplit/>
          <w:jc w:val="center"/>
        </w:trPr>
        <w:tc>
          <w:tcPr>
            <w:tcW w:w="1337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)20 Vdc</w:t>
            </w:r>
          </w:p>
        </w:tc>
        <w:tc>
          <w:tcPr>
            <w:tcW w:w="1260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)20.00</w:t>
            </w:r>
          </w:p>
        </w:tc>
        <w:tc>
          <w:tcPr>
            <w:tcW w:w="1170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)19.90</w:t>
            </w:r>
          </w:p>
        </w:tc>
        <w:tc>
          <w:tcPr>
            <w:tcW w:w="1440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</w:p>
        </w:tc>
        <w:tc>
          <w:tcPr>
            <w:tcW w:w="1564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</w:p>
        </w:tc>
        <w:tc>
          <w:tcPr>
            <w:tcW w:w="1173" w:type="dxa"/>
            <w:vAlign w:val="center"/>
          </w:tcPr>
          <w:p w:rsidR="00312C5E" w:rsidRPr="003A24C1" w:rsidRDefault="00312C5E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)20.10</w:t>
            </w:r>
          </w:p>
        </w:tc>
      </w:tr>
    </w:tbl>
    <w:p w:rsidR="003F47F1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9A679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output voltage of </w:t>
      </w:r>
      <w:r w:rsidR="00C961CD" w:rsidRPr="003A24C1">
        <w:t>(</w:t>
      </w:r>
      <w:r w:rsidRPr="003A24C1">
        <w:t>+</w:t>
      </w:r>
      <w:r w:rsidR="00C961CD" w:rsidRPr="003A24C1">
        <w:t>)</w:t>
      </w:r>
      <w:r w:rsidRPr="003A24C1">
        <w:t>20 </w:t>
      </w:r>
      <w:r w:rsidR="00D52220" w:rsidRPr="003A24C1">
        <w:t>V</w:t>
      </w:r>
      <w:r w:rsidRPr="003A24C1">
        <w:t xml:space="preserve">olt </w:t>
      </w:r>
      <w:r w:rsidR="00E95DDC" w:rsidRPr="003A24C1">
        <w:t xml:space="preserve">VOLTAGE </w:t>
      </w:r>
      <w:r w:rsidR="001E03DF" w:rsidRPr="003A24C1">
        <w:t>P</w:t>
      </w:r>
      <w:r w:rsidR="009A679D" w:rsidRPr="003A24C1">
        <w:t>REREGULATOR</w:t>
      </w:r>
      <w:r w:rsidR="001E03DF" w:rsidRPr="003A24C1">
        <w:t xml:space="preserve"> </w:t>
      </w:r>
      <w:r w:rsidR="009A679D" w:rsidRPr="003A24C1">
        <w:t>M</w:t>
      </w:r>
      <w:r w:rsidR="001E03DF" w:rsidRPr="003A24C1">
        <w:t>odule VR27</w:t>
      </w:r>
      <w:r w:rsidRPr="003A24C1">
        <w:t xml:space="preserve"> is </w:t>
      </w:r>
      <w:r w:rsidR="00D71ADD" w:rsidRPr="003A24C1">
        <w:rPr>
          <w:rStyle w:val="Bold"/>
        </w:rPr>
        <w:t>NOT</w:t>
      </w:r>
      <w:r w:rsidR="00D71ADD" w:rsidRPr="003A24C1">
        <w:t xml:space="preserve"> </w:t>
      </w:r>
      <w:r w:rsidRPr="003A24C1">
        <w:t>within</w:t>
      </w:r>
      <w:r w:rsidR="00F6578F" w:rsidRPr="003A24C1">
        <w:t xml:space="preserve"> </w:t>
      </w:r>
      <w:r w:rsidR="000B66CC" w:rsidRPr="003A24C1">
        <w:t>19.90 to 20.10 </w:t>
      </w:r>
      <w:r w:rsidR="00FA1F7B" w:rsidRPr="003A24C1">
        <w:t>Vdc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EA7719" w:rsidRPr="003A24C1">
        <w:rPr>
          <w:rStyle w:val="Bold"/>
        </w:rPr>
        <w:t>PERFORM</w:t>
      </w:r>
      <w:r w:rsidR="00EA7719" w:rsidRPr="003A24C1">
        <w:t xml:space="preserve"> the following</w:t>
      </w:r>
      <w:r w:rsidR="00174B3B" w:rsidRPr="003A24C1">
        <w:t>,</w:t>
      </w:r>
      <w:r w:rsidR="002411B1" w:rsidRPr="003A24C1">
        <w:t xml:space="preserve"> </w:t>
      </w:r>
      <w:r w:rsidR="00174B3B" w:rsidRPr="003A24C1">
        <w:t>o</w:t>
      </w:r>
      <w:r w:rsidR="00AF23BB" w:rsidRPr="003A24C1">
        <w:t>therwise</w:t>
      </w:r>
      <w:r w:rsidR="0027096C" w:rsidRPr="003A24C1">
        <w:t>,</w:t>
      </w:r>
      <w:r w:rsidR="00AF23BB" w:rsidRPr="003A24C1">
        <w:t xml:space="preserve"> </w:t>
      </w:r>
      <w:r w:rsidR="00AF23BB" w:rsidRPr="003A24C1">
        <w:rPr>
          <w:rStyle w:val="Bold"/>
        </w:rPr>
        <w:t>MARK</w:t>
      </w:r>
      <w:r w:rsidR="00F6578F" w:rsidRPr="003A24C1">
        <w:t xml:space="preserve"> </w:t>
      </w:r>
      <w:r w:rsidR="00ED6A8A" w:rsidRPr="003A24C1">
        <w:t xml:space="preserve">steps </w:t>
      </w:r>
      <w:r w:rsidR="00F6578F" w:rsidRPr="003A24C1">
        <w:t>N/A</w:t>
      </w:r>
      <w:r w:rsidR="00ED6A8A" w:rsidRPr="003A24C1">
        <w:t>:</w:t>
      </w:r>
    </w:p>
    <w:p w:rsidR="00F76216" w:rsidRPr="003A24C1" w:rsidRDefault="00F76216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R9 is </w:t>
      </w:r>
      <w:r w:rsidRPr="003A24C1">
        <w:rPr>
          <w:rStyle w:val="Bold"/>
        </w:rPr>
        <w:t>NOT</w:t>
      </w:r>
      <w:r w:rsidRPr="003A24C1">
        <w:t xml:space="preserve"> accessible,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cover from VOLTAGE PREREGULATOR Module VR27.  Otherwise, </w:t>
      </w:r>
      <w:r w:rsidRPr="003A24C1">
        <w:rPr>
          <w:rStyle w:val="Bold"/>
        </w:rPr>
        <w:t>MARK</w:t>
      </w:r>
      <w:r w:rsidRPr="003A24C1">
        <w:t xml:space="preserve"> N/A.</w:t>
      </w:r>
      <w:r w:rsidRPr="003A24C1">
        <w:tab/>
        <w:t>________</w:t>
      </w:r>
    </w:p>
    <w:p w:rsidR="00FD3F33" w:rsidRPr="003A24C1" w:rsidRDefault="00F76216" w:rsidP="003A24C1">
      <w:pPr>
        <w:pStyle w:val="ActionStep2PK"/>
      </w:pPr>
      <w:r w:rsidRPr="003A24C1">
        <w:rPr>
          <w:rStyle w:val="Bold"/>
        </w:rPr>
        <w:t>ADJUST</w:t>
      </w:r>
      <w:r w:rsidRPr="003A24C1">
        <w:t xml:space="preserve"> R9 on VOLTAGE PREREGULATOR Module VR27 to obtain indication of (+)20.00 Vdc (19.90 to 20.10 Vdc) on DMM.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EA7719" w:rsidRPr="003A24C1">
        <w:t>value</w:t>
      </w:r>
      <w:r w:rsidRPr="003A24C1">
        <w:t xml:space="preserve"> in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A4292B" w:rsidRPr="003A24C1">
        <w:t xml:space="preserve">(+)20 Vdc </w:t>
      </w:r>
      <w:r w:rsidRPr="003A24C1">
        <w:t xml:space="preserve">column of </w:t>
      </w:r>
      <w:r w:rsidR="001F6A46" w:rsidRPr="003A24C1">
        <w:fldChar w:fldCharType="begin"/>
      </w:r>
      <w:r w:rsidR="001F6A46" w:rsidRPr="003A24C1">
        <w:instrText xml:space="preserve"> REF _Ref534720437 \h </w:instrText>
      </w:r>
      <w:r w:rsidR="001F6A46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1F6A46" w:rsidRPr="003A24C1">
        <w:fldChar w:fldCharType="end"/>
      </w:r>
      <w:r w:rsidRPr="003A24C1">
        <w:t>.</w:t>
      </w:r>
      <w:r w:rsidRPr="003A24C1">
        <w:tab/>
        <w:t>________</w:t>
      </w:r>
    </w:p>
    <w:p w:rsidR="00F76216" w:rsidRPr="003A24C1" w:rsidRDefault="00F76216" w:rsidP="003A24C1">
      <w:pPr>
        <w:pStyle w:val="ActionStep1PK"/>
      </w:pPr>
      <w:r w:rsidRPr="003A24C1">
        <w:rPr>
          <w:rStyle w:val="Bold"/>
        </w:rPr>
        <w:t>MOVE</w:t>
      </w:r>
      <w:r w:rsidRPr="003A24C1">
        <w:t xml:space="preserve"> DMM lead from TP 17(+) to TP 1 (-).</w:t>
      </w:r>
      <w:r w:rsidRPr="003A24C1">
        <w:tab/>
        <w:t>________</w:t>
      </w:r>
    </w:p>
    <w:p w:rsidR="00F76216" w:rsidRPr="003A24C1" w:rsidRDefault="00F76216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As</w:t>
      </w:r>
      <w:r w:rsidRPr="003A24C1">
        <w:noBreakHyphen/>
        <w:t>found (</w:t>
      </w:r>
      <w:r w:rsidRPr="003A24C1">
        <w:noBreakHyphen/>
        <w:t>)20 Vdc voltage in As-found (</w:t>
      </w:r>
      <w:r w:rsidRPr="003A24C1">
        <w:noBreakHyphen/>
        <w:t xml:space="preserve">)20 Vdc column of </w:t>
      </w:r>
      <w:r w:rsidR="00C53826" w:rsidRPr="003A24C1">
        <w:fldChar w:fldCharType="begin"/>
      </w:r>
      <w:r w:rsidR="00C53826" w:rsidRPr="003A24C1">
        <w:instrText xml:space="preserve"> REF _Ref534720437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p w:rsidR="005E17D8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1E44D0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output voltage of </w:t>
      </w:r>
      <w:r w:rsidR="00C961CD" w:rsidRPr="003A24C1">
        <w:t>(</w:t>
      </w:r>
      <w:r w:rsidR="004C4F43" w:rsidRPr="003A24C1">
        <w:noBreakHyphen/>
      </w:r>
      <w:r w:rsidRPr="003A24C1">
        <w:t>20</w:t>
      </w:r>
      <w:r w:rsidR="00C961CD" w:rsidRPr="003A24C1">
        <w:t>)</w:t>
      </w:r>
      <w:r w:rsidRPr="003A24C1">
        <w:t> </w:t>
      </w:r>
      <w:r w:rsidR="00DF30C6" w:rsidRPr="003A24C1">
        <w:t>V</w:t>
      </w:r>
      <w:r w:rsidRPr="003A24C1">
        <w:t xml:space="preserve">olt </w:t>
      </w:r>
      <w:r w:rsidR="00E95DDC" w:rsidRPr="003A24C1">
        <w:t xml:space="preserve">VOLTAGE </w:t>
      </w:r>
      <w:r w:rsidR="001E03DF" w:rsidRPr="003A24C1">
        <w:t>P</w:t>
      </w:r>
      <w:r w:rsidR="005E568A" w:rsidRPr="003A24C1">
        <w:t>REREGULATOR</w:t>
      </w:r>
      <w:r w:rsidR="001E03DF" w:rsidRPr="003A24C1">
        <w:t xml:space="preserve"> </w:t>
      </w:r>
      <w:r w:rsidR="00030EEB" w:rsidRPr="003A24C1">
        <w:t>M</w:t>
      </w:r>
      <w:r w:rsidR="001E03DF" w:rsidRPr="003A24C1">
        <w:t>odule VR27</w:t>
      </w:r>
      <w:r w:rsidRPr="003A24C1">
        <w:t xml:space="preserve"> is </w:t>
      </w:r>
      <w:r w:rsidR="003E4C17" w:rsidRPr="003A24C1">
        <w:rPr>
          <w:rStyle w:val="Bold"/>
        </w:rPr>
        <w:t>NOT</w:t>
      </w:r>
      <w:r w:rsidR="003E4C17" w:rsidRPr="003A24C1">
        <w:t xml:space="preserve"> </w:t>
      </w:r>
      <w:r w:rsidRPr="003A24C1">
        <w:t xml:space="preserve">within </w:t>
      </w:r>
      <w:r w:rsidR="0008144B" w:rsidRPr="003A24C1">
        <w:t>(</w:t>
      </w:r>
      <w:r w:rsidR="004C4F43" w:rsidRPr="003A24C1">
        <w:noBreakHyphen/>
      </w:r>
      <w:r w:rsidR="0008144B" w:rsidRPr="003A24C1">
        <w:t>)</w:t>
      </w:r>
      <w:r w:rsidR="000B66CC" w:rsidRPr="003A24C1">
        <w:t>19.90 </w:t>
      </w:r>
      <w:r w:rsidR="001E621E" w:rsidRPr="003A24C1">
        <w:t>to</w:t>
      </w:r>
      <w:r w:rsidR="000B66CC" w:rsidRPr="003A24C1">
        <w:t> </w:t>
      </w:r>
      <w:r w:rsidR="00D71ADD" w:rsidRPr="003A24C1">
        <w:t>(</w:t>
      </w:r>
      <w:r w:rsidR="004C4F43" w:rsidRPr="003A24C1">
        <w:noBreakHyphen/>
      </w:r>
      <w:r w:rsidR="00514168" w:rsidRPr="003A24C1">
        <w:t>)</w:t>
      </w:r>
      <w:r w:rsidR="00D71ADD" w:rsidRPr="003A24C1">
        <w:t> </w:t>
      </w:r>
      <w:r w:rsidR="001E621E" w:rsidRPr="003A24C1">
        <w:t>20.10 Vdc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3E4C17" w:rsidRPr="003A24C1">
        <w:rPr>
          <w:rStyle w:val="Bold"/>
        </w:rPr>
        <w:t>PERFORM</w:t>
      </w:r>
      <w:r w:rsidR="003E4C17" w:rsidRPr="003A24C1">
        <w:t xml:space="preserve"> the following</w:t>
      </w:r>
      <w:r w:rsidR="00174B3B" w:rsidRPr="003A24C1">
        <w:t>,</w:t>
      </w:r>
      <w:r w:rsidR="003E4C17" w:rsidRPr="003A24C1">
        <w:t xml:space="preserve"> </w:t>
      </w:r>
      <w:r w:rsidR="00174B3B" w:rsidRPr="003A24C1">
        <w:t>o</w:t>
      </w:r>
      <w:r w:rsidR="00EA60AD" w:rsidRPr="003A24C1">
        <w:t>therwise</w:t>
      </w:r>
      <w:r w:rsidR="0027096C" w:rsidRPr="003A24C1">
        <w:t>,</w:t>
      </w:r>
      <w:r w:rsidR="00EA60AD" w:rsidRPr="003A24C1">
        <w:t xml:space="preserve"> </w:t>
      </w:r>
      <w:r w:rsidR="00EA60AD" w:rsidRPr="003A24C1">
        <w:rPr>
          <w:rStyle w:val="Bold"/>
        </w:rPr>
        <w:t>MARK</w:t>
      </w:r>
      <w:r w:rsidR="00EA60AD" w:rsidRPr="003A24C1">
        <w:t xml:space="preserve"> </w:t>
      </w:r>
      <w:r w:rsidR="00384543" w:rsidRPr="003A24C1">
        <w:t>steps</w:t>
      </w:r>
      <w:r w:rsidR="00313333" w:rsidRPr="003A24C1">
        <w:t xml:space="preserve"> </w:t>
      </w:r>
      <w:r w:rsidR="00EA60AD" w:rsidRPr="003A24C1">
        <w:t>N/A</w:t>
      </w:r>
      <w:r w:rsidR="00AC4C9F" w:rsidRPr="003A24C1">
        <w:t>:</w:t>
      </w:r>
    </w:p>
    <w:p w:rsidR="00F76216" w:rsidRPr="003A24C1" w:rsidRDefault="00F76216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R20 is </w:t>
      </w:r>
      <w:r w:rsidRPr="003A24C1">
        <w:rPr>
          <w:rStyle w:val="Bold"/>
        </w:rPr>
        <w:t>NOT</w:t>
      </w:r>
      <w:r w:rsidRPr="003A24C1">
        <w:t xml:space="preserve"> accessible,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cover from VOLTAGE PREREGULATOR Module VR27.  Otherwise, </w:t>
      </w:r>
      <w:r w:rsidRPr="003A24C1">
        <w:rPr>
          <w:rStyle w:val="Bold"/>
        </w:rPr>
        <w:t>MARK</w:t>
      </w:r>
      <w:r w:rsidRPr="003A24C1">
        <w:t xml:space="preserve"> N/A.</w:t>
      </w:r>
      <w:r w:rsidRPr="003A24C1">
        <w:tab/>
        <w:t>________</w:t>
      </w:r>
    </w:p>
    <w:p w:rsidR="00FD3F33" w:rsidRPr="003A24C1" w:rsidRDefault="00F76216" w:rsidP="003A24C1">
      <w:pPr>
        <w:pStyle w:val="ActionStep2PK"/>
      </w:pPr>
      <w:r w:rsidRPr="003A24C1">
        <w:rPr>
          <w:rStyle w:val="Bold"/>
        </w:rPr>
        <w:t>ADJUST</w:t>
      </w:r>
      <w:r w:rsidRPr="003A24C1">
        <w:t xml:space="preserve"> R20 on VOLTAGE PREREGULATOR Module VR27 to obtain indication of (</w:t>
      </w:r>
      <w:r w:rsidRPr="003A24C1">
        <w:noBreakHyphen/>
        <w:t>)20.00 Vdc</w:t>
      </w:r>
      <w:r w:rsidRPr="003A24C1">
        <w:br/>
        <w:t xml:space="preserve"> ((</w:t>
      </w:r>
      <w:r w:rsidRPr="003A24C1">
        <w:noBreakHyphen/>
        <w:t>)19.90 to (</w:t>
      </w:r>
      <w:r w:rsidRPr="003A24C1">
        <w:noBreakHyphen/>
        <w:t>)20.10 Vdc) on DMM.</w:t>
      </w:r>
      <w:r w:rsidRPr="003A24C1">
        <w:tab/>
        <w:t>________</w:t>
      </w:r>
    </w:p>
    <w:p w:rsidR="00ED4B8C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3E4C17" w:rsidRPr="003A24C1">
        <w:t>value</w:t>
      </w:r>
      <w:r w:rsidRPr="003A24C1">
        <w:t xml:space="preserve"> in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A4292B" w:rsidRPr="003A24C1">
        <w:t>(</w:t>
      </w:r>
      <w:r w:rsidR="004C4F43" w:rsidRPr="003A24C1">
        <w:noBreakHyphen/>
      </w:r>
      <w:r w:rsidR="00A4292B" w:rsidRPr="003A24C1">
        <w:t xml:space="preserve">)20 Vdc </w:t>
      </w:r>
      <w:r w:rsidRPr="003A24C1">
        <w:t xml:space="preserve">column of </w:t>
      </w:r>
      <w:r w:rsidR="00C53826" w:rsidRPr="003A24C1">
        <w:fldChar w:fldCharType="begin"/>
      </w:r>
      <w:r w:rsidR="00C53826" w:rsidRPr="003A24C1">
        <w:instrText xml:space="preserve"> REF _Ref534720437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p w:rsidR="003F70C1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D</w:t>
      </w:r>
      <w:r w:rsidR="001E44D0" w:rsidRPr="003A24C1">
        <w:t>M</w:t>
      </w:r>
      <w:r w:rsidRPr="003A24C1">
        <w:t>M</w:t>
      </w:r>
      <w:r w:rsidR="003F70C1" w:rsidRPr="003A24C1">
        <w:t>.</w:t>
      </w:r>
      <w:r w:rsidR="003F70C1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plug</w:t>
      </w:r>
      <w:r w:rsidR="004C4F43" w:rsidRPr="003A24C1">
        <w:noBreakHyphen/>
      </w:r>
      <w:r w:rsidRPr="003A24C1">
        <w:t>in adapter</w:t>
      </w:r>
      <w:r w:rsidR="00313333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</w:t>
      </w:r>
      <w:r w:rsidR="00E95DDC" w:rsidRPr="003A24C1">
        <w:t xml:space="preserve">VOLTAGE </w:t>
      </w:r>
      <w:r w:rsidR="001E44D0" w:rsidRPr="003A24C1">
        <w:t>PREREGULATOR Module</w:t>
      </w:r>
      <w:r w:rsidR="001E03DF" w:rsidRPr="003A24C1">
        <w:t xml:space="preserve"> VR27</w:t>
      </w:r>
      <w:r w:rsidR="00313333" w:rsidRPr="003A24C1">
        <w:t xml:space="preserve"> </w:t>
      </w:r>
      <w:r w:rsidRPr="003A24C1">
        <w:t>from plug</w:t>
      </w:r>
      <w:r w:rsidR="004C4F43" w:rsidRPr="003A24C1">
        <w:noBreakHyphen/>
      </w:r>
      <w:r w:rsidRPr="003A24C1">
        <w:t>in adapter</w:t>
      </w:r>
      <w:r w:rsidR="00313333" w:rsidRPr="003A24C1">
        <w:t>.</w:t>
      </w:r>
      <w:r w:rsidRPr="003A24C1">
        <w:tab/>
        <w:t>________</w:t>
      </w:r>
    </w:p>
    <w:p w:rsidR="00F76216" w:rsidRPr="003A24C1" w:rsidRDefault="00F76216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cover on VOLTAGE PREREGULATOR Module VR27 was removed,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REPLACE</w:t>
      </w:r>
      <w:r w:rsidRPr="003A24C1">
        <w:t xml:space="preserve"> cover on VOLTAGE PREREGULATOR Module VR27. </w:t>
      </w:r>
      <w:r w:rsidR="004D21C9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N/A.</w:t>
      </w:r>
      <w:r w:rsidRPr="003A24C1">
        <w:tab/>
        <w:t>________</w:t>
      </w:r>
    </w:p>
    <w:p w:rsidR="00FD3F33" w:rsidRPr="003A24C1" w:rsidRDefault="00ED6A8A" w:rsidP="003A24C1">
      <w:pPr>
        <w:pStyle w:val="ActionStep1PK"/>
      </w:pPr>
      <w:r w:rsidRPr="003A24C1">
        <w:rPr>
          <w:rStyle w:val="Bold"/>
        </w:rPr>
        <w:t>RE</w:t>
      </w:r>
      <w:r w:rsidR="00ED4B8C" w:rsidRPr="003A24C1">
        <w:rPr>
          <w:rStyle w:val="Bold"/>
        </w:rPr>
        <w:t>INSTALL</w:t>
      </w:r>
      <w:r w:rsidR="00ED4B8C" w:rsidRPr="003A24C1">
        <w:t xml:space="preserve"> </w:t>
      </w:r>
      <w:r w:rsidR="00E95DDC" w:rsidRPr="003A24C1">
        <w:t xml:space="preserve">VOLTAGE </w:t>
      </w:r>
      <w:r w:rsidR="001E44D0" w:rsidRPr="003A24C1">
        <w:t>PREREGULATOR Module</w:t>
      </w:r>
      <w:r w:rsidR="00313333" w:rsidRPr="003A24C1">
        <w:t xml:space="preserve"> </w:t>
      </w:r>
      <w:r w:rsidR="00ED4B8C" w:rsidRPr="003A24C1">
        <w:t>VR27 in IRM drawer</w:t>
      </w:r>
      <w:r w:rsidR="00313333" w:rsidRPr="003A24C1">
        <w:t>.</w:t>
      </w:r>
      <w:r w:rsidR="00D77443" w:rsidRPr="003A24C1">
        <w:tab/>
        <w:t>________</w:t>
      </w:r>
    </w:p>
    <w:p w:rsidR="003E4C17" w:rsidRPr="003A24C1" w:rsidRDefault="003E4C17" w:rsidP="003A24C1">
      <w:pPr>
        <w:pStyle w:val="SubSection"/>
        <w:pageBreakBefore/>
        <w:spacing w:before="0"/>
      </w:pPr>
      <w:bookmarkStart w:id="62" w:name="rh_6634778"/>
      <w:bookmarkStart w:id="63" w:name="_Toc68073353"/>
      <w:r w:rsidRPr="003A24C1">
        <w:lastRenderedPageBreak/>
        <w:t>V</w:t>
      </w:r>
      <w:r w:rsidR="001E44D0" w:rsidRPr="003A24C1">
        <w:t>OLTAGE</w:t>
      </w:r>
      <w:r w:rsidRPr="003A24C1">
        <w:t xml:space="preserve"> R</w:t>
      </w:r>
      <w:r w:rsidR="001E44D0" w:rsidRPr="003A24C1">
        <w:t>EGULATOR</w:t>
      </w:r>
      <w:r w:rsidRPr="003A24C1">
        <w:t xml:space="preserve"> Module VR29 Calibration</w:t>
      </w:r>
      <w:bookmarkEnd w:id="62"/>
      <w:bookmarkEnd w:id="63"/>
    </w:p>
    <w:p w:rsidR="00FD3F33" w:rsidRPr="003A24C1" w:rsidRDefault="007A13EA" w:rsidP="003A24C1">
      <w:pPr>
        <w:pStyle w:val="ActionStep1PK"/>
        <w:keepNext/>
      </w:pPr>
      <w:r w:rsidRPr="003A24C1">
        <w:rPr>
          <w:rStyle w:val="Bold"/>
        </w:rPr>
        <w:t>CONNECT</w:t>
      </w:r>
      <w:r w:rsidR="00ED4B8C" w:rsidRPr="003A24C1">
        <w:t xml:space="preserve"> D</w:t>
      </w:r>
      <w:r w:rsidR="001E44D0" w:rsidRPr="003A24C1">
        <w:t>M</w:t>
      </w:r>
      <w:r w:rsidR="00ED4B8C" w:rsidRPr="003A24C1">
        <w:t>M on 20</w:t>
      </w:r>
      <w:r w:rsidR="00D234E9" w:rsidRPr="003A24C1">
        <w:t> Vdc scale between J1(+) and J2 </w:t>
      </w:r>
      <w:r w:rsidR="00ED4B8C" w:rsidRPr="003A24C1">
        <w:t xml:space="preserve">(common) on </w:t>
      </w:r>
      <w:r w:rsidR="001E44D0" w:rsidRPr="003A24C1">
        <w:t>VOLTAGE REGULATOR</w:t>
      </w:r>
      <w:r w:rsidR="001E03DF" w:rsidRPr="003A24C1">
        <w:t xml:space="preserve"> Module VR29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="00881D8D" w:rsidRPr="003A24C1">
        <w:t xml:space="preserve"> </w:t>
      </w:r>
      <w:r w:rsidR="001E44D0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7A13EA" w:rsidRPr="003A24C1">
        <w:t>(</w:t>
      </w:r>
      <w:r w:rsidRPr="003A24C1">
        <w:t>+</w:t>
      </w:r>
      <w:r w:rsidR="007A13EA" w:rsidRPr="003A24C1">
        <w:t>)</w:t>
      </w:r>
      <w:r w:rsidRPr="003A24C1">
        <w:t xml:space="preserve">15 Vdc voltage in </w:t>
      </w:r>
      <w:r w:rsidR="00C53826" w:rsidRPr="003A24C1">
        <w:fldChar w:fldCharType="begin"/>
      </w:r>
      <w:r w:rsidR="00C53826" w:rsidRPr="003A24C1">
        <w:instrText xml:space="preserve"> REF _Ref534720629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MOVE</w:t>
      </w:r>
      <w:r w:rsidRPr="003A24C1">
        <w:t xml:space="preserve"> positive lead of D</w:t>
      </w:r>
      <w:r w:rsidR="0026501D" w:rsidRPr="003A24C1">
        <w:t>M</w:t>
      </w:r>
      <w:r w:rsidRPr="003A24C1">
        <w:t xml:space="preserve">M from J1 to J3 on </w:t>
      </w:r>
      <w:r w:rsidR="001E44D0" w:rsidRPr="003A24C1">
        <w:t>VOLTAGE REGULATOR</w:t>
      </w:r>
      <w:r w:rsidRPr="003A24C1">
        <w:t xml:space="preserve"> Module VR29.</w:t>
      </w:r>
      <w:r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1E44D0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5E612D" w:rsidRPr="003A24C1">
        <w:t>(</w:t>
      </w:r>
      <w:r w:rsidR="004C4F43" w:rsidRPr="003A24C1">
        <w:noBreakHyphen/>
      </w:r>
      <w:r w:rsidR="005E612D" w:rsidRPr="003A24C1">
        <w:t>)</w:t>
      </w:r>
      <w:r w:rsidRPr="003A24C1">
        <w:t xml:space="preserve">15 Vdc voltage in </w:t>
      </w:r>
      <w:r w:rsidR="00C53826" w:rsidRPr="003A24C1">
        <w:fldChar w:fldCharType="begin"/>
      </w:r>
      <w:r w:rsidR="00C53826" w:rsidRPr="003A24C1">
        <w:instrText xml:space="preserve"> REF _Ref534720629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324"/>
        <w:gridCol w:w="1205"/>
        <w:gridCol w:w="1350"/>
        <w:gridCol w:w="1405"/>
        <w:gridCol w:w="1225"/>
        <w:gridCol w:w="1575"/>
      </w:tblGrid>
      <w:tr w:rsidR="004A2328" w:rsidRPr="003A24C1" w:rsidTr="00FF3DA8">
        <w:trPr>
          <w:cantSplit/>
          <w:jc w:val="center"/>
        </w:trPr>
        <w:tc>
          <w:tcPr>
            <w:tcW w:w="808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A2328" w:rsidRPr="003A24C1" w:rsidRDefault="00C53826" w:rsidP="003A24C1">
            <w:pPr>
              <w:pStyle w:val="Table12CenterBold"/>
            </w:pPr>
            <w:bookmarkStart w:id="64" w:name="_Ref534720629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4</w:t>
            </w:r>
            <w:r w:rsidR="003A24C1" w:rsidRPr="003A24C1">
              <w:rPr>
                <w:noProof/>
              </w:rPr>
              <w:fldChar w:fldCharType="end"/>
            </w:r>
            <w:bookmarkEnd w:id="64"/>
          </w:p>
        </w:tc>
      </w:tr>
      <w:tr w:rsidR="004A2328" w:rsidRPr="003A24C1" w:rsidTr="00943A59">
        <w:trPr>
          <w:cantSplit/>
          <w:jc w:val="center"/>
        </w:trPr>
        <w:tc>
          <w:tcPr>
            <w:tcW w:w="1324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Power Supply</w:t>
            </w:r>
          </w:p>
        </w:tc>
        <w:tc>
          <w:tcPr>
            <w:tcW w:w="1205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Desired</w:t>
            </w:r>
            <w:r w:rsidRPr="003A24C1">
              <w:br/>
              <w:t>Vdc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Min</w:t>
            </w:r>
            <w:r w:rsidRPr="003A24C1">
              <w:br/>
              <w:t>Vdc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Pr="003A24C1">
              <w:br/>
              <w:t>Vdc</w:t>
            </w:r>
          </w:p>
        </w:tc>
        <w:tc>
          <w:tcPr>
            <w:tcW w:w="1225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Pr="003A24C1">
              <w:br/>
              <w:t>Vdc</w:t>
            </w:r>
          </w:p>
        </w:tc>
        <w:tc>
          <w:tcPr>
            <w:tcW w:w="1575" w:type="dxa"/>
            <w:tcBorders>
              <w:top w:val="single" w:sz="4" w:space="0" w:color="auto"/>
            </w:tcBorders>
            <w:vAlign w:val="center"/>
          </w:tcPr>
          <w:p w:rsidR="004A2328" w:rsidRPr="003A24C1" w:rsidRDefault="004A2328" w:rsidP="003A24C1">
            <w:pPr>
              <w:pStyle w:val="Table12CenterBold"/>
            </w:pPr>
            <w:r w:rsidRPr="003A24C1">
              <w:t>Max</w:t>
            </w:r>
            <w:r w:rsidRPr="003A24C1">
              <w:br/>
              <w:t>Vdc</w:t>
            </w:r>
          </w:p>
        </w:tc>
      </w:tr>
      <w:tr w:rsidR="004A2328" w:rsidRPr="003A24C1" w:rsidTr="00943A59">
        <w:trPr>
          <w:cantSplit/>
          <w:jc w:val="center"/>
        </w:trPr>
        <w:tc>
          <w:tcPr>
            <w:tcW w:w="1324" w:type="dxa"/>
            <w:vAlign w:val="center"/>
          </w:tcPr>
          <w:p w:rsidR="004A2328" w:rsidRPr="003A24C1" w:rsidRDefault="002B78DC" w:rsidP="003A24C1">
            <w:pPr>
              <w:pStyle w:val="Table12Center"/>
              <w:keepNext/>
              <w:spacing w:before="40" w:after="40"/>
            </w:pPr>
            <w:r w:rsidRPr="003A24C1">
              <w:t>(+)</w:t>
            </w:r>
            <w:r w:rsidR="004A2328" w:rsidRPr="003A24C1">
              <w:t>15 Vdc</w:t>
            </w:r>
          </w:p>
        </w:tc>
        <w:tc>
          <w:tcPr>
            <w:tcW w:w="1205" w:type="dxa"/>
            <w:vAlign w:val="center"/>
          </w:tcPr>
          <w:p w:rsidR="004A2328" w:rsidRPr="003A24C1" w:rsidRDefault="002B78DC" w:rsidP="003A24C1">
            <w:pPr>
              <w:pStyle w:val="Table12Center"/>
              <w:keepNext/>
              <w:spacing w:before="40" w:after="40"/>
            </w:pPr>
            <w:r w:rsidRPr="003A24C1">
              <w:t>(+)</w:t>
            </w:r>
            <w:r w:rsidR="004A2328" w:rsidRPr="003A24C1">
              <w:t>15.00</w:t>
            </w:r>
          </w:p>
        </w:tc>
        <w:tc>
          <w:tcPr>
            <w:tcW w:w="1350" w:type="dxa"/>
            <w:vAlign w:val="center"/>
          </w:tcPr>
          <w:p w:rsidR="004A2328" w:rsidRPr="003A24C1" w:rsidRDefault="002B78DC" w:rsidP="003A24C1">
            <w:pPr>
              <w:pStyle w:val="Table12Center"/>
              <w:keepNext/>
              <w:spacing w:before="40" w:after="40"/>
            </w:pPr>
            <w:r w:rsidRPr="003A24C1">
              <w:t>(+)</w:t>
            </w:r>
            <w:r w:rsidR="004A2328" w:rsidRPr="003A24C1">
              <w:t>14.90</w:t>
            </w:r>
          </w:p>
        </w:tc>
        <w:tc>
          <w:tcPr>
            <w:tcW w:w="1405" w:type="dxa"/>
            <w:vAlign w:val="center"/>
          </w:tcPr>
          <w:p w:rsidR="004A2328" w:rsidRPr="003A24C1" w:rsidRDefault="004A2328" w:rsidP="003A24C1">
            <w:pPr>
              <w:pStyle w:val="Table12Center"/>
              <w:keepNext/>
            </w:pPr>
          </w:p>
        </w:tc>
        <w:tc>
          <w:tcPr>
            <w:tcW w:w="1225" w:type="dxa"/>
            <w:vAlign w:val="center"/>
          </w:tcPr>
          <w:p w:rsidR="004A2328" w:rsidRPr="003A24C1" w:rsidRDefault="00352464" w:rsidP="003A24C1">
            <w:pPr>
              <w:pStyle w:val="Table12Center"/>
              <w:keepNext/>
            </w:pPr>
            <w:r w:rsidRPr="003A24C1">
              <w:t xml:space="preserve"> </w:t>
            </w:r>
          </w:p>
        </w:tc>
        <w:tc>
          <w:tcPr>
            <w:tcW w:w="1575" w:type="dxa"/>
            <w:vAlign w:val="center"/>
          </w:tcPr>
          <w:p w:rsidR="004A2328" w:rsidRPr="003A24C1" w:rsidRDefault="002B78DC" w:rsidP="003A24C1">
            <w:pPr>
              <w:pStyle w:val="Table12Center"/>
              <w:keepNext/>
              <w:spacing w:before="40" w:after="40"/>
            </w:pPr>
            <w:r w:rsidRPr="003A24C1">
              <w:t>(+)</w:t>
            </w:r>
            <w:r w:rsidR="004A2328" w:rsidRPr="003A24C1">
              <w:t>15.10Vdc</w:t>
            </w:r>
          </w:p>
        </w:tc>
      </w:tr>
      <w:tr w:rsidR="004A2328" w:rsidRPr="003A24C1" w:rsidTr="00943A59">
        <w:trPr>
          <w:cantSplit/>
          <w:jc w:val="center"/>
        </w:trPr>
        <w:tc>
          <w:tcPr>
            <w:tcW w:w="1324" w:type="dxa"/>
            <w:vAlign w:val="center"/>
          </w:tcPr>
          <w:p w:rsidR="004A2328" w:rsidRPr="003A24C1" w:rsidRDefault="00514168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4A2328" w:rsidRPr="003A24C1">
              <w:t>15 Vdc</w:t>
            </w:r>
          </w:p>
        </w:tc>
        <w:tc>
          <w:tcPr>
            <w:tcW w:w="1205" w:type="dxa"/>
            <w:vAlign w:val="center"/>
          </w:tcPr>
          <w:p w:rsidR="004A2328" w:rsidRPr="003A24C1" w:rsidRDefault="00514168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4A2328" w:rsidRPr="003A24C1">
              <w:t>15.00</w:t>
            </w:r>
          </w:p>
        </w:tc>
        <w:tc>
          <w:tcPr>
            <w:tcW w:w="1350" w:type="dxa"/>
            <w:vAlign w:val="center"/>
          </w:tcPr>
          <w:p w:rsidR="004A2328" w:rsidRPr="003A24C1" w:rsidRDefault="00514168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4A2328" w:rsidRPr="003A24C1">
              <w:t>14.90</w:t>
            </w:r>
          </w:p>
        </w:tc>
        <w:tc>
          <w:tcPr>
            <w:tcW w:w="1405" w:type="dxa"/>
            <w:vAlign w:val="center"/>
          </w:tcPr>
          <w:p w:rsidR="004A2328" w:rsidRPr="003A24C1" w:rsidRDefault="004A2328" w:rsidP="003A24C1">
            <w:pPr>
              <w:pStyle w:val="Table12Center"/>
            </w:pPr>
          </w:p>
        </w:tc>
        <w:tc>
          <w:tcPr>
            <w:tcW w:w="1225" w:type="dxa"/>
            <w:vAlign w:val="center"/>
          </w:tcPr>
          <w:p w:rsidR="004A2328" w:rsidRPr="003A24C1" w:rsidRDefault="004A2328" w:rsidP="003A24C1">
            <w:pPr>
              <w:pStyle w:val="Table12Center"/>
            </w:pPr>
          </w:p>
        </w:tc>
        <w:tc>
          <w:tcPr>
            <w:tcW w:w="1575" w:type="dxa"/>
            <w:vAlign w:val="center"/>
          </w:tcPr>
          <w:p w:rsidR="004A2328" w:rsidRPr="003A24C1" w:rsidRDefault="00514168" w:rsidP="003A24C1">
            <w:pPr>
              <w:pStyle w:val="Table12Center"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4A2328" w:rsidRPr="003A24C1">
              <w:t>15.10Vdc</w:t>
            </w:r>
          </w:p>
        </w:tc>
      </w:tr>
    </w:tbl>
    <w:p w:rsidR="00AB1648" w:rsidRPr="003A24C1" w:rsidRDefault="00AB1648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D</w:t>
      </w:r>
      <w:r w:rsidR="001E44D0" w:rsidRPr="003A24C1">
        <w:t>M</w:t>
      </w:r>
      <w:r w:rsidRPr="003A24C1">
        <w:t>M.</w:t>
      </w:r>
      <w:r w:rsidRPr="003A24C1">
        <w:tab/>
        <w:t>________</w:t>
      </w:r>
    </w:p>
    <w:p w:rsidR="00F91B27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1E44D0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voltages </w:t>
      </w:r>
      <w:r w:rsidR="004019E0" w:rsidRPr="003A24C1">
        <w:t xml:space="preserve">of </w:t>
      </w:r>
      <w:r w:rsidR="001E44D0" w:rsidRPr="003A24C1">
        <w:t>VOLTAGE REGULATOR</w:t>
      </w:r>
      <w:r w:rsidR="001E03DF" w:rsidRPr="003A24C1">
        <w:t xml:space="preserve"> Module VR29</w:t>
      </w:r>
      <w:r w:rsidR="004019E0" w:rsidRPr="003A24C1">
        <w:t xml:space="preserve"> </w:t>
      </w:r>
      <w:r w:rsidRPr="003A24C1">
        <w:t xml:space="preserve">are within tolerance,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F91B27" w:rsidRPr="003A24C1">
        <w:rPr>
          <w:rStyle w:val="Bold"/>
        </w:rPr>
        <w:t xml:space="preserve">PERFORM </w:t>
      </w:r>
      <w:r w:rsidR="00F91B27" w:rsidRPr="003A24C1">
        <w:t>the following</w:t>
      </w:r>
      <w:r w:rsidR="00174B3B" w:rsidRPr="003A24C1">
        <w:t>,</w:t>
      </w:r>
      <w:r w:rsidR="001E44D0" w:rsidRPr="003A24C1">
        <w:t xml:space="preserve"> </w:t>
      </w:r>
      <w:r w:rsidR="00174B3B" w:rsidRPr="003A24C1">
        <w:t>o</w:t>
      </w:r>
      <w:r w:rsidR="00F91B27" w:rsidRPr="003A24C1">
        <w:t xml:space="preserve">therwise, </w:t>
      </w:r>
      <w:r w:rsidR="00F91B27" w:rsidRPr="003A24C1">
        <w:rPr>
          <w:rStyle w:val="Bold"/>
        </w:rPr>
        <w:t>MARK</w:t>
      </w:r>
      <w:r w:rsidR="00F91B27" w:rsidRPr="003A24C1">
        <w:t xml:space="preserve"> </w:t>
      </w:r>
      <w:r w:rsidR="00ED6A8A" w:rsidRPr="003A24C1">
        <w:t xml:space="preserve">steps </w:t>
      </w:r>
      <w:r w:rsidR="00AC4C9F" w:rsidRPr="003A24C1">
        <w:t>N/A:</w:t>
      </w:r>
    </w:p>
    <w:p w:rsidR="00E472D0" w:rsidRPr="003A24C1" w:rsidRDefault="00F5514B" w:rsidP="003A24C1">
      <w:pPr>
        <w:pStyle w:val="ActionStep2PK"/>
        <w:keepNext/>
      </w:pPr>
      <w:r w:rsidRPr="003A24C1">
        <w:rPr>
          <w:rStyle w:val="Bold"/>
        </w:rPr>
        <w:t xml:space="preserve">RECORD </w:t>
      </w:r>
      <w:r w:rsidR="001E44D0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values in the As</w:t>
      </w:r>
      <w:r w:rsidR="004C4F43" w:rsidRPr="003A24C1">
        <w:noBreakHyphen/>
      </w:r>
      <w:r w:rsidR="00AE34C1" w:rsidRPr="003A24C1">
        <w:t>left</w:t>
      </w:r>
      <w:r w:rsidRPr="003A24C1">
        <w:t xml:space="preserve"> columns of </w:t>
      </w:r>
      <w:r w:rsidR="00C53826" w:rsidRPr="003A24C1">
        <w:fldChar w:fldCharType="begin"/>
      </w:r>
      <w:r w:rsidR="00C53826" w:rsidRPr="003A24C1">
        <w:instrText xml:space="preserve"> REF _Ref534720629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C53826" w:rsidRPr="003A24C1">
        <w:fldChar w:fldCharType="end"/>
      </w:r>
      <w:r w:rsidRPr="003A24C1">
        <w:t>.</w:t>
      </w:r>
      <w:r w:rsidR="001F2433" w:rsidRPr="003A24C1">
        <w:tab/>
        <w:t>________</w:t>
      </w:r>
    </w:p>
    <w:p w:rsidR="00F5514B" w:rsidRPr="003A24C1" w:rsidRDefault="001033AE" w:rsidP="003A24C1">
      <w:pPr>
        <w:pStyle w:val="ActionStep2PK"/>
      </w:pPr>
      <w:r w:rsidRPr="003A24C1">
        <w:rPr>
          <w:rStyle w:val="Bold"/>
        </w:rPr>
        <w:t>MARK</w:t>
      </w:r>
      <w:r w:rsidRPr="003A24C1">
        <w:t xml:space="preserve"> S</w:t>
      </w:r>
      <w:r w:rsidR="00317C3E" w:rsidRPr="003A24C1">
        <w:t>t</w:t>
      </w:r>
      <w:r w:rsidRPr="003A24C1">
        <w:t>eps</w:t>
      </w:r>
      <w:r w:rsidR="0026317E" w:rsidRPr="003A24C1">
        <w:t> </w:t>
      </w:r>
      <w:r w:rsidRPr="003A24C1">
        <w:fldChar w:fldCharType="begin"/>
      </w:r>
      <w:r w:rsidRPr="003A24C1">
        <w:instrText xml:space="preserve"> REF _Ref124739022 \w \h \*MERGEFORMAT </w:instrText>
      </w:r>
      <w:r w:rsidRPr="003A24C1">
        <w:fldChar w:fldCharType="separate"/>
      </w:r>
      <w:r w:rsidR="003A24C1">
        <w:t>6.5[7]</w:t>
      </w:r>
      <w:r w:rsidRPr="003A24C1">
        <w:fldChar w:fldCharType="end"/>
      </w:r>
      <w:r w:rsidRPr="003A24C1">
        <w:t xml:space="preserve"> through </w:t>
      </w:r>
      <w:r w:rsidR="00317C3E" w:rsidRPr="003A24C1">
        <w:fldChar w:fldCharType="begin"/>
      </w:r>
      <w:r w:rsidR="00317C3E" w:rsidRPr="003A24C1">
        <w:instrText xml:space="preserve"> REF _Ref406586125 \w \h \*MERGEFORMAT </w:instrText>
      </w:r>
      <w:r w:rsidR="00317C3E" w:rsidRPr="003A24C1">
        <w:fldChar w:fldCharType="separate"/>
      </w:r>
      <w:r w:rsidR="003A24C1">
        <w:t>6.5[20]</w:t>
      </w:r>
      <w:r w:rsidR="00317C3E" w:rsidRPr="003A24C1">
        <w:fldChar w:fldCharType="end"/>
      </w:r>
      <w:r w:rsidR="00C46018" w:rsidRPr="003A24C1">
        <w:t xml:space="preserve"> N/A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65" w:name="_Ref124739022"/>
      <w:r w:rsidRPr="003A24C1">
        <w:rPr>
          <w:rStyle w:val="Bold"/>
        </w:rPr>
        <w:t>REMOVE</w:t>
      </w:r>
      <w:r w:rsidRPr="003A24C1">
        <w:t xml:space="preserve"> </w:t>
      </w:r>
      <w:r w:rsidR="007E328B" w:rsidRPr="003A24C1">
        <w:t>VOLTAGE REGULATOR</w:t>
      </w:r>
      <w:r w:rsidRPr="003A24C1">
        <w:t xml:space="preserve"> </w:t>
      </w:r>
      <w:r w:rsidR="007E328B" w:rsidRPr="003A24C1">
        <w:t>M</w:t>
      </w:r>
      <w:r w:rsidRPr="003A24C1">
        <w:t>odule VR29.</w:t>
      </w:r>
      <w:r w:rsidRPr="003A24C1">
        <w:tab/>
        <w:t>________</w:t>
      </w:r>
      <w:bookmarkEnd w:id="65"/>
    </w:p>
    <w:p w:rsidR="007E328B" w:rsidRPr="003A24C1" w:rsidRDefault="007E328B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R9 and R12 are </w:t>
      </w:r>
      <w:r w:rsidRPr="003A24C1">
        <w:rPr>
          <w:rStyle w:val="Bold"/>
        </w:rPr>
        <w:t>NOT</w:t>
      </w:r>
      <w:r w:rsidRPr="003A24C1">
        <w:t xml:space="preserve"> accessible,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VOLTAGE REGULATOR Module VR29 cover.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6A2364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</w:t>
      </w:r>
      <w:r w:rsidR="007E328B" w:rsidRPr="003A24C1">
        <w:t>VOLTAGE REGULATOR Module</w:t>
      </w:r>
      <w:r w:rsidR="006A2364" w:rsidRPr="003A24C1">
        <w:t xml:space="preserve"> </w:t>
      </w:r>
      <w:r w:rsidR="001E03DF" w:rsidRPr="003A24C1">
        <w:t xml:space="preserve">VR29 </w:t>
      </w:r>
      <w:r w:rsidR="006A2364" w:rsidRPr="003A24C1">
        <w:t xml:space="preserve">on </w:t>
      </w:r>
      <w:r w:rsidR="005B7EB6" w:rsidRPr="003A24C1">
        <w:t>GE</w:t>
      </w:r>
      <w:r w:rsidR="006A2364" w:rsidRPr="003A24C1">
        <w:t>129B2048G1 plug</w:t>
      </w:r>
      <w:r w:rsidR="004C4F43" w:rsidRPr="003A24C1">
        <w:noBreakHyphen/>
      </w:r>
      <w:r w:rsidR="006A2364" w:rsidRPr="003A24C1">
        <w:t>in adapter.</w:t>
      </w:r>
      <w:r w:rsidR="006A2364" w:rsidRPr="003A24C1">
        <w:tab/>
        <w:t>________</w:t>
      </w:r>
    </w:p>
    <w:p w:rsidR="00FD3F33" w:rsidRPr="003A24C1" w:rsidRDefault="00666955" w:rsidP="003A24C1">
      <w:pPr>
        <w:pStyle w:val="ActionStep1PK"/>
      </w:pPr>
      <w:r w:rsidRPr="003A24C1">
        <w:rPr>
          <w:rStyle w:val="Bold"/>
        </w:rPr>
        <w:t>INSTALL</w:t>
      </w:r>
      <w:r w:rsidR="00ED4B8C" w:rsidRPr="003A24C1">
        <w:t xml:space="preserve"> </w:t>
      </w:r>
      <w:r w:rsidRPr="003A24C1">
        <w:t>VOLTAGE REGULATOR Module</w:t>
      </w:r>
      <w:r w:rsidR="007E385A" w:rsidRPr="003A24C1">
        <w:t xml:space="preserve"> VR29 with </w:t>
      </w:r>
      <w:r w:rsidR="005B7EB6" w:rsidRPr="003A24C1">
        <w:t>GE</w:t>
      </w:r>
      <w:r w:rsidR="007E385A" w:rsidRPr="003A24C1">
        <w:t>129B2048G1 plug</w:t>
      </w:r>
      <w:r w:rsidR="004C4F43" w:rsidRPr="003A24C1">
        <w:noBreakHyphen/>
      </w:r>
      <w:r w:rsidR="007E385A" w:rsidRPr="003A24C1">
        <w:t xml:space="preserve">in </w:t>
      </w:r>
      <w:r w:rsidR="007E328B" w:rsidRPr="003A24C1">
        <w:t xml:space="preserve">adaptor </w:t>
      </w:r>
      <w:r w:rsidR="00ED4B8C" w:rsidRPr="003A24C1">
        <w:t>in IRM drawer.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bookmarkStart w:id="66" w:name="_Ref383777394"/>
      <w:r w:rsidRPr="003A24C1">
        <w:rPr>
          <w:rStyle w:val="Bold"/>
        </w:rPr>
        <w:lastRenderedPageBreak/>
        <w:t>CONNECT</w:t>
      </w:r>
      <w:r w:rsidRPr="003A24C1">
        <w:t xml:space="preserve"> D</w:t>
      </w:r>
      <w:r w:rsidR="007E328B" w:rsidRPr="003A24C1">
        <w:t>M</w:t>
      </w:r>
      <w:r w:rsidRPr="003A24C1">
        <w:t>M between J1(+) and J2(</w:t>
      </w:r>
      <w:r w:rsidR="004C4F43" w:rsidRPr="003A24C1">
        <w:noBreakHyphen/>
      </w:r>
      <w:r w:rsidRPr="003A24C1">
        <w:t xml:space="preserve">) on </w:t>
      </w:r>
      <w:r w:rsidR="00666955" w:rsidRPr="003A24C1">
        <w:t>VOLTAGE REGULATOR Module</w:t>
      </w:r>
      <w:r w:rsidRPr="003A24C1">
        <w:t xml:space="preserve"> VR29.</w:t>
      </w:r>
      <w:r w:rsidR="00083B40" w:rsidRPr="003A24C1">
        <w:tab/>
        <w:t>________</w:t>
      </w:r>
      <w:bookmarkEnd w:id="66"/>
    </w:p>
    <w:p w:rsidR="00083B40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R9 to obtain an indication of </w:t>
      </w:r>
      <w:r w:rsidR="00AC4C9F" w:rsidRPr="003A24C1">
        <w:t>(+)</w:t>
      </w:r>
      <w:r w:rsidR="007A37F1" w:rsidRPr="003A24C1">
        <w:t>15.00 Vdc</w:t>
      </w:r>
      <w:r w:rsidRPr="003A24C1">
        <w:t xml:space="preserve"> </w:t>
      </w:r>
      <w:r w:rsidR="000B66CC" w:rsidRPr="003A24C1">
        <w:t>(14.90 to </w:t>
      </w:r>
      <w:r w:rsidR="00B313D0" w:rsidRPr="003A24C1">
        <w:t xml:space="preserve">15.10 Vdc) </w:t>
      </w:r>
      <w:r w:rsidRPr="003A24C1">
        <w:t>on D</w:t>
      </w:r>
      <w:r w:rsidR="0026501D" w:rsidRPr="003A24C1">
        <w:t>M</w:t>
      </w:r>
      <w:r w:rsidRPr="003A24C1">
        <w:t>M</w:t>
      </w:r>
      <w:r w:rsidR="007253B6" w:rsidRPr="003A24C1">
        <w:t>.</w:t>
      </w:r>
      <w:r w:rsidR="00083B40" w:rsidRPr="003A24C1">
        <w:tab/>
        <w:t>________</w:t>
      </w:r>
    </w:p>
    <w:p w:rsidR="00083B40" w:rsidRPr="003A24C1" w:rsidRDefault="00ED4B8C" w:rsidP="003A24C1">
      <w:pPr>
        <w:pStyle w:val="ActionStep1PK"/>
      </w:pPr>
      <w:r w:rsidRPr="003A24C1">
        <w:rPr>
          <w:rStyle w:val="Bold"/>
        </w:rPr>
        <w:t>MOVE</w:t>
      </w:r>
      <w:r w:rsidRPr="003A24C1">
        <w:t xml:space="preserve"> positive lead of D</w:t>
      </w:r>
      <w:r w:rsidR="00666955" w:rsidRPr="003A24C1">
        <w:t>M</w:t>
      </w:r>
      <w:r w:rsidRPr="003A24C1">
        <w:t xml:space="preserve">M from J1 to J3 on </w:t>
      </w:r>
      <w:r w:rsidR="00666955" w:rsidRPr="003A24C1">
        <w:t>VOLTAGE REGULATOR Module</w:t>
      </w:r>
      <w:r w:rsidR="001E03DF" w:rsidRPr="003A24C1">
        <w:t xml:space="preserve"> VR29</w:t>
      </w:r>
      <w:r w:rsidRPr="003A24C1">
        <w:t>.</w:t>
      </w:r>
      <w:r w:rsidR="00083B40" w:rsidRPr="003A24C1">
        <w:tab/>
        <w:t>________</w:t>
      </w:r>
    </w:p>
    <w:p w:rsidR="00083B40" w:rsidRPr="003A24C1" w:rsidRDefault="00ED4B8C" w:rsidP="003A24C1">
      <w:pPr>
        <w:pStyle w:val="ActionStep1PK"/>
      </w:pPr>
      <w:bookmarkStart w:id="67" w:name="_Ref383777820"/>
      <w:r w:rsidRPr="003A24C1">
        <w:rPr>
          <w:rStyle w:val="Bold"/>
        </w:rPr>
        <w:t>ADJUST</w:t>
      </w:r>
      <w:r w:rsidRPr="003A24C1">
        <w:t xml:space="preserve"> R12 to obtain an indication of </w:t>
      </w:r>
      <w:r w:rsidR="007A37F1" w:rsidRPr="003A24C1">
        <w:t>(</w:t>
      </w:r>
      <w:r w:rsidR="004C4F43" w:rsidRPr="003A24C1">
        <w:noBreakHyphen/>
      </w:r>
      <w:r w:rsidR="007A37F1" w:rsidRPr="003A24C1">
        <w:t>)15.00 Vdc</w:t>
      </w:r>
      <w:r w:rsidRPr="003A24C1">
        <w:t xml:space="preserve"> </w:t>
      </w:r>
      <w:r w:rsidR="00B313D0" w:rsidRPr="003A24C1">
        <w:t>((</w:t>
      </w:r>
      <w:r w:rsidR="004C4F43" w:rsidRPr="003A24C1">
        <w:noBreakHyphen/>
      </w:r>
      <w:r w:rsidR="000B66CC" w:rsidRPr="003A24C1">
        <w:t>)14.90 </w:t>
      </w:r>
      <w:r w:rsidR="00B313D0" w:rsidRPr="003A24C1">
        <w:t>to (</w:t>
      </w:r>
      <w:r w:rsidR="004C4F43" w:rsidRPr="003A24C1">
        <w:noBreakHyphen/>
      </w:r>
      <w:r w:rsidR="00B313D0" w:rsidRPr="003A24C1">
        <w:t xml:space="preserve">)15.10 Vdc) </w:t>
      </w:r>
      <w:r w:rsidRPr="003A24C1">
        <w:t>on D</w:t>
      </w:r>
      <w:r w:rsidR="00666955" w:rsidRPr="003A24C1">
        <w:t>M</w:t>
      </w:r>
      <w:r w:rsidRPr="003A24C1">
        <w:t>M</w:t>
      </w:r>
      <w:r w:rsidR="007253B6" w:rsidRPr="003A24C1">
        <w:t>.</w:t>
      </w:r>
      <w:r w:rsidR="00083B40" w:rsidRPr="003A24C1">
        <w:tab/>
        <w:t>________</w:t>
      </w:r>
      <w:bookmarkEnd w:id="67"/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REPEAT</w:t>
      </w:r>
      <w:r w:rsidRPr="003A24C1">
        <w:t xml:space="preserve"> Steps </w:t>
      </w:r>
      <w:r w:rsidR="001033AE" w:rsidRPr="003A24C1">
        <w:fldChar w:fldCharType="begin"/>
      </w:r>
      <w:r w:rsidR="001033AE" w:rsidRPr="003A24C1">
        <w:instrText xml:space="preserve"> REF _Ref383777394 \w \h \*MERGEFORMAT </w:instrText>
      </w:r>
      <w:r w:rsidR="001033AE" w:rsidRPr="003A24C1">
        <w:fldChar w:fldCharType="separate"/>
      </w:r>
      <w:r w:rsidR="003A24C1">
        <w:t>6.5[11]</w:t>
      </w:r>
      <w:r w:rsidR="001033AE" w:rsidRPr="003A24C1">
        <w:fldChar w:fldCharType="end"/>
      </w:r>
      <w:r w:rsidRPr="003A24C1">
        <w:t xml:space="preserve"> through </w:t>
      </w:r>
      <w:r w:rsidR="00FE6FFB" w:rsidRPr="003A24C1">
        <w:fldChar w:fldCharType="begin"/>
      </w:r>
      <w:r w:rsidR="00FE6FFB" w:rsidRPr="003A24C1">
        <w:instrText xml:space="preserve"> REF _Ref383777820 \w \h \*MERGEFORMAT </w:instrText>
      </w:r>
      <w:r w:rsidR="00FE6FFB" w:rsidRPr="003A24C1">
        <w:fldChar w:fldCharType="separate"/>
      </w:r>
      <w:r w:rsidR="003A24C1">
        <w:t>6.5[14]</w:t>
      </w:r>
      <w:r w:rsidR="00FE6FFB" w:rsidRPr="003A24C1">
        <w:fldChar w:fldCharType="end"/>
      </w:r>
      <w:r w:rsidRPr="003A24C1">
        <w:t xml:space="preserve"> until both </w:t>
      </w:r>
      <w:r w:rsidR="00083B40" w:rsidRPr="003A24C1">
        <w:t>(</w:t>
      </w:r>
      <w:r w:rsidRPr="003A24C1">
        <w:t>+</w:t>
      </w:r>
      <w:r w:rsidR="00083B40" w:rsidRPr="003A24C1">
        <w:t>)</w:t>
      </w:r>
      <w:r w:rsidRPr="003A24C1">
        <w:t>15 Vdc and</w:t>
      </w:r>
      <w:r w:rsidR="00083B40" w:rsidRPr="003A24C1">
        <w:t xml:space="preserve"> (</w:t>
      </w:r>
      <w:r w:rsidR="004C4F43" w:rsidRPr="003A24C1">
        <w:noBreakHyphen/>
      </w:r>
      <w:r w:rsidR="00083B40" w:rsidRPr="003A24C1">
        <w:t>)</w:t>
      </w:r>
      <w:r w:rsidRPr="003A24C1">
        <w:t>15 Vdc indications are within tolerance and no further adjustment is required.</w:t>
      </w:r>
      <w:r w:rsidR="00C8525A" w:rsidRPr="003A24C1">
        <w:t xml:space="preserve"> </w:t>
      </w:r>
      <w:r w:rsidR="005257C7" w:rsidRPr="003A24C1">
        <w:t xml:space="preserve"> </w:t>
      </w:r>
      <w:r w:rsidR="00C8525A" w:rsidRPr="003A24C1">
        <w:t xml:space="preserve">Otherwise, </w:t>
      </w:r>
      <w:r w:rsidR="00C8525A" w:rsidRPr="003A24C1">
        <w:rPr>
          <w:rStyle w:val="Bold"/>
        </w:rPr>
        <w:t>MARK</w:t>
      </w:r>
      <w:r w:rsidR="00C8525A"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484BFD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66695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l</w:t>
      </w:r>
      <w:r w:rsidR="00EA6585" w:rsidRPr="003A24C1">
        <w:t>eft</w:t>
      </w:r>
      <w:r w:rsidRPr="003A24C1">
        <w:t xml:space="preserve"> voltages in </w:t>
      </w:r>
      <w:r w:rsidR="00C53826" w:rsidRPr="003A24C1">
        <w:fldChar w:fldCharType="begin"/>
      </w:r>
      <w:r w:rsidR="00C53826" w:rsidRPr="003A24C1">
        <w:instrText xml:space="preserve"> REF _Ref534720629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C53826" w:rsidRPr="003A24C1">
        <w:fldChar w:fldCharType="end"/>
      </w:r>
      <w:r w:rsidR="00484BFD" w:rsidRPr="003A24C1">
        <w:t>.</w:t>
      </w:r>
      <w:r w:rsidR="00484BFD" w:rsidRPr="003A24C1">
        <w:tab/>
        <w:t>________</w:t>
      </w:r>
    </w:p>
    <w:p w:rsidR="00FD3F33" w:rsidRPr="003A24C1" w:rsidRDefault="00317C3E" w:rsidP="003A24C1">
      <w:pPr>
        <w:pStyle w:val="ActionStep1PK"/>
      </w:pPr>
      <w:r w:rsidRPr="003A24C1">
        <w:rPr>
          <w:rStyle w:val="Bold"/>
        </w:rPr>
        <w:t>DISCONNECT</w:t>
      </w:r>
      <w:r w:rsidR="00ED4B8C" w:rsidRPr="003A24C1">
        <w:t xml:space="preserve"> D</w:t>
      </w:r>
      <w:r w:rsidR="00666955" w:rsidRPr="003A24C1">
        <w:t>M</w:t>
      </w:r>
      <w:r w:rsidRPr="003A24C1">
        <w:t>M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</w:t>
      </w:r>
      <w:r w:rsidR="00666955" w:rsidRPr="003A24C1">
        <w:t>VOLTAGE REGULATOR Module</w:t>
      </w:r>
      <w:r w:rsidRPr="003A24C1">
        <w:t xml:space="preserve"> VR29 and </w:t>
      </w:r>
      <w:r w:rsidR="003D3D49" w:rsidRPr="003A24C1">
        <w:t xml:space="preserve">GE129B2048G1 </w:t>
      </w:r>
      <w:r w:rsidRPr="003A24C1">
        <w:t>plug</w:t>
      </w:r>
      <w:r w:rsidR="004C4F43" w:rsidRPr="003A24C1">
        <w:noBreakHyphen/>
      </w:r>
      <w:r w:rsidRPr="003A24C1">
        <w:t>in adapter from</w:t>
      </w:r>
      <w:r w:rsidR="00C23996" w:rsidRPr="003A24C1">
        <w:t xml:space="preserve"> </w:t>
      </w:r>
      <w:r w:rsidRPr="003A24C1">
        <w:t>IRM</w:t>
      </w:r>
      <w:r w:rsidR="00C23996" w:rsidRPr="003A24C1">
        <w:t xml:space="preserve"> drawer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666955" w:rsidRPr="003A24C1">
        <w:t>VOLTAGE REGULATOR Module</w:t>
      </w:r>
      <w:r w:rsidR="001E03DF" w:rsidRPr="003A24C1">
        <w:t xml:space="preserve"> VR29</w:t>
      </w:r>
      <w:r w:rsidR="00083B40" w:rsidRPr="003A24C1">
        <w:t xml:space="preserve"> cover was removed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Pr="003A24C1">
        <w:rPr>
          <w:rStyle w:val="Bold"/>
        </w:rPr>
        <w:t>REPLACE</w:t>
      </w:r>
      <w:r w:rsidRPr="003A24C1">
        <w:t xml:space="preserve"> </w:t>
      </w:r>
      <w:r w:rsidR="00E7705C" w:rsidRPr="003A24C1">
        <w:t>cover.</w:t>
      </w:r>
      <w:r w:rsidR="00E472D0" w:rsidRPr="003A24C1">
        <w:t xml:space="preserve"> </w:t>
      </w:r>
      <w:r w:rsidR="005257C7" w:rsidRPr="003A24C1">
        <w:t xml:space="preserve"> </w:t>
      </w:r>
      <w:r w:rsidRPr="003A24C1">
        <w:t xml:space="preserve">Otherwise, </w:t>
      </w:r>
      <w:r w:rsidR="00E472D0" w:rsidRPr="003A24C1">
        <w:rPr>
          <w:rStyle w:val="Bold"/>
        </w:rPr>
        <w:t>MARK</w:t>
      </w:r>
      <w:r w:rsidR="00E472D0" w:rsidRPr="003A24C1">
        <w:t xml:space="preserve"> </w:t>
      </w:r>
      <w:r w:rsidRPr="003A24C1">
        <w:t>N/A</w:t>
      </w:r>
      <w:r w:rsidR="005257C7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68" w:name="_Ref406586125"/>
      <w:r w:rsidRPr="003A24C1">
        <w:rPr>
          <w:rStyle w:val="Bold"/>
        </w:rPr>
        <w:t>RE</w:t>
      </w:r>
      <w:r w:rsidR="00046947" w:rsidRPr="003A24C1">
        <w:rPr>
          <w:rStyle w:val="Bold"/>
        </w:rPr>
        <w:t>INSTALL</w:t>
      </w:r>
      <w:r w:rsidRPr="003A24C1">
        <w:t xml:space="preserve"> </w:t>
      </w:r>
      <w:r w:rsidR="00666955" w:rsidRPr="003A24C1">
        <w:t>VOLTAGE REGULATOR Module</w:t>
      </w:r>
      <w:r w:rsidRPr="003A24C1">
        <w:t xml:space="preserve"> VR29 in IRM drawer.</w:t>
      </w:r>
      <w:r w:rsidR="00D77443" w:rsidRPr="003A24C1">
        <w:tab/>
        <w:t>________</w:t>
      </w:r>
      <w:bookmarkEnd w:id="68"/>
    </w:p>
    <w:p w:rsidR="00FD3F33" w:rsidRPr="003A24C1" w:rsidRDefault="00ED4B8C" w:rsidP="003A24C1">
      <w:pPr>
        <w:pStyle w:val="SubSection"/>
        <w:pageBreakBefore/>
        <w:spacing w:before="0"/>
      </w:pPr>
      <w:bookmarkStart w:id="69" w:name="cr_5938250"/>
      <w:bookmarkStart w:id="70" w:name="rh_0321924"/>
      <w:bookmarkStart w:id="71" w:name="rh_4807905"/>
      <w:bookmarkStart w:id="72" w:name="_Toc68073354"/>
      <w:r w:rsidRPr="003A24C1">
        <w:lastRenderedPageBreak/>
        <w:t>M</w:t>
      </w:r>
      <w:r w:rsidR="005B7EB6" w:rsidRPr="003A24C1">
        <w:t>EAN</w:t>
      </w:r>
      <w:r w:rsidRPr="003A24C1">
        <w:t xml:space="preserve"> S</w:t>
      </w:r>
      <w:r w:rsidR="005B7EB6" w:rsidRPr="003A24C1">
        <w:t>QUARE</w:t>
      </w:r>
      <w:r w:rsidRPr="003A24C1">
        <w:t xml:space="preserve"> A</w:t>
      </w:r>
      <w:r w:rsidR="005B7EB6" w:rsidRPr="003A24C1">
        <w:t>NALOG</w:t>
      </w:r>
      <w:r w:rsidRPr="003A24C1">
        <w:t xml:space="preserve"> Card (MSA) </w:t>
      </w:r>
      <w:r w:rsidR="003C1C98" w:rsidRPr="003A24C1">
        <w:t>As</w:t>
      </w:r>
      <w:r w:rsidR="004C4F43" w:rsidRPr="003A24C1">
        <w:noBreakHyphen/>
      </w:r>
      <w:r w:rsidR="003C1C98" w:rsidRPr="003A24C1">
        <w:t>Found Data</w:t>
      </w:r>
      <w:bookmarkEnd w:id="69"/>
      <w:bookmarkEnd w:id="70"/>
      <w:bookmarkEnd w:id="71"/>
      <w:bookmarkEnd w:id="72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CONNECT</w:t>
      </w:r>
      <w:r w:rsidRPr="003A24C1">
        <w:t xml:space="preserve"> test lead between </w:t>
      </w:r>
      <w:r w:rsidR="00C91B8F" w:rsidRPr="003A24C1">
        <w:t>J8 (</w:t>
      </w:r>
      <w:r w:rsidR="00C91B8F" w:rsidRPr="003A24C1">
        <w:noBreakHyphen/>
        <w:t xml:space="preserve">)15 jack on IRM TEST FIXTURE and </w:t>
      </w:r>
      <w:r w:rsidRPr="003A24C1">
        <w:t>J3 (</w:t>
      </w:r>
      <w:r w:rsidR="004C4F43" w:rsidRPr="003A24C1">
        <w:noBreakHyphen/>
      </w:r>
      <w:r w:rsidRPr="003A24C1">
        <w:t>) on VR29 in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test lead between</w:t>
      </w:r>
      <w:r w:rsidR="00C91B8F" w:rsidRPr="003A24C1">
        <w:t xml:space="preserve"> COM (J7) jack on IRM TEST FIXTURE and</w:t>
      </w:r>
      <w:r w:rsidRPr="003A24C1">
        <w:t xml:space="preserve"> J2 (common) on VR29 in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test lead between</w:t>
      </w:r>
      <w:r w:rsidR="00C91B8F" w:rsidRPr="003A24C1">
        <w:t xml:space="preserve"> J6 (+)15 jack on IRM TEST FIXTURE and</w:t>
      </w:r>
      <w:r w:rsidRPr="003A24C1">
        <w:t xml:space="preserve"> J1(+) on VR29 in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</w:t>
      </w:r>
      <w:r w:rsidR="005B7EB6" w:rsidRPr="003A24C1">
        <w:t>MEAN SQUARE ANALOG</w:t>
      </w:r>
      <w:r w:rsidRPr="003A24C1">
        <w:t xml:space="preserve"> </w:t>
      </w:r>
      <w:r w:rsidR="0041767C" w:rsidRPr="003A24C1">
        <w:t>CARD</w:t>
      </w:r>
      <w:r w:rsidRPr="003A24C1">
        <w:t xml:space="preserve"> Z13 from IRM drawer.</w:t>
      </w:r>
      <w:r w:rsidRPr="003A24C1">
        <w:tab/>
        <w:t>________</w:t>
      </w:r>
    </w:p>
    <w:p w:rsidR="00050683" w:rsidRPr="003A24C1" w:rsidRDefault="002B02BD" w:rsidP="003A24C1">
      <w:pPr>
        <w:pStyle w:val="ActionStep1PK"/>
      </w:pPr>
      <w:r w:rsidRPr="003A24C1">
        <w:rPr>
          <w:rStyle w:val="Bold"/>
        </w:rPr>
        <w:t>INSTALL</w:t>
      </w:r>
      <w:r w:rsidR="00ED4B8C" w:rsidRPr="003A24C1">
        <w:t xml:space="preserve"> </w:t>
      </w:r>
      <w:r w:rsidR="005B7EB6" w:rsidRPr="003A24C1">
        <w:t>MEAN SQUARE ANALOG</w:t>
      </w:r>
      <w:r w:rsidR="00ED4B8C" w:rsidRPr="003A24C1">
        <w:t xml:space="preserve"> </w:t>
      </w:r>
      <w:r w:rsidR="0041767C" w:rsidRPr="003A24C1">
        <w:t>CARD</w:t>
      </w:r>
      <w:r w:rsidR="00ED4B8C" w:rsidRPr="003A24C1">
        <w:t xml:space="preserve"> </w:t>
      </w:r>
      <w:r w:rsidR="003266D0" w:rsidRPr="003A24C1">
        <w:t xml:space="preserve">Z13 </w:t>
      </w:r>
      <w:r w:rsidR="00ED4B8C" w:rsidRPr="003A24C1">
        <w:t>to J5 on IRM T</w:t>
      </w:r>
      <w:r w:rsidR="005B7EB6" w:rsidRPr="003A24C1">
        <w:t>EST</w:t>
      </w:r>
      <w:r w:rsidR="00ED4B8C" w:rsidRPr="003A24C1">
        <w:t xml:space="preserve"> F</w:t>
      </w:r>
      <w:r w:rsidR="005B7EB6" w:rsidRPr="003A24C1">
        <w:t>IXTURE</w:t>
      </w:r>
      <w:r w:rsidR="00ED4B8C" w:rsidRPr="003A24C1">
        <w:t>.</w:t>
      </w:r>
      <w:r w:rsidR="00050683" w:rsidRPr="003A24C1">
        <w:tab/>
        <w:t>________</w:t>
      </w:r>
    </w:p>
    <w:p w:rsidR="003F70C1" w:rsidRPr="003A24C1" w:rsidRDefault="00432926" w:rsidP="003A24C1">
      <w:pPr>
        <w:pStyle w:val="ActionStep1PK"/>
      </w:pPr>
      <w:r w:rsidRPr="003A24C1">
        <w:rPr>
          <w:rStyle w:val="Bold"/>
        </w:rPr>
        <w:t>COVER</w:t>
      </w:r>
      <w:r w:rsidR="00ED4B8C" w:rsidRPr="003A24C1">
        <w:t xml:space="preserve"> </w:t>
      </w:r>
      <w:r w:rsidR="005B7EB6" w:rsidRPr="003A24C1">
        <w:t>MEAN SQUARE ANALOG</w:t>
      </w:r>
      <w:r w:rsidR="00050683" w:rsidRPr="003A24C1">
        <w:t xml:space="preserve"> </w:t>
      </w:r>
      <w:r w:rsidR="0041767C" w:rsidRPr="003A24C1">
        <w:t>CARD</w:t>
      </w:r>
      <w:r w:rsidR="00050683" w:rsidRPr="003A24C1">
        <w:t xml:space="preserve"> </w:t>
      </w:r>
      <w:r w:rsidR="003266D0" w:rsidRPr="003A24C1">
        <w:t xml:space="preserve">Z13 </w:t>
      </w:r>
      <w:r w:rsidR="002B02BD" w:rsidRPr="003A24C1">
        <w:t>with module test cover to protect it from drafts</w:t>
      </w:r>
      <w:r w:rsidR="003F70C1" w:rsidRPr="003A24C1">
        <w:t>.</w:t>
      </w:r>
      <w:r w:rsidR="003F70C1" w:rsidRPr="003A24C1">
        <w:tab/>
        <w:t>________</w:t>
      </w:r>
    </w:p>
    <w:p w:rsidR="00FD3F33" w:rsidRPr="003A24C1" w:rsidRDefault="005B7EB6" w:rsidP="003A24C1">
      <w:pPr>
        <w:pStyle w:val="ActionStep1PK"/>
        <w:keepNext/>
      </w:pPr>
      <w:r w:rsidRPr="003A24C1">
        <w:rPr>
          <w:rStyle w:val="Bold"/>
        </w:rPr>
        <w:t>ENSURE</w:t>
      </w:r>
      <w:r w:rsidR="00ED4B8C" w:rsidRPr="003A24C1">
        <w:t xml:space="preserve"> 10 minute </w:t>
      </w:r>
      <w:r w:rsidR="00FC15D4" w:rsidRPr="003A24C1">
        <w:t>warm</w:t>
      </w:r>
      <w:r w:rsidR="004C4F43" w:rsidRPr="003A24C1">
        <w:noBreakHyphen/>
      </w:r>
      <w:r w:rsidR="00FC15D4" w:rsidRPr="003A24C1">
        <w:t>up</w:t>
      </w:r>
      <w:r w:rsidR="00050683" w:rsidRPr="003A24C1">
        <w:t xml:space="preserve"> time</w:t>
      </w:r>
      <w:r w:rsidR="00FF3DA8" w:rsidRPr="003A24C1">
        <w:t xml:space="preserve"> </w:t>
      </w:r>
      <w:r w:rsidRPr="003A24C1">
        <w:t xml:space="preserve">has occurred </w:t>
      </w:r>
      <w:r w:rsidR="002B02BD" w:rsidRPr="003A24C1">
        <w:t>since IRM TEST FIXTURE</w:t>
      </w:r>
      <w:r w:rsidR="00946CA1" w:rsidRPr="003A24C1">
        <w:t xml:space="preserve"> was</w:t>
      </w:r>
      <w:r w:rsidR="002B02BD" w:rsidRPr="003A24C1">
        <w:t xml:space="preserve"> turned ON in Step</w:t>
      </w:r>
      <w:r w:rsidR="0026317E" w:rsidRPr="003A24C1">
        <w:t> </w:t>
      </w:r>
      <w:r w:rsidR="002B02BD" w:rsidRPr="003A24C1">
        <w:fldChar w:fldCharType="begin"/>
      </w:r>
      <w:r w:rsidR="002B02BD" w:rsidRPr="003A24C1">
        <w:instrText xml:space="preserve"> REF _Ref406073075 \w \h \*MERGEFORMAT </w:instrText>
      </w:r>
      <w:r w:rsidR="002B02BD" w:rsidRPr="003A24C1">
        <w:fldChar w:fldCharType="separate"/>
      </w:r>
      <w:r w:rsidR="003A24C1">
        <w:t>6.3[36]</w:t>
      </w:r>
      <w:r w:rsidR="002B02BD" w:rsidRPr="003A24C1">
        <w:fldChar w:fldCharType="end"/>
      </w:r>
      <w:r w:rsidR="00ED4B8C" w:rsidRPr="003A24C1">
        <w:t>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864"/>
        <w:gridCol w:w="1440"/>
        <w:gridCol w:w="360"/>
        <w:gridCol w:w="1368"/>
      </w:tblGrid>
      <w:tr w:rsidR="002B02BD" w:rsidRPr="003A24C1">
        <w:trPr>
          <w:cantSplit/>
          <w:jc w:val="right"/>
        </w:trPr>
        <w:tc>
          <w:tcPr>
            <w:tcW w:w="864" w:type="dxa"/>
          </w:tcPr>
          <w:p w:rsidR="002B02BD" w:rsidRPr="003A24C1" w:rsidRDefault="002B02BD" w:rsidP="003A24C1">
            <w:pPr>
              <w:pStyle w:val="Table12Right"/>
              <w:spacing w:after="20"/>
            </w:pPr>
            <w:bookmarkStart w:id="73" w:name="PlaceKeeping_3277697"/>
            <w:r w:rsidRPr="003A24C1">
              <w:t>Time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2B02BD" w:rsidRPr="003A24C1" w:rsidRDefault="002B02BD" w:rsidP="003A24C1">
            <w:pPr>
              <w:pStyle w:val="Table12Center"/>
              <w:spacing w:after="20"/>
            </w:pPr>
          </w:p>
        </w:tc>
        <w:tc>
          <w:tcPr>
            <w:tcW w:w="360" w:type="dxa"/>
          </w:tcPr>
          <w:p w:rsidR="002B02BD" w:rsidRPr="003A24C1" w:rsidRDefault="002B02BD" w:rsidP="003A24C1">
            <w:pPr>
              <w:pStyle w:val="Table12Center"/>
              <w:spacing w:after="20"/>
            </w:pPr>
          </w:p>
        </w:tc>
        <w:tc>
          <w:tcPr>
            <w:tcW w:w="1368" w:type="dxa"/>
          </w:tcPr>
          <w:p w:rsidR="002B02BD" w:rsidRPr="003A24C1" w:rsidRDefault="002B02BD" w:rsidP="003A24C1">
            <w:pPr>
              <w:pStyle w:val="Table12Center"/>
              <w:spacing w:after="20"/>
            </w:pPr>
            <w:r w:rsidRPr="003A24C1">
              <w:t>________</w:t>
            </w:r>
          </w:p>
        </w:tc>
      </w:tr>
    </w:tbl>
    <w:bookmarkEnd w:id="73"/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</w:t>
      </w:r>
      <w:r w:rsidR="005B7EB6" w:rsidRPr="003A24C1">
        <w:t>M</w:t>
      </w:r>
      <w:r w:rsidRPr="003A24C1">
        <w:t xml:space="preserve">M to Output jacks </w:t>
      </w:r>
      <w:r w:rsidR="00571C19" w:rsidRPr="003A24C1">
        <w:t>(</w:t>
      </w:r>
      <w:r w:rsidRPr="003A24C1">
        <w:t>+</w:t>
      </w:r>
      <w:r w:rsidR="00571C19" w:rsidRPr="003A24C1">
        <w:t>)</w:t>
      </w:r>
      <w:r w:rsidRPr="003A24C1">
        <w:t xml:space="preserve">J9 and </w:t>
      </w:r>
      <w:r w:rsidR="00571C19" w:rsidRPr="003A24C1">
        <w:t>(</w:t>
      </w:r>
      <w:r w:rsidR="004C4F43" w:rsidRPr="003A24C1">
        <w:noBreakHyphen/>
      </w:r>
      <w:r w:rsidR="00571C19" w:rsidRPr="003A24C1">
        <w:t>)</w:t>
      </w:r>
      <w:r w:rsidRPr="003A24C1">
        <w:t xml:space="preserve">J10 on IRM </w:t>
      </w:r>
      <w:r w:rsidR="005B7EB6" w:rsidRPr="003A24C1">
        <w:t>TEST FIXTURE</w:t>
      </w:r>
      <w:r w:rsidRPr="003A24C1">
        <w:t>.</w:t>
      </w:r>
      <w:r w:rsidRPr="003A24C1">
        <w:tab/>
        <w:t>________</w:t>
      </w:r>
    </w:p>
    <w:p w:rsidR="00782912" w:rsidRPr="003A24C1" w:rsidRDefault="00782912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384785" w:rsidRPr="003A24C1" w:rsidTr="00384785">
        <w:trPr>
          <w:cantSplit/>
          <w:tblHeader/>
          <w:jc w:val="center"/>
        </w:trPr>
        <w:tc>
          <w:tcPr>
            <w:tcW w:w="9936" w:type="dxa"/>
          </w:tcPr>
          <w:p w:rsidR="00384785" w:rsidRPr="003A24C1" w:rsidRDefault="00384785" w:rsidP="003A24C1">
            <w:pPr>
              <w:pStyle w:val="SpecialMessageHead"/>
            </w:pPr>
            <w:r w:rsidRPr="003A24C1">
              <w:t>NOTE</w:t>
            </w:r>
          </w:p>
        </w:tc>
      </w:tr>
      <w:tr w:rsidR="00384785" w:rsidRPr="003A24C1">
        <w:trPr>
          <w:cantSplit/>
          <w:jc w:val="center"/>
        </w:trPr>
        <w:tc>
          <w:tcPr>
            <w:tcW w:w="9936" w:type="dxa"/>
          </w:tcPr>
          <w:p w:rsidR="00384785" w:rsidRPr="003A24C1" w:rsidRDefault="00384785" w:rsidP="003A24C1">
            <w:pPr>
              <w:pStyle w:val="SpecialMessageText"/>
            </w:pPr>
            <w:r w:rsidRPr="003A24C1">
              <w:t xml:space="preserve">Waiting </w:t>
            </w:r>
            <w:r w:rsidR="00046947" w:rsidRPr="003A24C1">
              <w:t>1</w:t>
            </w:r>
            <w:r w:rsidRPr="003A24C1">
              <w:t xml:space="preserve"> to </w:t>
            </w:r>
            <w:r w:rsidR="00046947" w:rsidRPr="003A24C1">
              <w:t>3</w:t>
            </w:r>
            <w:r w:rsidRPr="003A24C1">
              <w:t xml:space="preserve"> minutes after each switch position change allows voltage readings to stabilize prior to taking reading.</w:t>
            </w:r>
          </w:p>
        </w:tc>
      </w:tr>
    </w:tbl>
    <w:p w:rsidR="00416F6D" w:rsidRPr="003A24C1" w:rsidRDefault="00ED4B8C" w:rsidP="003A24C1">
      <w:pPr>
        <w:pStyle w:val="ActionStep1PK"/>
        <w:keepNext/>
      </w:pPr>
      <w:r w:rsidRPr="003A24C1">
        <w:rPr>
          <w:rStyle w:val="Bold"/>
        </w:rPr>
        <w:t>PLACE</w:t>
      </w:r>
      <w:r w:rsidRPr="003A24C1">
        <w:t xml:space="preserve"> I</w:t>
      </w:r>
      <w:r w:rsidR="002B02BD" w:rsidRPr="003A24C1">
        <w:t>NPUT SELECTOR</w:t>
      </w:r>
      <w:r w:rsidRPr="003A24C1">
        <w:t xml:space="preserve"> switch (S2) and </w:t>
      </w:r>
      <w:r w:rsidR="002B02BD" w:rsidRPr="003A24C1">
        <w:t xml:space="preserve">VOLTAGE </w:t>
      </w:r>
      <w:r w:rsidRPr="003A24C1">
        <w:t xml:space="preserve">switch (S3) to positions listed in </w:t>
      </w:r>
      <w:r w:rsidR="006731E4" w:rsidRPr="003A24C1">
        <w:fldChar w:fldCharType="begin"/>
      </w:r>
      <w:r w:rsidR="006731E4" w:rsidRPr="003A24C1">
        <w:instrText xml:space="preserve"> REF _Ref534720836 \h </w:instrText>
      </w:r>
      <w:r w:rsidR="006731E4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6731E4" w:rsidRPr="003A24C1">
        <w:fldChar w:fldCharType="end"/>
      </w:r>
      <w:r w:rsidR="00384785" w:rsidRPr="003A24C1">
        <w:t>.</w:t>
      </w:r>
      <w:r w:rsidR="00416F6D" w:rsidRPr="003A24C1">
        <w:tab/>
        <w:t>________</w:t>
      </w:r>
    </w:p>
    <w:p w:rsidR="00D14F82" w:rsidRPr="003A24C1" w:rsidRDefault="00416F6D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voltage values from D</w:t>
      </w:r>
      <w:r w:rsidR="00AC41CE" w:rsidRPr="003A24C1">
        <w:t>M</w:t>
      </w:r>
      <w:r w:rsidRPr="003A24C1">
        <w:t>M in As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D81207" w:rsidRPr="003A24C1">
        <w:t xml:space="preserve">Vdc </w:t>
      </w:r>
      <w:r w:rsidRPr="003A24C1">
        <w:t xml:space="preserve">column of </w:t>
      </w:r>
      <w:r w:rsidR="00C53826" w:rsidRPr="003A24C1">
        <w:fldChar w:fldCharType="begin"/>
      </w:r>
      <w:r w:rsidR="00C53826" w:rsidRPr="003A24C1">
        <w:instrText xml:space="preserve"> REF _Ref534720836 \h </w:instrText>
      </w:r>
      <w:r w:rsidR="00C53826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C53826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93"/>
        <w:gridCol w:w="1440"/>
        <w:gridCol w:w="1080"/>
        <w:gridCol w:w="810"/>
        <w:gridCol w:w="900"/>
        <w:gridCol w:w="1350"/>
        <w:gridCol w:w="990"/>
        <w:gridCol w:w="810"/>
        <w:gridCol w:w="808"/>
      </w:tblGrid>
      <w:tr w:rsidR="00FF5BB4" w:rsidRPr="003A24C1" w:rsidTr="00B71250">
        <w:trPr>
          <w:cantSplit/>
          <w:jc w:val="center"/>
        </w:trPr>
        <w:tc>
          <w:tcPr>
            <w:tcW w:w="9681" w:type="dxa"/>
            <w:gridSpan w:val="9"/>
            <w:tcBorders>
              <w:top w:val="nil"/>
              <w:left w:val="nil"/>
              <w:right w:val="nil"/>
            </w:tcBorders>
          </w:tcPr>
          <w:p w:rsidR="00FF5BB4" w:rsidRPr="003A24C1" w:rsidRDefault="00C53826" w:rsidP="003A24C1">
            <w:pPr>
              <w:pStyle w:val="Table11CenterBold"/>
            </w:pPr>
            <w:bookmarkStart w:id="74" w:name="_Ref534720836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</w:instrText>
            </w:r>
            <w:r w:rsidR="003A24C1" w:rsidRPr="003A24C1">
              <w:instrText xml:space="preserve">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5</w:t>
            </w:r>
            <w:r w:rsidR="003A24C1" w:rsidRPr="003A24C1">
              <w:rPr>
                <w:noProof/>
              </w:rPr>
              <w:fldChar w:fldCharType="end"/>
            </w:r>
            <w:bookmarkEnd w:id="74"/>
          </w:p>
        </w:tc>
      </w:tr>
      <w:tr w:rsidR="00FF5BB4" w:rsidRPr="003A24C1" w:rsidTr="002B02BD">
        <w:trPr>
          <w:cantSplit/>
          <w:jc w:val="center"/>
        </w:trPr>
        <w:tc>
          <w:tcPr>
            <w:tcW w:w="1493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I</w:t>
            </w:r>
            <w:r w:rsidR="002B02BD" w:rsidRPr="003A24C1">
              <w:t>NPUT SELECTOR</w:t>
            </w:r>
            <w:r w:rsidRPr="003A24C1">
              <w:t xml:space="preserve"> (S2)</w:t>
            </w:r>
          </w:p>
        </w:tc>
        <w:tc>
          <w:tcPr>
            <w:tcW w:w="144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V</w:t>
            </w:r>
            <w:r w:rsidR="002B02BD" w:rsidRPr="003A24C1">
              <w:t>OLTAGE SELECTOR</w:t>
            </w:r>
            <w:r w:rsidRPr="003A24C1">
              <w:t xml:space="preserve"> (S3)</w:t>
            </w:r>
          </w:p>
        </w:tc>
        <w:tc>
          <w:tcPr>
            <w:tcW w:w="108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Desired Vdc</w:t>
            </w:r>
          </w:p>
        </w:tc>
        <w:tc>
          <w:tcPr>
            <w:tcW w:w="81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Min Vdc</w:t>
            </w:r>
          </w:p>
        </w:tc>
        <w:tc>
          <w:tcPr>
            <w:tcW w:w="90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LAI</w:t>
            </w:r>
            <w:r w:rsidRPr="003A24C1">
              <w:br/>
              <w:t>MIN</w:t>
            </w:r>
            <w:r w:rsidRPr="003A24C1">
              <w:br/>
              <w:t>Vdc</w:t>
            </w:r>
          </w:p>
        </w:tc>
        <w:tc>
          <w:tcPr>
            <w:tcW w:w="135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Pr="003A24C1">
              <w:t xml:space="preserve"> Vdc</w:t>
            </w:r>
          </w:p>
        </w:tc>
        <w:tc>
          <w:tcPr>
            <w:tcW w:w="99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Pr="003A24C1">
              <w:t xml:space="preserve"> Vdc</w:t>
            </w:r>
          </w:p>
        </w:tc>
        <w:tc>
          <w:tcPr>
            <w:tcW w:w="810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LAI</w:t>
            </w:r>
            <w:r w:rsidRPr="003A24C1">
              <w:br/>
              <w:t>MAX</w:t>
            </w:r>
            <w:r w:rsidRPr="003A24C1">
              <w:br/>
              <w:t>Vdc</w:t>
            </w:r>
          </w:p>
        </w:tc>
        <w:tc>
          <w:tcPr>
            <w:tcW w:w="808" w:type="dxa"/>
            <w:tcBorders>
              <w:top w:val="single" w:sz="6" w:space="0" w:color="auto"/>
            </w:tcBorders>
          </w:tcPr>
          <w:p w:rsidR="00FF5BB4" w:rsidRPr="003A24C1" w:rsidRDefault="00FF5BB4" w:rsidP="003A24C1">
            <w:pPr>
              <w:pStyle w:val="Table11CenterBold"/>
            </w:pPr>
            <w:r w:rsidRPr="003A24C1">
              <w:t>Max Vdc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10.00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9.80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9.90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10.10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10.20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10.00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9.80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9.90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10.10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10.20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2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6.40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6.20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6.30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6.50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6.60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2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6.40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6.20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6.30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6.50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6.60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3.60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3.40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3.50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3.70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3.80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3.60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3.40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3.50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3.70</w:t>
            </w:r>
          </w:p>
        </w:tc>
        <w:tc>
          <w:tcPr>
            <w:tcW w:w="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3.80</w:t>
            </w:r>
          </w:p>
        </w:tc>
      </w:tr>
      <w:tr w:rsidR="00FF5BB4" w:rsidRPr="003A24C1" w:rsidTr="002B02BD">
        <w:trPr>
          <w:cantSplit/>
          <w:jc w:val="center"/>
        </w:trPr>
        <w:tc>
          <w:tcPr>
            <w:tcW w:w="1493" w:type="dxa"/>
            <w:tcBorders>
              <w:top w:val="nil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top w:val="nil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4</w:t>
            </w:r>
          </w:p>
        </w:tc>
        <w:tc>
          <w:tcPr>
            <w:tcW w:w="1080" w:type="dxa"/>
            <w:tcBorders>
              <w:top w:val="nil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  <w:r w:rsidR="00FF5BB4" w:rsidRPr="003A24C1">
              <w:t>.60</w:t>
            </w:r>
          </w:p>
        </w:tc>
        <w:tc>
          <w:tcPr>
            <w:tcW w:w="810" w:type="dxa"/>
            <w:tcBorders>
              <w:top w:val="nil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1.50</w:t>
            </w:r>
          </w:p>
        </w:tc>
        <w:tc>
          <w:tcPr>
            <w:tcW w:w="900" w:type="dxa"/>
            <w:tcBorders>
              <w:top w:val="nil"/>
            </w:tcBorders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1.55</w:t>
            </w:r>
          </w:p>
        </w:tc>
        <w:tc>
          <w:tcPr>
            <w:tcW w:w="1350" w:type="dxa"/>
            <w:tcBorders>
              <w:top w:val="nil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top w:val="nil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top w:val="nil"/>
            </w:tcBorders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1.65</w:t>
            </w:r>
          </w:p>
        </w:tc>
        <w:tc>
          <w:tcPr>
            <w:tcW w:w="808" w:type="dxa"/>
            <w:tcBorders>
              <w:top w:val="nil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1.70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4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255189" w:rsidP="003A24C1">
            <w:pPr>
              <w:pStyle w:val="Table11Center"/>
              <w:keepNext/>
            </w:pPr>
            <w:r w:rsidRPr="003A24C1">
              <w:t>1</w:t>
            </w:r>
            <w:r w:rsidR="00AC41CE" w:rsidRPr="003A24C1">
              <w:t>.60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1.50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1.55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1.65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1.70</w:t>
            </w:r>
          </w:p>
        </w:tc>
      </w:tr>
      <w:tr w:rsidR="00FF5BB4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  <w:r w:rsidRPr="003A24C1">
              <w:t>1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5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0</w:t>
            </w:r>
            <w:r w:rsidR="00FF5BB4" w:rsidRPr="003A24C1">
              <w:t>.40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0.30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0.35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FF5BB4" w:rsidRPr="003A24C1" w:rsidRDefault="00FF5BB4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0.45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FF5BB4" w:rsidRPr="003A24C1" w:rsidRDefault="00AC41CE" w:rsidP="003A24C1">
            <w:pPr>
              <w:pStyle w:val="Table11Center"/>
              <w:keepNext/>
            </w:pPr>
            <w:r w:rsidRPr="003A24C1">
              <w:t>0.50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5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0.40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0.30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0.35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0.45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  <w:keepNext/>
            </w:pPr>
            <w:r w:rsidRPr="003A24C1">
              <w:t>0.50</w:t>
            </w:r>
          </w:p>
        </w:tc>
      </w:tr>
      <w:tr w:rsidR="0084693D" w:rsidRPr="003A24C1" w:rsidTr="002B02BD">
        <w:trPr>
          <w:cantSplit/>
          <w:jc w:val="center"/>
        </w:trPr>
        <w:tc>
          <w:tcPr>
            <w:tcW w:w="1493" w:type="dxa"/>
            <w:tcBorders>
              <w:bottom w:val="single" w:sz="6" w:space="0" w:color="auto"/>
            </w:tcBorders>
            <w:vAlign w:val="center"/>
          </w:tcPr>
          <w:p w:rsidR="0084693D" w:rsidRPr="003A24C1" w:rsidRDefault="0084693D" w:rsidP="003A24C1">
            <w:pPr>
              <w:pStyle w:val="Table11Center"/>
              <w:keepNext/>
            </w:pPr>
            <w:r w:rsidRPr="003A24C1">
              <w:t>3</w:t>
            </w:r>
          </w:p>
        </w:tc>
        <w:tc>
          <w:tcPr>
            <w:tcW w:w="1440" w:type="dxa"/>
            <w:tcBorders>
              <w:bottom w:val="single" w:sz="6" w:space="0" w:color="auto"/>
            </w:tcBorders>
            <w:vAlign w:val="center"/>
          </w:tcPr>
          <w:p w:rsidR="0084693D" w:rsidRPr="003A24C1" w:rsidRDefault="00AC41CE" w:rsidP="003A24C1">
            <w:pPr>
              <w:pStyle w:val="Table11Center"/>
              <w:keepNext/>
            </w:pPr>
            <w:r w:rsidRPr="003A24C1">
              <w:t>6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84693D" w:rsidRPr="003A24C1" w:rsidRDefault="00AC41CE" w:rsidP="003A24C1">
            <w:pPr>
              <w:pStyle w:val="Table11Center"/>
              <w:keepNext/>
            </w:pPr>
            <w:r w:rsidRPr="003A24C1">
              <w:t>0.10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84693D" w:rsidRPr="003A24C1" w:rsidRDefault="00AC41CE" w:rsidP="003A24C1">
            <w:pPr>
              <w:pStyle w:val="Table11Center"/>
              <w:keepNext/>
            </w:pPr>
            <w:r w:rsidRPr="003A24C1">
              <w:t>0.00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84693D" w:rsidRPr="003A24C1" w:rsidRDefault="00AC41CE" w:rsidP="003A24C1">
            <w:pPr>
              <w:pStyle w:val="Table11Center"/>
              <w:keepNext/>
            </w:pPr>
            <w:r w:rsidRPr="003A24C1">
              <w:t>0.05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84693D" w:rsidRPr="003A24C1" w:rsidRDefault="0084693D" w:rsidP="003A24C1">
            <w:pPr>
              <w:pStyle w:val="Table11Center"/>
              <w:keepNext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84693D" w:rsidRPr="003A24C1" w:rsidRDefault="0084693D" w:rsidP="003A24C1">
            <w:pPr>
              <w:pStyle w:val="Table11Center"/>
              <w:keepNext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84693D" w:rsidRPr="003A24C1" w:rsidRDefault="00AC41CE" w:rsidP="003A24C1">
            <w:pPr>
              <w:pStyle w:val="Table11Center"/>
              <w:keepNext/>
            </w:pPr>
            <w:r w:rsidRPr="003A24C1">
              <w:t>0.15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84693D" w:rsidRPr="003A24C1" w:rsidRDefault="0084693D" w:rsidP="003A24C1">
            <w:pPr>
              <w:pStyle w:val="Table11Center"/>
              <w:keepNext/>
            </w:pPr>
            <w:r w:rsidRPr="003A24C1">
              <w:t>0.20</w:t>
            </w:r>
          </w:p>
        </w:tc>
      </w:tr>
      <w:tr w:rsidR="00AC41CE" w:rsidRPr="003A24C1" w:rsidTr="002B02BD">
        <w:trPr>
          <w:cantSplit/>
          <w:jc w:val="center"/>
        </w:trPr>
        <w:tc>
          <w:tcPr>
            <w:tcW w:w="14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  <w:r w:rsidRPr="003A24C1">
              <w:t>1</w:t>
            </w:r>
          </w:p>
        </w:tc>
        <w:tc>
          <w:tcPr>
            <w:tcW w:w="1440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  <w:r w:rsidRPr="003A24C1">
              <w:t>6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  <w:r w:rsidRPr="003A24C1">
              <w:t>0.10</w:t>
            </w:r>
          </w:p>
        </w:tc>
        <w:tc>
          <w:tcPr>
            <w:tcW w:w="81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  <w:r w:rsidRPr="003A24C1">
              <w:t>0.00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</w:pPr>
            <w:r w:rsidRPr="003A24C1">
              <w:t>0.05</w:t>
            </w:r>
          </w:p>
        </w:tc>
        <w:tc>
          <w:tcPr>
            <w:tcW w:w="135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</w:p>
        </w:tc>
        <w:tc>
          <w:tcPr>
            <w:tcW w:w="990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</w:p>
        </w:tc>
        <w:tc>
          <w:tcPr>
            <w:tcW w:w="810" w:type="dxa"/>
            <w:tcBorders>
              <w:bottom w:val="single" w:sz="6" w:space="0" w:color="auto"/>
            </w:tcBorders>
          </w:tcPr>
          <w:p w:rsidR="00AC41CE" w:rsidRPr="003A24C1" w:rsidRDefault="00AC41CE" w:rsidP="003A24C1">
            <w:pPr>
              <w:pStyle w:val="Table11Center"/>
            </w:pPr>
            <w:r w:rsidRPr="003A24C1">
              <w:t>0.15</w:t>
            </w:r>
          </w:p>
        </w:tc>
        <w:tc>
          <w:tcPr>
            <w:tcW w:w="808" w:type="dxa"/>
            <w:tcBorders>
              <w:bottom w:val="single" w:sz="6" w:space="0" w:color="auto"/>
            </w:tcBorders>
            <w:vAlign w:val="center"/>
          </w:tcPr>
          <w:p w:rsidR="00AC41CE" w:rsidRPr="003A24C1" w:rsidRDefault="00AC41CE" w:rsidP="003A24C1">
            <w:pPr>
              <w:pStyle w:val="Table11Center"/>
            </w:pPr>
            <w:r w:rsidRPr="003A24C1">
              <w:t>0.20</w:t>
            </w:r>
          </w:p>
        </w:tc>
      </w:tr>
    </w:tbl>
    <w:p w:rsidR="00D81207" w:rsidRPr="003A24C1" w:rsidRDefault="00D81207" w:rsidP="003A24C1">
      <w:pPr>
        <w:pStyle w:val="ActionStep1PK"/>
      </w:pPr>
      <w:r w:rsidRPr="003A24C1">
        <w:rPr>
          <w:rStyle w:val="Bold"/>
        </w:rPr>
        <w:t>CHECK</w:t>
      </w:r>
      <w:r w:rsidRPr="003A24C1">
        <w:t xml:space="preserve"> all </w:t>
      </w:r>
      <w:r w:rsidR="00384785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voltages in </w:t>
      </w:r>
      <w:r w:rsidR="006731E4" w:rsidRPr="003A24C1">
        <w:fldChar w:fldCharType="begin"/>
      </w:r>
      <w:r w:rsidR="006731E4" w:rsidRPr="003A24C1">
        <w:instrText xml:space="preserve"> REF _Ref534720836 \h </w:instrText>
      </w:r>
      <w:r w:rsidR="006731E4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6731E4" w:rsidRPr="003A24C1">
        <w:fldChar w:fldCharType="end"/>
      </w:r>
      <w:r w:rsidRPr="003A24C1">
        <w:t xml:space="preserve"> are within MIN/MAX values.</w:t>
      </w:r>
      <w:r w:rsidRPr="003A24C1">
        <w:tab/>
        <w:t>________</w:t>
      </w:r>
    </w:p>
    <w:p w:rsidR="00DB2177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all </w:t>
      </w:r>
      <w:r w:rsidR="0038478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voltages in </w:t>
      </w:r>
      <w:r w:rsidR="006731E4" w:rsidRPr="003A24C1">
        <w:fldChar w:fldCharType="begin"/>
      </w:r>
      <w:r w:rsidR="006731E4" w:rsidRPr="003A24C1">
        <w:instrText xml:space="preserve"> REF _Ref534720836 \h </w:instrText>
      </w:r>
      <w:r w:rsidR="006731E4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6731E4" w:rsidRPr="003A24C1">
        <w:fldChar w:fldCharType="end"/>
      </w:r>
      <w:r w:rsidRPr="003A24C1">
        <w:t xml:space="preserve"> are within </w:t>
      </w:r>
      <w:r w:rsidR="00D81207" w:rsidRPr="003A24C1">
        <w:t>LAI</w:t>
      </w:r>
      <w:r w:rsidR="00946CA1" w:rsidRPr="003A24C1">
        <w:t> </w:t>
      </w:r>
      <w:r w:rsidRPr="003A24C1">
        <w:t>Min/</w:t>
      </w:r>
      <w:r w:rsidR="00352031" w:rsidRPr="003A24C1">
        <w:t> </w:t>
      </w:r>
      <w:r w:rsidR="00D81207" w:rsidRPr="003A24C1">
        <w:t>LAI</w:t>
      </w:r>
      <w:r w:rsidR="00946CA1" w:rsidRPr="003A24C1">
        <w:t> </w:t>
      </w:r>
      <w:r w:rsidRPr="003A24C1">
        <w:t xml:space="preserve">Max values, </w:t>
      </w:r>
      <w:r w:rsidRPr="003A24C1">
        <w:rPr>
          <w:rStyle w:val="Bold"/>
        </w:rPr>
        <w:t>THEN</w:t>
      </w:r>
      <w:r w:rsidR="00F26280" w:rsidRPr="003A24C1">
        <w:rPr>
          <w:rStyle w:val="Bold"/>
        </w:rPr>
        <w:t xml:space="preserve"> </w:t>
      </w:r>
      <w:r w:rsidR="00E50FE0" w:rsidRPr="003A24C1">
        <w:rPr>
          <w:rStyle w:val="Bold"/>
        </w:rPr>
        <w:br/>
      </w:r>
      <w:r w:rsidR="00E50FE0" w:rsidRPr="003A24C1">
        <w:rPr>
          <w:rStyle w:val="Bold"/>
        </w:rPr>
        <w:br/>
        <w:t>PERFORM</w:t>
      </w:r>
      <w:r w:rsidR="00E50FE0" w:rsidRPr="003A24C1">
        <w:t xml:space="preserve"> </w:t>
      </w:r>
      <w:r w:rsidR="00F26280" w:rsidRPr="003A24C1">
        <w:t xml:space="preserve">the </w:t>
      </w:r>
      <w:r w:rsidR="00E50FE0" w:rsidRPr="003A24C1">
        <w:t>following,</w:t>
      </w:r>
      <w:r w:rsidR="005257C7" w:rsidRPr="003A24C1">
        <w:t xml:space="preserve"> </w:t>
      </w:r>
      <w:r w:rsidR="00E50FE0" w:rsidRPr="003A24C1">
        <w:t>o</w:t>
      </w:r>
      <w:r w:rsidR="00DB2177" w:rsidRPr="003A24C1">
        <w:t xml:space="preserve">therwise, </w:t>
      </w:r>
      <w:r w:rsidR="00DB2177" w:rsidRPr="003A24C1">
        <w:rPr>
          <w:rStyle w:val="Bold"/>
        </w:rPr>
        <w:t>MARK</w:t>
      </w:r>
      <w:r w:rsidR="00DB2177" w:rsidRPr="003A24C1">
        <w:t xml:space="preserve"> </w:t>
      </w:r>
      <w:r w:rsidR="001C4D1B" w:rsidRPr="003A24C1">
        <w:t xml:space="preserve">steps </w:t>
      </w:r>
      <w:r w:rsidR="00DB2177" w:rsidRPr="003A24C1">
        <w:t>N/A</w:t>
      </w:r>
      <w:r w:rsidR="00E50FE0" w:rsidRPr="003A24C1">
        <w:t>:</w:t>
      </w:r>
    </w:p>
    <w:p w:rsidR="00C15D07" w:rsidRPr="003A24C1" w:rsidRDefault="00C15D07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384785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values in 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D81207" w:rsidRPr="003A24C1">
        <w:t xml:space="preserve">Vdc </w:t>
      </w:r>
      <w:r w:rsidRPr="003A24C1">
        <w:t xml:space="preserve">column of </w:t>
      </w:r>
      <w:r w:rsidR="006731E4" w:rsidRPr="003A24C1">
        <w:fldChar w:fldCharType="begin"/>
      </w:r>
      <w:r w:rsidR="006731E4" w:rsidRPr="003A24C1">
        <w:instrText xml:space="preserve"> REF _Ref534720836 \h </w:instrText>
      </w:r>
      <w:r w:rsidR="006731E4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6731E4" w:rsidRPr="003A24C1">
        <w:fldChar w:fldCharType="end"/>
      </w:r>
      <w:r w:rsidRPr="003A24C1">
        <w:t>.</w:t>
      </w:r>
      <w:r w:rsidRPr="003A24C1">
        <w:tab/>
        <w:t>________</w:t>
      </w:r>
    </w:p>
    <w:p w:rsidR="00AF38B2" w:rsidRPr="003A24C1" w:rsidRDefault="00AF38B2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F24E6B" w:rsidRPr="003A24C1">
        <w:t>D</w:t>
      </w:r>
      <w:r w:rsidR="0050040C" w:rsidRPr="003A24C1">
        <w:t>M</w:t>
      </w:r>
      <w:r w:rsidR="00F24E6B" w:rsidRPr="003A24C1">
        <w:t>M</w:t>
      </w:r>
      <w:r w:rsidRPr="003A24C1">
        <w:t>.</w:t>
      </w:r>
      <w:r w:rsidRPr="003A24C1">
        <w:tab/>
        <w:t>________</w:t>
      </w:r>
    </w:p>
    <w:p w:rsidR="003C1C98" w:rsidRPr="003A24C1" w:rsidRDefault="003C1C98" w:rsidP="003A24C1">
      <w:pPr>
        <w:pStyle w:val="ActionStep2PK"/>
        <w:keepNext/>
      </w:pPr>
      <w:r w:rsidRPr="003A24C1">
        <w:rPr>
          <w:rStyle w:val="Bold"/>
        </w:rPr>
        <w:t>DISCONNECT</w:t>
      </w:r>
      <w:r w:rsidR="001B0231" w:rsidRPr="003A24C1">
        <w:t xml:space="preserve"> all test equipment from</w:t>
      </w:r>
      <w:r w:rsidR="00FD64F4" w:rsidRPr="003A24C1">
        <w:t xml:space="preserve"> IRM drawer</w:t>
      </w:r>
      <w:r w:rsidRPr="003A24C1">
        <w:t xml:space="preserve"> and </w:t>
      </w:r>
      <w:r w:rsidR="00C86629" w:rsidRPr="003A24C1">
        <w:t>IRM TEST FIXTURE</w:t>
      </w:r>
      <w:r w:rsidRPr="003A24C1">
        <w:t>.</w:t>
      </w:r>
      <w:r w:rsidRPr="003A24C1">
        <w:tab/>
        <w:t>________</w:t>
      </w:r>
    </w:p>
    <w:p w:rsidR="003C1C98" w:rsidRPr="003A24C1" w:rsidRDefault="003C1C98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</w:t>
      </w:r>
      <w:r w:rsidR="00810EC5" w:rsidRPr="003A24C1">
        <w:t xml:space="preserve">MEAN SQUARE ANALOG </w:t>
      </w:r>
      <w:r w:rsidR="0041767C" w:rsidRPr="003A24C1">
        <w:t>CARD</w:t>
      </w:r>
      <w:r w:rsidR="00810EC5" w:rsidRPr="003A24C1">
        <w:t xml:space="preserve"> Z13</w:t>
      </w:r>
      <w:r w:rsidRPr="003A24C1">
        <w:t xml:space="preserve"> from </w:t>
      </w:r>
      <w:r w:rsidR="00C86629" w:rsidRPr="003A24C1">
        <w:t>IRM TEST FIXTURE</w:t>
      </w:r>
      <w:r w:rsidRPr="003A24C1">
        <w:t>.</w:t>
      </w:r>
      <w:r w:rsidRPr="003A24C1">
        <w:tab/>
        <w:t>________</w:t>
      </w:r>
    </w:p>
    <w:p w:rsidR="003C1C98" w:rsidRPr="003A24C1" w:rsidRDefault="00E50FE0" w:rsidP="003A24C1">
      <w:pPr>
        <w:pStyle w:val="ActionStep2PK"/>
        <w:keepNext/>
      </w:pPr>
      <w:r w:rsidRPr="003A24C1">
        <w:rPr>
          <w:rStyle w:val="Bold"/>
        </w:rPr>
        <w:t>RE</w:t>
      </w:r>
      <w:r w:rsidR="003C1C98" w:rsidRPr="003A24C1">
        <w:rPr>
          <w:rStyle w:val="Bold"/>
        </w:rPr>
        <w:t>INSTALL</w:t>
      </w:r>
      <w:r w:rsidR="003C1C98" w:rsidRPr="003A24C1">
        <w:t xml:space="preserve"> </w:t>
      </w:r>
      <w:r w:rsidR="00810EC5" w:rsidRPr="003A24C1">
        <w:t>MEAN SQUARE ANALOG card Z13</w:t>
      </w:r>
      <w:r w:rsidR="003C1C98" w:rsidRPr="003A24C1">
        <w:t xml:space="preserve"> in </w:t>
      </w:r>
      <w:r w:rsidR="00FD64F4" w:rsidRPr="003A24C1">
        <w:t>IRM drawer</w:t>
      </w:r>
      <w:r w:rsidR="003C1C98" w:rsidRPr="003A24C1">
        <w:t>.</w:t>
      </w:r>
      <w:r w:rsidR="003C1C98" w:rsidRPr="003A24C1">
        <w:tab/>
        <w:t>________</w:t>
      </w:r>
    </w:p>
    <w:p w:rsidR="00FE6FFB" w:rsidRPr="003A24C1" w:rsidRDefault="00FE6FFB" w:rsidP="003A24C1">
      <w:pPr>
        <w:pStyle w:val="ActionStep2PK"/>
      </w:pPr>
      <w:r w:rsidRPr="003A24C1">
        <w:rPr>
          <w:rStyle w:val="Bold"/>
        </w:rPr>
        <w:t xml:space="preserve">MARK </w:t>
      </w:r>
      <w:r w:rsidRPr="003A24C1">
        <w:t>Section</w:t>
      </w:r>
      <w:r w:rsidR="0026317E" w:rsidRPr="003A24C1">
        <w:t> </w:t>
      </w:r>
      <w:r w:rsidRPr="003A24C1">
        <w:fldChar w:fldCharType="begin"/>
      </w:r>
      <w:r w:rsidRPr="003A24C1">
        <w:instrText xml:space="preserve"> REF _Ref383606841 \w \h \*MERGEFORMAT </w:instrText>
      </w:r>
      <w:r w:rsidRPr="003A24C1">
        <w:fldChar w:fldCharType="separate"/>
      </w:r>
      <w:r w:rsidR="003A24C1">
        <w:t>6.7</w:t>
      </w:r>
      <w:r w:rsidRPr="003A24C1">
        <w:fldChar w:fldCharType="end"/>
      </w:r>
      <w:r w:rsidRPr="003A24C1">
        <w:t xml:space="preserve"> N/A.</w:t>
      </w:r>
      <w:r w:rsidRPr="003A24C1">
        <w:tab/>
        <w:t>________</w:t>
      </w:r>
    </w:p>
    <w:p w:rsidR="003C1C98" w:rsidRPr="003A24C1" w:rsidRDefault="003C1C98" w:rsidP="003A24C1">
      <w:pPr>
        <w:pStyle w:val="SubSection"/>
      </w:pPr>
      <w:bookmarkStart w:id="75" w:name="_Ref383606841"/>
      <w:bookmarkStart w:id="76" w:name="rh_4086628"/>
      <w:bookmarkStart w:id="77" w:name="rh_9917422"/>
      <w:bookmarkStart w:id="78" w:name="rh_5801706"/>
      <w:bookmarkStart w:id="79" w:name="rh_4896749"/>
      <w:bookmarkStart w:id="80" w:name="_Toc68073355"/>
      <w:r w:rsidRPr="003A24C1">
        <w:t>M</w:t>
      </w:r>
      <w:r w:rsidR="00810EC5" w:rsidRPr="003A24C1">
        <w:t>EAN</w:t>
      </w:r>
      <w:r w:rsidRPr="003A24C1">
        <w:t xml:space="preserve"> S</w:t>
      </w:r>
      <w:r w:rsidR="00810EC5" w:rsidRPr="003A24C1">
        <w:t>QUARE</w:t>
      </w:r>
      <w:r w:rsidRPr="003A24C1">
        <w:t xml:space="preserve"> A</w:t>
      </w:r>
      <w:r w:rsidR="00810EC5" w:rsidRPr="003A24C1">
        <w:t>NALOG</w:t>
      </w:r>
      <w:r w:rsidRPr="003A24C1">
        <w:t xml:space="preserve"> </w:t>
      </w:r>
      <w:r w:rsidR="00810EC5" w:rsidRPr="003A24C1">
        <w:t xml:space="preserve">(MSA) </w:t>
      </w:r>
      <w:r w:rsidRPr="003A24C1">
        <w:t>C</w:t>
      </w:r>
      <w:r w:rsidR="00810EC5" w:rsidRPr="003A24C1">
        <w:t>ARD</w:t>
      </w:r>
      <w:r w:rsidRPr="003A24C1">
        <w:t xml:space="preserve"> Calibration</w:t>
      </w:r>
      <w:bookmarkEnd w:id="75"/>
      <w:bookmarkEnd w:id="76"/>
      <w:bookmarkEnd w:id="77"/>
      <w:bookmarkEnd w:id="78"/>
      <w:bookmarkEnd w:id="79"/>
      <w:bookmarkEnd w:id="80"/>
    </w:p>
    <w:p w:rsidR="00810EC5" w:rsidRPr="003A24C1" w:rsidRDefault="00810EC5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access </w:t>
      </w:r>
      <w:r w:rsidR="00042C7D" w:rsidRPr="003A24C1">
        <w:t>to junction VR1/VR2(</w:t>
      </w:r>
      <w:r w:rsidR="004C4F43" w:rsidRPr="003A24C1">
        <w:noBreakHyphen/>
      </w:r>
      <w:r w:rsidR="00042C7D" w:rsidRPr="003A24C1">
        <w:t xml:space="preserve">) </w:t>
      </w:r>
      <w:r w:rsidR="00042C7D" w:rsidRPr="003A24C1">
        <w:rPr>
          <w:rStyle w:val="Bold"/>
        </w:rPr>
        <w:t>AND</w:t>
      </w:r>
      <w:r w:rsidR="00042C7D" w:rsidRPr="003A24C1">
        <w:t xml:space="preserve"> Junction R10/R13(+) </w:t>
      </w:r>
      <w:r w:rsidR="00042C7D" w:rsidRPr="003A24C1">
        <w:rPr>
          <w:rStyle w:val="Bold"/>
        </w:rPr>
        <w:t>OR</w:t>
      </w:r>
      <w:r w:rsidR="00042C7D" w:rsidRPr="003A24C1">
        <w:t xml:space="preserve"> TP1 </w:t>
      </w:r>
      <w:r w:rsidRPr="003A24C1">
        <w:t xml:space="preserve">is </w:t>
      </w:r>
      <w:r w:rsidR="00042C7D" w:rsidRPr="003A24C1">
        <w:rPr>
          <w:rStyle w:val="Bold"/>
        </w:rPr>
        <w:t>NOT</w:t>
      </w:r>
      <w:r w:rsidRPr="003A24C1">
        <w:t xml:space="preserve"> available with cover installed,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metal back cover from MEAN SQUARE ANALOG unit.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</w:t>
      </w:r>
      <w:r w:rsidR="00810EC5" w:rsidRPr="003A24C1">
        <w:t>M</w:t>
      </w:r>
      <w:r w:rsidRPr="003A24C1">
        <w:t>M be</w:t>
      </w:r>
      <w:r w:rsidR="00571C19" w:rsidRPr="003A24C1">
        <w:t>tween the junction VR1/VR2(</w:t>
      </w:r>
      <w:r w:rsidR="004C4F43" w:rsidRPr="003A24C1">
        <w:noBreakHyphen/>
      </w:r>
      <w:r w:rsidR="00571C19" w:rsidRPr="003A24C1">
        <w:t>) [</w:t>
      </w:r>
      <w:r w:rsidRPr="003A24C1">
        <w:t>left</w:t>
      </w:r>
      <w:r w:rsidR="00AE34C1" w:rsidRPr="003A24C1">
        <w:t> </w:t>
      </w:r>
      <w:r w:rsidRPr="003A24C1">
        <w:t>side</w:t>
      </w:r>
      <w:r w:rsidR="00AE34C1" w:rsidRPr="003A24C1">
        <w:t> </w:t>
      </w:r>
      <w:r w:rsidRPr="003A24C1">
        <w:t>of</w:t>
      </w:r>
      <w:r w:rsidR="00AE34C1" w:rsidRPr="003A24C1">
        <w:t> </w:t>
      </w:r>
      <w:r w:rsidRPr="003A24C1">
        <w:t>VR1</w:t>
      </w:r>
      <w:r w:rsidR="00571C19" w:rsidRPr="003A24C1">
        <w:t>]</w:t>
      </w:r>
      <w:r w:rsidRPr="003A24C1">
        <w:t xml:space="preserve"> and the junction R10/R13(+) </w:t>
      </w:r>
      <w:r w:rsidR="000069F6" w:rsidRPr="003A24C1">
        <w:t>or TP1,</w:t>
      </w:r>
      <w:r w:rsidR="0034618E" w:rsidRPr="003A24C1">
        <w:t xml:space="preserve"> </w:t>
      </w:r>
      <w:r w:rsidRPr="003A24C1">
        <w:t>card. (</w:t>
      </w:r>
      <w:r w:rsidR="0063535A" w:rsidRPr="003A24C1">
        <w:t>R</w:t>
      </w:r>
      <w:r w:rsidR="00E50FE0" w:rsidRPr="003A24C1">
        <w:t>eference</w:t>
      </w:r>
      <w:r w:rsidRPr="003A24C1">
        <w:t xml:space="preserve"> </w:t>
      </w:r>
      <w:r w:rsidR="006731E4" w:rsidRPr="003A24C1">
        <w:fldChar w:fldCharType="begin"/>
      </w:r>
      <w:r w:rsidR="006731E4" w:rsidRPr="003A24C1">
        <w:instrText xml:space="preserve"> REF Supplement4108843_cr \h  \*MERGEFORMAT </w:instrText>
      </w:r>
      <w:r w:rsidR="006731E4" w:rsidRPr="003A24C1">
        <w:fldChar w:fldCharType="separate"/>
      </w:r>
      <w:r w:rsidR="003A24C1" w:rsidRPr="003A24C1">
        <w:t>Attachment </w:t>
      </w:r>
      <w:r w:rsidR="003A24C1">
        <w:t>3</w:t>
      </w:r>
      <w:r w:rsidR="006731E4" w:rsidRPr="003A24C1">
        <w:fldChar w:fldCharType="end"/>
      </w:r>
      <w:r w:rsidR="006731E4" w:rsidRPr="003A24C1">
        <w:t xml:space="preserve">, </w:t>
      </w:r>
      <w:r w:rsidR="006731E4" w:rsidRPr="003A24C1">
        <w:fldChar w:fldCharType="begin"/>
      </w:r>
      <w:r w:rsidR="006731E4" w:rsidRPr="003A24C1">
        <w:instrText xml:space="preserve"> REF SupplementTitle1209282_cr \h  \*MERGEFORMAT </w:instrText>
      </w:r>
      <w:r w:rsidR="006731E4" w:rsidRPr="003A24C1">
        <w:fldChar w:fldCharType="separate"/>
      </w:r>
      <w:r w:rsidR="003A24C1" w:rsidRPr="003A24C1">
        <w:t>MSA Circuit Card Layout</w:t>
      </w:r>
      <w:r w:rsidR="006731E4" w:rsidRPr="003A24C1">
        <w:fldChar w:fldCharType="end"/>
      </w:r>
      <w:r w:rsidRPr="003A24C1">
        <w:t>.)</w:t>
      </w:r>
      <w:r w:rsidRPr="003A24C1">
        <w:tab/>
        <w:t>________</w:t>
      </w:r>
    </w:p>
    <w:p w:rsidR="007E3BB9" w:rsidRPr="003A24C1" w:rsidRDefault="00432926" w:rsidP="003A24C1">
      <w:pPr>
        <w:pStyle w:val="ActionStep1PK"/>
      </w:pPr>
      <w:r w:rsidRPr="003A24C1">
        <w:rPr>
          <w:rStyle w:val="Bold"/>
        </w:rPr>
        <w:t>COVER</w:t>
      </w:r>
      <w:r w:rsidR="00F53578" w:rsidRPr="003A24C1">
        <w:t xml:space="preserve"> </w:t>
      </w:r>
      <w:r w:rsidR="00810EC5" w:rsidRPr="003A24C1">
        <w:t>MEAN SQUARE ANALOG</w:t>
      </w:r>
      <w:r w:rsidR="00F53578" w:rsidRPr="003A24C1">
        <w:t xml:space="preserve"> </w:t>
      </w:r>
      <w:r w:rsidR="0041767C" w:rsidRPr="003A24C1">
        <w:t>CARD</w:t>
      </w:r>
      <w:r w:rsidR="00F53578" w:rsidRPr="003A24C1">
        <w:t xml:space="preserve"> </w:t>
      </w:r>
      <w:r w:rsidR="00810EC5" w:rsidRPr="003A24C1">
        <w:t xml:space="preserve">Z13 </w:t>
      </w:r>
      <w:r w:rsidR="0063535A" w:rsidRPr="003A24C1">
        <w:t>with module test cover to protect it from drafts.</w:t>
      </w:r>
      <w:r w:rsidR="007E3BB9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IRM T</w:t>
      </w:r>
      <w:r w:rsidR="00810EC5" w:rsidRPr="003A24C1">
        <w:t>EST</w:t>
      </w:r>
      <w:r w:rsidRPr="003A24C1">
        <w:t xml:space="preserve"> F</w:t>
      </w:r>
      <w:r w:rsidR="00810EC5" w:rsidRPr="003A24C1">
        <w:t>IXTURE</w:t>
      </w:r>
      <w:r w:rsidRPr="003A24C1">
        <w:t xml:space="preserve"> Input Selector switch (S2) </w:t>
      </w:r>
      <w:r w:rsidR="00316A50" w:rsidRPr="003A24C1">
        <w:t>in</w:t>
      </w:r>
      <w:r w:rsidRPr="003A24C1">
        <w:t xml:space="preserve"> Position 2.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</w:t>
      </w:r>
      <w:r w:rsidR="00810EC5" w:rsidRPr="003A24C1">
        <w:t>V</w:t>
      </w:r>
      <w:r w:rsidRPr="003A24C1">
        <w:t xml:space="preserve">oltage </w:t>
      </w:r>
      <w:r w:rsidR="00810EC5" w:rsidRPr="003A24C1">
        <w:t>S</w:t>
      </w:r>
      <w:r w:rsidRPr="003A24C1">
        <w:t xml:space="preserve">witch (S3) </w:t>
      </w:r>
      <w:r w:rsidR="00316A50" w:rsidRPr="003A24C1">
        <w:t>in</w:t>
      </w:r>
      <w:r w:rsidRPr="003A24C1">
        <w:t xml:space="preserve"> Position 6.</w:t>
      </w:r>
      <w:r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RECORD</w:t>
      </w:r>
      <w:r w:rsidRPr="003A24C1">
        <w:t xml:space="preserve"> </w:t>
      </w:r>
      <w:r w:rsidR="00810EC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D</w:t>
      </w:r>
      <w:r w:rsidR="00810EC5" w:rsidRPr="003A24C1">
        <w:t>M</w:t>
      </w:r>
      <w:r w:rsidRPr="003A24C1">
        <w:t xml:space="preserve">M voltage in </w:t>
      </w:r>
      <w:r w:rsidR="003479FC" w:rsidRPr="003A24C1">
        <w:fldChar w:fldCharType="begin"/>
      </w:r>
      <w:r w:rsidR="003479FC" w:rsidRPr="003A24C1">
        <w:instrText xml:space="preserve"> REF _Ref534720975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6</w:t>
      </w:r>
      <w:r w:rsidR="003479FC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661"/>
        <w:gridCol w:w="1170"/>
        <w:gridCol w:w="1890"/>
        <w:gridCol w:w="1620"/>
        <w:gridCol w:w="1336"/>
      </w:tblGrid>
      <w:tr w:rsidR="00ED4B8C" w:rsidRPr="003A24C1" w:rsidTr="00D81207">
        <w:trPr>
          <w:cantSplit/>
          <w:jc w:val="center"/>
        </w:trPr>
        <w:tc>
          <w:tcPr>
            <w:tcW w:w="767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4B8C" w:rsidRPr="003A24C1" w:rsidRDefault="003479FC" w:rsidP="003A24C1">
            <w:pPr>
              <w:pStyle w:val="Table12CenterBold"/>
            </w:pPr>
            <w:bookmarkStart w:id="81" w:name="_Ref534720975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6</w:t>
            </w:r>
            <w:r w:rsidR="003A24C1" w:rsidRPr="003A24C1">
              <w:rPr>
                <w:noProof/>
              </w:rPr>
              <w:fldChar w:fldCharType="end"/>
            </w:r>
            <w:bookmarkEnd w:id="81"/>
          </w:p>
        </w:tc>
      </w:tr>
      <w:tr w:rsidR="00ED4B8C" w:rsidRPr="003A24C1" w:rsidTr="00D81207">
        <w:trPr>
          <w:cantSplit/>
          <w:jc w:val="center"/>
        </w:trPr>
        <w:tc>
          <w:tcPr>
            <w:tcW w:w="1661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2CenterBold"/>
            </w:pPr>
            <w:r w:rsidRPr="003A24C1">
              <w:t>Desired Vdc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2CenterBold"/>
            </w:pPr>
            <w:r w:rsidRPr="003A24C1">
              <w:t>Min Vdc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:rsidR="00ED4B8C" w:rsidRPr="003A24C1" w:rsidRDefault="00EA6585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="00ED4B8C" w:rsidRPr="003A24C1">
              <w:t> Vdc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ED4B8C" w:rsidRPr="003A24C1" w:rsidRDefault="00EA6585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ED4B8C" w:rsidRPr="003A24C1">
              <w:t> Vdc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2CenterBold"/>
            </w:pPr>
            <w:r w:rsidRPr="003A24C1">
              <w:t>Max Vdc</w:t>
            </w:r>
          </w:p>
        </w:tc>
      </w:tr>
      <w:tr w:rsidR="00ED4B8C" w:rsidRPr="003A24C1" w:rsidTr="00D81207">
        <w:trPr>
          <w:cantSplit/>
          <w:jc w:val="center"/>
        </w:trPr>
        <w:tc>
          <w:tcPr>
            <w:tcW w:w="1661" w:type="dxa"/>
            <w:vAlign w:val="center"/>
          </w:tcPr>
          <w:p w:rsidR="00ED4B8C" w:rsidRPr="003A24C1" w:rsidRDefault="00ED4B8C" w:rsidP="003A24C1">
            <w:pPr>
              <w:pStyle w:val="Table12Center"/>
              <w:spacing w:before="40" w:after="40"/>
            </w:pPr>
            <w:r w:rsidRPr="003A24C1">
              <w:t>4.200</w:t>
            </w:r>
          </w:p>
        </w:tc>
        <w:tc>
          <w:tcPr>
            <w:tcW w:w="1170" w:type="dxa"/>
            <w:vAlign w:val="center"/>
          </w:tcPr>
          <w:p w:rsidR="00ED4B8C" w:rsidRPr="003A24C1" w:rsidRDefault="00ED4B8C" w:rsidP="003A24C1">
            <w:pPr>
              <w:pStyle w:val="Table12Center"/>
              <w:spacing w:before="40" w:after="40"/>
            </w:pPr>
            <w:r w:rsidRPr="003A24C1">
              <w:t>4.195</w:t>
            </w:r>
          </w:p>
        </w:tc>
        <w:tc>
          <w:tcPr>
            <w:tcW w:w="1890" w:type="dxa"/>
            <w:vAlign w:val="center"/>
          </w:tcPr>
          <w:p w:rsidR="00ED4B8C" w:rsidRPr="003A24C1" w:rsidRDefault="00ED4B8C" w:rsidP="003A24C1">
            <w:pPr>
              <w:pStyle w:val="Table12Center"/>
              <w:spacing w:before="40" w:after="40"/>
            </w:pPr>
          </w:p>
        </w:tc>
        <w:tc>
          <w:tcPr>
            <w:tcW w:w="1620" w:type="dxa"/>
            <w:vAlign w:val="center"/>
          </w:tcPr>
          <w:p w:rsidR="00ED4B8C" w:rsidRPr="003A24C1" w:rsidRDefault="00ED4B8C" w:rsidP="003A24C1">
            <w:pPr>
              <w:pStyle w:val="Table12Center"/>
              <w:spacing w:before="40" w:after="40"/>
            </w:pPr>
          </w:p>
        </w:tc>
        <w:tc>
          <w:tcPr>
            <w:tcW w:w="1336" w:type="dxa"/>
            <w:vAlign w:val="center"/>
          </w:tcPr>
          <w:p w:rsidR="00ED4B8C" w:rsidRPr="003A24C1" w:rsidRDefault="00ED4B8C" w:rsidP="003A24C1">
            <w:pPr>
              <w:pStyle w:val="Table12Center"/>
              <w:spacing w:before="40" w:after="40"/>
            </w:pPr>
            <w:r w:rsidRPr="003A24C1">
              <w:t>4.205</w:t>
            </w:r>
          </w:p>
        </w:tc>
      </w:tr>
    </w:tbl>
    <w:p w:rsidR="00555819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810EC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 in </w:t>
      </w:r>
      <w:r w:rsidR="003479FC" w:rsidRPr="003A24C1">
        <w:fldChar w:fldCharType="begin"/>
      </w:r>
      <w:r w:rsidR="003479FC" w:rsidRPr="003A24C1">
        <w:instrText xml:space="preserve"> REF _Ref534720975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6</w:t>
      </w:r>
      <w:r w:rsidR="003479FC" w:rsidRPr="003A24C1">
        <w:fldChar w:fldCharType="end"/>
      </w:r>
      <w:r w:rsidRPr="003A24C1">
        <w:t xml:space="preserve"> is within Min/Max values,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555819" w:rsidRPr="003A24C1">
        <w:rPr>
          <w:rStyle w:val="Bold"/>
        </w:rPr>
        <w:t xml:space="preserve">PERFORM </w:t>
      </w:r>
      <w:r w:rsidR="00555819" w:rsidRPr="003A24C1">
        <w:t>the following</w:t>
      </w:r>
      <w:r w:rsidR="00174B3B" w:rsidRPr="003A24C1">
        <w:t>,</w:t>
      </w:r>
      <w:r w:rsidR="00555819" w:rsidRPr="003A24C1">
        <w:t xml:space="preserve"> </w:t>
      </w:r>
      <w:r w:rsidR="00174B3B" w:rsidRPr="003A24C1">
        <w:t>o</w:t>
      </w:r>
      <w:r w:rsidR="00555819" w:rsidRPr="003A24C1">
        <w:t xml:space="preserve">therwise, </w:t>
      </w:r>
      <w:r w:rsidR="00555819" w:rsidRPr="003A24C1">
        <w:rPr>
          <w:rStyle w:val="Bold"/>
        </w:rPr>
        <w:t>MARK</w:t>
      </w:r>
      <w:r w:rsidR="00555819" w:rsidRPr="003A24C1">
        <w:t xml:space="preserve"> </w:t>
      </w:r>
      <w:r w:rsidR="00E50FE0" w:rsidRPr="003A24C1">
        <w:t xml:space="preserve">steps </w:t>
      </w:r>
      <w:r w:rsidR="00555819" w:rsidRPr="003A24C1">
        <w:t>N/A</w:t>
      </w:r>
      <w:r w:rsidR="00AC4C9F" w:rsidRPr="003A24C1">
        <w:t>:</w:t>
      </w:r>
    </w:p>
    <w:p w:rsidR="0091763F" w:rsidRPr="003A24C1" w:rsidRDefault="00ED4B8C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810EC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value in the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A40E08" w:rsidRPr="003A24C1">
        <w:t xml:space="preserve">Vdc </w:t>
      </w:r>
      <w:r w:rsidRPr="003A24C1">
        <w:t xml:space="preserve">column of </w:t>
      </w:r>
      <w:r w:rsidR="003479FC" w:rsidRPr="003A24C1">
        <w:fldChar w:fldCharType="begin"/>
      </w:r>
      <w:r w:rsidR="003479FC" w:rsidRPr="003A24C1">
        <w:instrText xml:space="preserve"> REF _Ref534720975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6</w:t>
      </w:r>
      <w:r w:rsidR="003479FC" w:rsidRPr="003A24C1">
        <w:fldChar w:fldCharType="end"/>
      </w:r>
      <w:r w:rsidR="00555819" w:rsidRPr="003A24C1">
        <w:t>.</w:t>
      </w:r>
      <w:r w:rsidR="0091763F" w:rsidRPr="003A24C1">
        <w:tab/>
        <w:t>________</w:t>
      </w:r>
    </w:p>
    <w:p w:rsidR="0091763F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D</w:t>
      </w:r>
      <w:r w:rsidR="00810EC5" w:rsidRPr="003A24C1">
        <w:t>M</w:t>
      </w:r>
      <w:r w:rsidRPr="003A24C1">
        <w:t>M</w:t>
      </w:r>
      <w:r w:rsidR="0091763F" w:rsidRPr="003A24C1">
        <w:t>.</w:t>
      </w:r>
      <w:r w:rsidR="004645D5" w:rsidRPr="003A24C1">
        <w:tab/>
        <w:t>________</w:t>
      </w:r>
    </w:p>
    <w:p w:rsidR="00FD3F33" w:rsidRPr="003A24C1" w:rsidRDefault="007E3BB9" w:rsidP="003A24C1">
      <w:pPr>
        <w:pStyle w:val="ActionStep2PK"/>
      </w:pPr>
      <w:r w:rsidRPr="003A24C1">
        <w:rPr>
          <w:rStyle w:val="Bold"/>
        </w:rPr>
        <w:t xml:space="preserve">MARK </w:t>
      </w:r>
      <w:r w:rsidR="00ED4B8C" w:rsidRPr="003A24C1">
        <w:t>Steps </w:t>
      </w:r>
      <w:r w:rsidR="00A26430" w:rsidRPr="003A24C1">
        <w:fldChar w:fldCharType="begin"/>
      </w:r>
      <w:r w:rsidR="00A26430" w:rsidRPr="003A24C1">
        <w:instrText xml:space="preserve"> REF _Ref124739129 \w \h \*MERGEFORMAT </w:instrText>
      </w:r>
      <w:r w:rsidR="00A26430" w:rsidRPr="003A24C1">
        <w:fldChar w:fldCharType="separate"/>
      </w:r>
      <w:r w:rsidR="003A24C1">
        <w:t>6.7[8]</w:t>
      </w:r>
      <w:r w:rsidR="00A26430" w:rsidRPr="003A24C1">
        <w:fldChar w:fldCharType="end"/>
      </w:r>
      <w:r w:rsidR="00ED4B8C" w:rsidRPr="003A24C1">
        <w:t xml:space="preserve"> through </w:t>
      </w:r>
      <w:r w:rsidR="00DB5508" w:rsidRPr="003A24C1">
        <w:fldChar w:fldCharType="begin"/>
      </w:r>
      <w:r w:rsidR="00DB5508" w:rsidRPr="003A24C1">
        <w:instrText xml:space="preserve"> REF _Ref383693493 \w \h \*MERGEFORMAT </w:instrText>
      </w:r>
      <w:r w:rsidR="00DB5508" w:rsidRPr="003A24C1">
        <w:fldChar w:fldCharType="separate"/>
      </w:r>
      <w:r w:rsidR="003A24C1">
        <w:t>6.7[13]</w:t>
      </w:r>
      <w:r w:rsidR="00DB5508" w:rsidRPr="003A24C1">
        <w:fldChar w:fldCharType="end"/>
      </w:r>
      <w:r w:rsidRPr="003A24C1">
        <w:t xml:space="preserve"> N/A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82" w:name="_Ref124739129"/>
      <w:r w:rsidRPr="003A24C1">
        <w:rPr>
          <w:rStyle w:val="Bold"/>
        </w:rPr>
        <w:t>ADJUST</w:t>
      </w:r>
      <w:r w:rsidRPr="003A24C1">
        <w:t xml:space="preserve"> R10 for D</w:t>
      </w:r>
      <w:r w:rsidR="00810EC5" w:rsidRPr="003A24C1">
        <w:t>M</w:t>
      </w:r>
      <w:r w:rsidRPr="003A24C1">
        <w:t xml:space="preserve">M reading of </w:t>
      </w:r>
      <w:r w:rsidR="007A37F1" w:rsidRPr="003A24C1">
        <w:t>4.200 Vdc</w:t>
      </w:r>
      <w:r w:rsidR="00AE5A7E" w:rsidRPr="003A24C1">
        <w:t xml:space="preserve"> </w:t>
      </w:r>
      <w:r w:rsidR="007A37F1" w:rsidRPr="003A24C1">
        <w:t xml:space="preserve"> </w:t>
      </w:r>
      <w:r w:rsidR="00AE5A7E" w:rsidRPr="003A24C1">
        <w:t>(</w:t>
      </w:r>
      <w:r w:rsidR="007A37F1" w:rsidRPr="003A24C1">
        <w:t>4.195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4.205 Vdc</w:t>
      </w:r>
      <w:r w:rsidR="00AE5A7E" w:rsidRPr="003A24C1">
        <w:t>)</w:t>
      </w:r>
      <w:r w:rsidR="008E19CC" w:rsidRPr="003A24C1">
        <w:t>.</w:t>
      </w:r>
      <w:r w:rsidRPr="003A24C1">
        <w:tab/>
        <w:t>________</w:t>
      </w:r>
      <w:bookmarkEnd w:id="82"/>
    </w:p>
    <w:p w:rsidR="008D11D0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810EC5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left</w:t>
      </w:r>
      <w:r w:rsidRPr="003A24C1">
        <w:t xml:space="preserve"> D</w:t>
      </w:r>
      <w:r w:rsidR="00810EC5" w:rsidRPr="003A24C1">
        <w:t>M</w:t>
      </w:r>
      <w:r w:rsidRPr="003A24C1">
        <w:t xml:space="preserve">M voltage in </w:t>
      </w:r>
      <w:r w:rsidR="003479FC" w:rsidRPr="003A24C1">
        <w:fldChar w:fldCharType="begin"/>
      </w:r>
      <w:r w:rsidR="003479FC" w:rsidRPr="003A24C1">
        <w:instrText xml:space="preserve"> REF _Ref534720975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6</w:t>
      </w:r>
      <w:r w:rsidR="003479FC" w:rsidRPr="003A24C1">
        <w:fldChar w:fldCharType="end"/>
      </w:r>
      <w:r w:rsidR="008D11D0" w:rsidRPr="003A24C1">
        <w:t>.</w:t>
      </w:r>
      <w:r w:rsidR="008D11D0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t xml:space="preserve"> </w:t>
      </w:r>
      <w:r w:rsidRPr="003A24C1">
        <w:rPr>
          <w:rStyle w:val="Bold"/>
        </w:rPr>
        <w:t>DISCONNECT</w:t>
      </w:r>
      <w:r w:rsidRPr="003A24C1">
        <w:t xml:space="preserve"> D</w:t>
      </w:r>
      <w:r w:rsidR="00810EC5" w:rsidRPr="003A24C1">
        <w:t>M</w:t>
      </w:r>
      <w:r w:rsidRPr="003A24C1">
        <w:t>M.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</w:t>
      </w:r>
      <w:r w:rsidR="00810EC5" w:rsidRPr="003A24C1">
        <w:t>M</w:t>
      </w:r>
      <w:r w:rsidRPr="003A24C1">
        <w:t xml:space="preserve">M to output jacks </w:t>
      </w:r>
      <w:r w:rsidR="00D07025" w:rsidRPr="003A24C1">
        <w:t>(+)</w:t>
      </w:r>
      <w:r w:rsidRPr="003A24C1">
        <w:t xml:space="preserve">(J9) and </w:t>
      </w:r>
      <w:r w:rsidR="00AB488F" w:rsidRPr="003A24C1">
        <w:t>(</w:t>
      </w:r>
      <w:r w:rsidR="004C4F43" w:rsidRPr="003A24C1">
        <w:noBreakHyphen/>
      </w:r>
      <w:r w:rsidR="00AB488F" w:rsidRPr="003A24C1">
        <w:t>)</w:t>
      </w:r>
      <w:r w:rsidRPr="003A24C1">
        <w:t xml:space="preserve">(J10) on IRM </w:t>
      </w:r>
      <w:r w:rsidR="00C86629" w:rsidRPr="003A24C1">
        <w:t>TEST FIXTURE</w:t>
      </w:r>
      <w:r w:rsidRPr="003A24C1">
        <w:t>.</w:t>
      </w:r>
      <w:r w:rsidRPr="003A24C1">
        <w:tab/>
        <w:t>________</w:t>
      </w:r>
    </w:p>
    <w:p w:rsidR="005C7EEF" w:rsidRPr="003A24C1" w:rsidRDefault="005C7EEF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79132D" w:rsidRPr="003A24C1" w:rsidTr="000D222B">
        <w:trPr>
          <w:cantSplit/>
          <w:tblHeader/>
          <w:jc w:val="center"/>
        </w:trPr>
        <w:tc>
          <w:tcPr>
            <w:tcW w:w="9936" w:type="dxa"/>
          </w:tcPr>
          <w:p w:rsidR="0079132D" w:rsidRPr="003A24C1" w:rsidRDefault="004056BB" w:rsidP="003A24C1">
            <w:pPr>
              <w:pStyle w:val="SpecialMessageHead"/>
            </w:pPr>
            <w:r w:rsidRPr="003A24C1">
              <w:t>NOTE</w:t>
            </w:r>
          </w:p>
        </w:tc>
      </w:tr>
      <w:tr w:rsidR="0079132D" w:rsidRPr="003A24C1" w:rsidTr="000D222B">
        <w:trPr>
          <w:cantSplit/>
          <w:jc w:val="center"/>
        </w:trPr>
        <w:tc>
          <w:tcPr>
            <w:tcW w:w="9936" w:type="dxa"/>
          </w:tcPr>
          <w:p w:rsidR="0079132D" w:rsidRPr="003A24C1" w:rsidRDefault="0079132D" w:rsidP="003A24C1">
            <w:pPr>
              <w:pStyle w:val="SpecialMessageText"/>
            </w:pPr>
            <w:r w:rsidRPr="003A24C1">
              <w:t xml:space="preserve">Waiting </w:t>
            </w:r>
            <w:r w:rsidR="0063535A" w:rsidRPr="003A24C1">
              <w:t>1</w:t>
            </w:r>
            <w:r w:rsidRPr="003A24C1">
              <w:t xml:space="preserve"> to </w:t>
            </w:r>
            <w:r w:rsidR="0063535A" w:rsidRPr="003A24C1">
              <w:t>3</w:t>
            </w:r>
            <w:r w:rsidRPr="003A24C1">
              <w:t xml:space="preserve"> minutes after each switch position change allows voltage readings to stabilize prior to taking reading.</w:t>
            </w:r>
          </w:p>
        </w:tc>
      </w:tr>
    </w:tbl>
    <w:p w:rsidR="00571934" w:rsidRPr="003A24C1" w:rsidRDefault="00571934" w:rsidP="003A24C1">
      <w:pPr>
        <w:pStyle w:val="ActionStep1PK"/>
        <w:keepNext/>
      </w:pPr>
      <w:bookmarkStart w:id="83" w:name="_Ref388342862"/>
      <w:bookmarkStart w:id="84" w:name="_Ref388343159"/>
      <w:r w:rsidRPr="003A24C1">
        <w:t xml:space="preserve">Using the switch positions listed in </w:t>
      </w:r>
      <w:r w:rsidR="003479FC" w:rsidRPr="003A24C1">
        <w:fldChar w:fldCharType="begin"/>
      </w:r>
      <w:r w:rsidR="003479FC" w:rsidRPr="003A24C1">
        <w:instrText xml:space="preserve"> REF _Ref534720836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3479FC" w:rsidRPr="003A24C1">
        <w:fldChar w:fldCharType="end"/>
      </w:r>
      <w:r w:rsidRPr="003A24C1">
        <w:t xml:space="preserve">, </w:t>
      </w:r>
      <w:bookmarkEnd w:id="83"/>
      <w:r w:rsidRPr="003A24C1">
        <w:rPr>
          <w:rStyle w:val="Bold"/>
        </w:rPr>
        <w:t>PLACE</w:t>
      </w:r>
      <w:r w:rsidRPr="003A24C1">
        <w:t xml:space="preserve"> I</w:t>
      </w:r>
      <w:r w:rsidR="0063535A" w:rsidRPr="003A24C1">
        <w:t>NPUT SELECTOR</w:t>
      </w:r>
      <w:r w:rsidRPr="003A24C1">
        <w:t xml:space="preserve"> </w:t>
      </w:r>
      <w:r w:rsidR="00006226" w:rsidRPr="003A24C1">
        <w:t>S</w:t>
      </w:r>
      <w:r w:rsidRPr="003A24C1">
        <w:t xml:space="preserve">witch (S2) and </w:t>
      </w:r>
      <w:r w:rsidR="0063535A" w:rsidRPr="003A24C1">
        <w:t xml:space="preserve">VOLTAGE </w:t>
      </w:r>
      <w:r w:rsidR="00006226" w:rsidRPr="003A24C1">
        <w:t>S</w:t>
      </w:r>
      <w:r w:rsidRPr="003A24C1">
        <w:t>witch (S3) to positions listed.</w:t>
      </w:r>
      <w:r w:rsidRPr="003A24C1">
        <w:tab/>
        <w:t>________</w:t>
      </w:r>
      <w:bookmarkEnd w:id="84"/>
    </w:p>
    <w:p w:rsidR="00E50FE0" w:rsidRPr="003A24C1" w:rsidRDefault="00E50FE0" w:rsidP="003A24C1">
      <w:pPr>
        <w:pStyle w:val="ActionStep2PK"/>
      </w:pPr>
      <w:r w:rsidRPr="003A24C1">
        <w:rPr>
          <w:rStyle w:val="Bold"/>
        </w:rPr>
        <w:t>CHECK</w:t>
      </w:r>
      <w:r w:rsidRPr="003A24C1">
        <w:t xml:space="preserve"> voltages taken in </w:t>
      </w:r>
      <w:r w:rsidR="00430554" w:rsidRPr="003A24C1">
        <w:t>S</w:t>
      </w:r>
      <w:r w:rsidRPr="003A24C1">
        <w:t>tep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_Ref388343159 \w \h \*MERGEFORMAT </w:instrText>
      </w:r>
      <w:r w:rsidRPr="003A24C1">
        <w:fldChar w:fldCharType="separate"/>
      </w:r>
      <w:r w:rsidR="003A24C1">
        <w:t>6.7[12]</w:t>
      </w:r>
      <w:r w:rsidRPr="003A24C1">
        <w:fldChar w:fldCharType="end"/>
      </w:r>
      <w:r w:rsidR="00BD075F" w:rsidRPr="003A24C1">
        <w:t>.</w:t>
      </w:r>
      <w:r w:rsidR="000E733E" w:rsidRPr="003A24C1">
        <w:tab/>
        <w:t>________</w:t>
      </w:r>
    </w:p>
    <w:p w:rsidR="0008144B" w:rsidRPr="003A24C1" w:rsidRDefault="00ED4B8C" w:rsidP="003A24C1">
      <w:pPr>
        <w:pStyle w:val="ActionStep1PK"/>
        <w:keepNext/>
      </w:pPr>
      <w:bookmarkStart w:id="85" w:name="_Ref383693493"/>
      <w:r w:rsidRPr="003A24C1">
        <w:rPr>
          <w:rStyle w:val="Bold"/>
        </w:rPr>
        <w:lastRenderedPageBreak/>
        <w:t>IF</w:t>
      </w:r>
      <w:r w:rsidRPr="003A24C1">
        <w:t xml:space="preserve"> all voltages</w:t>
      </w:r>
      <w:r w:rsidR="00C92FDB" w:rsidRPr="003A24C1">
        <w:t xml:space="preserve"> in </w:t>
      </w:r>
      <w:r w:rsidR="00964E18" w:rsidRPr="003A24C1">
        <w:t>Step</w:t>
      </w:r>
      <w:r w:rsidR="00430554" w:rsidRPr="003A24C1">
        <w:t> </w:t>
      </w:r>
      <w:r w:rsidR="00571934" w:rsidRPr="003A24C1">
        <w:fldChar w:fldCharType="begin"/>
      </w:r>
      <w:r w:rsidR="00571934" w:rsidRPr="003A24C1">
        <w:instrText xml:space="preserve"> REF _Ref388342862 \w \h \*MERGEFORMAT </w:instrText>
      </w:r>
      <w:r w:rsidR="00571934" w:rsidRPr="003A24C1">
        <w:fldChar w:fldCharType="separate"/>
      </w:r>
      <w:r w:rsidR="003A24C1">
        <w:t>6.7[12]</w:t>
      </w:r>
      <w:r w:rsidR="00571934" w:rsidRPr="003A24C1">
        <w:fldChar w:fldCharType="end"/>
      </w:r>
      <w:r w:rsidRPr="003A24C1">
        <w:t xml:space="preserve"> are within </w:t>
      </w:r>
      <w:r w:rsidR="00571934" w:rsidRPr="003A24C1">
        <w:t xml:space="preserve">LAI </w:t>
      </w:r>
      <w:r w:rsidRPr="003A24C1">
        <w:t>Min/</w:t>
      </w:r>
      <w:r w:rsidR="00352031" w:rsidRPr="003A24C1">
        <w:t> </w:t>
      </w:r>
      <w:r w:rsidR="00571934" w:rsidRPr="003A24C1">
        <w:t xml:space="preserve">LAI </w:t>
      </w:r>
      <w:r w:rsidRPr="003A24C1">
        <w:t xml:space="preserve">Max values,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721734" w:rsidRPr="003A24C1">
        <w:rPr>
          <w:rStyle w:val="Bold"/>
        </w:rPr>
        <w:t>PERFORM</w:t>
      </w:r>
      <w:r w:rsidR="00721734" w:rsidRPr="003A24C1">
        <w:t xml:space="preserve"> the following</w:t>
      </w:r>
      <w:r w:rsidR="00174B3B" w:rsidRPr="003A24C1">
        <w:t>,</w:t>
      </w:r>
      <w:r w:rsidR="00721734" w:rsidRPr="003A24C1">
        <w:t xml:space="preserve"> </w:t>
      </w:r>
      <w:r w:rsidR="00174B3B" w:rsidRPr="003A24C1">
        <w:t>o</w:t>
      </w:r>
      <w:r w:rsidR="00721734" w:rsidRPr="003A24C1">
        <w:t xml:space="preserve">therwise, </w:t>
      </w:r>
      <w:r w:rsidR="00721734" w:rsidRPr="003A24C1">
        <w:rPr>
          <w:rStyle w:val="Bold"/>
        </w:rPr>
        <w:t xml:space="preserve">MARK </w:t>
      </w:r>
      <w:r w:rsidR="000E733E" w:rsidRPr="003A24C1">
        <w:t xml:space="preserve">steps </w:t>
      </w:r>
      <w:r w:rsidR="00721734" w:rsidRPr="003A24C1">
        <w:t>N/A</w:t>
      </w:r>
      <w:bookmarkEnd w:id="85"/>
      <w:r w:rsidR="00384543" w:rsidRPr="003A24C1">
        <w:t>:</w:t>
      </w:r>
    </w:p>
    <w:p w:rsidR="00721734" w:rsidRPr="003A24C1" w:rsidRDefault="00721734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value</w:t>
      </w:r>
      <w:r w:rsidR="003A20A6" w:rsidRPr="003A24C1">
        <w:t>s</w:t>
      </w:r>
      <w:r w:rsidRPr="003A24C1">
        <w:t xml:space="preserve"> in As</w:t>
      </w:r>
      <w:r w:rsidR="004C4F43" w:rsidRPr="003A24C1">
        <w:noBreakHyphen/>
      </w:r>
      <w:r w:rsidR="00AE34C1" w:rsidRPr="003A24C1">
        <w:t>left</w:t>
      </w:r>
      <w:r w:rsidR="00A71E40" w:rsidRPr="003A24C1">
        <w:t xml:space="preserve"> column of </w:t>
      </w:r>
      <w:r w:rsidR="003479FC" w:rsidRPr="003A24C1">
        <w:fldChar w:fldCharType="begin"/>
      </w:r>
      <w:r w:rsidR="003479FC" w:rsidRPr="003A24C1">
        <w:instrText xml:space="preserve"> REF _Ref534720836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3479FC" w:rsidRPr="003A24C1">
        <w:fldChar w:fldCharType="end"/>
      </w:r>
      <w:r w:rsidRPr="003A24C1">
        <w:t>.</w:t>
      </w:r>
      <w:r w:rsidRPr="003A24C1">
        <w:tab/>
        <w:t>________</w:t>
      </w:r>
    </w:p>
    <w:p w:rsidR="005E73F5" w:rsidRPr="003A24C1" w:rsidRDefault="00A91591" w:rsidP="003A24C1">
      <w:pPr>
        <w:pStyle w:val="ActionStep2PK"/>
      </w:pPr>
      <w:r w:rsidRPr="003A24C1">
        <w:rPr>
          <w:rStyle w:val="Bold"/>
        </w:rPr>
        <w:t xml:space="preserve">MARK </w:t>
      </w:r>
      <w:r w:rsidRPr="003A24C1">
        <w:t>Steps </w:t>
      </w:r>
      <w:r w:rsidRPr="003A24C1">
        <w:fldChar w:fldCharType="begin"/>
      </w:r>
      <w:r w:rsidRPr="003A24C1">
        <w:instrText xml:space="preserve"> REF _Ref124739150 \w \h \*MERGEFORMAT </w:instrText>
      </w:r>
      <w:r w:rsidRPr="003A24C1">
        <w:fldChar w:fldCharType="separate"/>
      </w:r>
      <w:r w:rsidR="003A24C1">
        <w:t>6.7[14]</w:t>
      </w:r>
      <w:r w:rsidRPr="003A24C1">
        <w:fldChar w:fldCharType="end"/>
      </w:r>
      <w:r w:rsidRPr="003A24C1">
        <w:t xml:space="preserve"> through </w:t>
      </w:r>
      <w:r w:rsidR="003817C1" w:rsidRPr="003A24C1">
        <w:fldChar w:fldCharType="begin"/>
      </w:r>
      <w:r w:rsidR="003817C1" w:rsidRPr="003A24C1">
        <w:instrText xml:space="preserve"> REF _Ref384717141 \w \h \*MERGEFORMAT </w:instrText>
      </w:r>
      <w:r w:rsidR="003817C1" w:rsidRPr="003A24C1">
        <w:fldChar w:fldCharType="separate"/>
      </w:r>
      <w:r w:rsidR="003A24C1">
        <w:t>6.7[37]</w:t>
      </w:r>
      <w:r w:rsidR="003817C1" w:rsidRPr="003A24C1">
        <w:fldChar w:fldCharType="end"/>
      </w:r>
      <w:r w:rsidRPr="003A24C1">
        <w:t xml:space="preserve"> N/A.</w:t>
      </w:r>
      <w:r w:rsidR="0008144B" w:rsidRPr="003A24C1">
        <w:tab/>
        <w:t>________</w:t>
      </w:r>
    </w:p>
    <w:p w:rsidR="00FD3F33" w:rsidRPr="003A24C1" w:rsidRDefault="008979C1" w:rsidP="003A24C1">
      <w:pPr>
        <w:pStyle w:val="ActionStep1PK"/>
      </w:pPr>
      <w:bookmarkStart w:id="86" w:name="_Ref124739150"/>
      <w:r w:rsidRPr="003A24C1">
        <w:rPr>
          <w:rStyle w:val="Bold"/>
        </w:rPr>
        <w:t>ENSURE</w:t>
      </w:r>
      <w:r w:rsidR="00ED4B8C" w:rsidRPr="003A24C1">
        <w:t xml:space="preserve"> D</w:t>
      </w:r>
      <w:r w:rsidR="00810EC5" w:rsidRPr="003A24C1">
        <w:t>M</w:t>
      </w:r>
      <w:r w:rsidR="00ED4B8C" w:rsidRPr="003A24C1">
        <w:t>M</w:t>
      </w:r>
      <w:r w:rsidR="00B83B9D" w:rsidRPr="003A24C1">
        <w:t xml:space="preserve"> is connected</w:t>
      </w:r>
      <w:r w:rsidR="00ED4B8C" w:rsidRPr="003A24C1">
        <w:t xml:space="preserve"> to Output jacks </w:t>
      </w:r>
      <w:r w:rsidR="00D07025" w:rsidRPr="003A24C1">
        <w:t>(+)</w:t>
      </w:r>
      <w:r w:rsidR="00ED4B8C" w:rsidRPr="003A24C1">
        <w:t>(J9) and </w:t>
      </w:r>
      <w:r w:rsidR="00AB488F" w:rsidRPr="003A24C1">
        <w:t>(</w:t>
      </w:r>
      <w:r w:rsidR="004C4F43" w:rsidRPr="003A24C1">
        <w:noBreakHyphen/>
      </w:r>
      <w:r w:rsidR="00AB488F" w:rsidRPr="003A24C1">
        <w:t>)</w:t>
      </w:r>
      <w:r w:rsidR="00ED4B8C" w:rsidRPr="003A24C1">
        <w:t xml:space="preserve">(J10) on IRM </w:t>
      </w:r>
      <w:r w:rsidR="00C86629" w:rsidRPr="003A24C1">
        <w:t>TEST FIXTURE</w:t>
      </w:r>
      <w:r w:rsidR="00ED4B8C" w:rsidRPr="003A24C1">
        <w:t>.</w:t>
      </w:r>
      <w:r w:rsidR="00ED4B8C" w:rsidRPr="003A24C1">
        <w:tab/>
        <w:t>________</w:t>
      </w:r>
      <w:bookmarkEnd w:id="86"/>
    </w:p>
    <w:p w:rsidR="00FD3F33" w:rsidRPr="003A24C1" w:rsidRDefault="008979C1" w:rsidP="003A24C1">
      <w:pPr>
        <w:pStyle w:val="ActionStep1PK"/>
      </w:pPr>
      <w:r w:rsidRPr="003A24C1">
        <w:rPr>
          <w:rStyle w:val="Bold"/>
        </w:rPr>
        <w:t>ENSURE</w:t>
      </w:r>
      <w:r w:rsidR="00ED4B8C" w:rsidRPr="003A24C1">
        <w:t xml:space="preserve"> Input Selector </w:t>
      </w:r>
      <w:r w:rsidR="00006226" w:rsidRPr="003A24C1">
        <w:t>S</w:t>
      </w:r>
      <w:r w:rsidR="00ED4B8C" w:rsidRPr="003A24C1">
        <w:t xml:space="preserve">witch (S2) </w:t>
      </w:r>
      <w:r w:rsidR="000E733E" w:rsidRPr="003A24C1">
        <w:t>is i</w:t>
      </w:r>
      <w:r w:rsidR="00B83B9D" w:rsidRPr="003A24C1">
        <w:t>n</w:t>
      </w:r>
      <w:r w:rsidR="00ED4B8C" w:rsidRPr="003A24C1">
        <w:t xml:space="preserve"> Position 2.</w:t>
      </w:r>
      <w:r w:rsidR="00ED4B8C" w:rsidRPr="003A24C1">
        <w:tab/>
        <w:t>________</w:t>
      </w:r>
    </w:p>
    <w:p w:rsidR="00FD3F33" w:rsidRPr="003A24C1" w:rsidRDefault="008979C1" w:rsidP="003A24C1">
      <w:pPr>
        <w:pStyle w:val="ActionStep1PK"/>
      </w:pPr>
      <w:r w:rsidRPr="003A24C1">
        <w:rPr>
          <w:rStyle w:val="Bold"/>
        </w:rPr>
        <w:t>ENSURE</w:t>
      </w:r>
      <w:r w:rsidR="00ED4B8C" w:rsidRPr="003A24C1">
        <w:t xml:space="preserve"> Voltage </w:t>
      </w:r>
      <w:r w:rsidR="00006226" w:rsidRPr="003A24C1">
        <w:t>S</w:t>
      </w:r>
      <w:r w:rsidR="00ED4B8C" w:rsidRPr="003A24C1">
        <w:t xml:space="preserve">witch (S3) </w:t>
      </w:r>
      <w:r w:rsidR="00B83B9D" w:rsidRPr="003A24C1">
        <w:t>is on</w:t>
      </w:r>
      <w:r w:rsidR="00ED4B8C" w:rsidRPr="003A24C1">
        <w:t xml:space="preserve"> Position 6.</w:t>
      </w:r>
      <w:r w:rsidR="00ED4B8C" w:rsidRPr="003A24C1">
        <w:tab/>
        <w:t>________</w:t>
      </w:r>
    </w:p>
    <w:p w:rsidR="00B83B9D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R11 fully clockwise</w:t>
      </w:r>
      <w:r w:rsidR="00B83B9D" w:rsidRPr="003A24C1">
        <w:t>.</w:t>
      </w:r>
      <w:r w:rsidR="00B83B9D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R9 for a D</w:t>
      </w:r>
      <w:r w:rsidR="00810EC5" w:rsidRPr="003A24C1">
        <w:t>M</w:t>
      </w:r>
      <w:r w:rsidRPr="003A24C1">
        <w:t xml:space="preserve">M reading of </w:t>
      </w:r>
      <w:r w:rsidR="007A37F1" w:rsidRPr="003A24C1">
        <w:t>0.035 Vdc</w:t>
      </w:r>
      <w:r w:rsidR="00964E18" w:rsidRPr="003A24C1">
        <w:t xml:space="preserve"> (</w:t>
      </w:r>
      <w:r w:rsidR="007A37F1" w:rsidRPr="003A24C1">
        <w:t>0.030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0.040 Vdc</w:t>
      </w:r>
      <w:r w:rsidR="00964E18" w:rsidRPr="003A24C1">
        <w:t>)</w:t>
      </w:r>
      <w:r w:rsidR="008E19CC" w:rsidRPr="003A24C1">
        <w:t>.</w:t>
      </w:r>
      <w:r w:rsidRPr="003A24C1">
        <w:tab/>
        <w:t>________</w:t>
      </w:r>
    </w:p>
    <w:p w:rsidR="00D03D11" w:rsidRPr="003A24C1" w:rsidRDefault="00ED4B8C" w:rsidP="003A24C1">
      <w:pPr>
        <w:pStyle w:val="ActionStep1PK"/>
      </w:pPr>
      <w:bookmarkStart w:id="87" w:name="_Ref124739198"/>
      <w:r w:rsidRPr="003A24C1">
        <w:rPr>
          <w:rStyle w:val="Bold"/>
        </w:rPr>
        <w:t>PLACE</w:t>
      </w:r>
      <w:r w:rsidRPr="003A24C1">
        <w:t xml:space="preserve"> Input Selector </w:t>
      </w:r>
      <w:r w:rsidR="00006226" w:rsidRPr="003A24C1">
        <w:t>S</w:t>
      </w:r>
      <w:r w:rsidRPr="003A24C1">
        <w:t xml:space="preserve">witch (S2) </w:t>
      </w:r>
      <w:r w:rsidR="00316A50" w:rsidRPr="003A24C1">
        <w:t>in</w:t>
      </w:r>
      <w:r w:rsidRPr="003A24C1">
        <w:t xml:space="preserve"> Position 3</w:t>
      </w:r>
      <w:r w:rsidR="00D03D11" w:rsidRPr="003A24C1">
        <w:t>.</w:t>
      </w:r>
      <w:r w:rsidR="00D03D11" w:rsidRPr="003A24C1">
        <w:tab/>
        <w:t>________</w:t>
      </w:r>
      <w:bookmarkEnd w:id="87"/>
    </w:p>
    <w:p w:rsidR="00FD3F33" w:rsidRPr="003A24C1" w:rsidRDefault="00D03D11" w:rsidP="003A24C1">
      <w:pPr>
        <w:pStyle w:val="ActionStep1PK"/>
      </w:pPr>
      <w:r w:rsidRPr="003A24C1">
        <w:rPr>
          <w:rStyle w:val="Bold"/>
        </w:rPr>
        <w:t>PLACE</w:t>
      </w:r>
      <w:r w:rsidR="00ED4B8C" w:rsidRPr="003A24C1">
        <w:t xml:space="preserve"> Voltage </w:t>
      </w:r>
      <w:r w:rsidR="00006226" w:rsidRPr="003A24C1">
        <w:t>S</w:t>
      </w:r>
      <w:r w:rsidR="00ED4B8C" w:rsidRPr="003A24C1">
        <w:t xml:space="preserve">witch (S3) </w:t>
      </w:r>
      <w:r w:rsidR="00316A50" w:rsidRPr="003A24C1">
        <w:t>in</w:t>
      </w:r>
      <w:r w:rsidR="00ED4B8C" w:rsidRPr="003A24C1">
        <w:t xml:space="preserve"> Position 6.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R11 for a D</w:t>
      </w:r>
      <w:r w:rsidR="00006226" w:rsidRPr="003A24C1">
        <w:t>M</w:t>
      </w:r>
      <w:r w:rsidRPr="003A24C1">
        <w:t xml:space="preserve">M reading of </w:t>
      </w:r>
      <w:r w:rsidR="007A37F1" w:rsidRPr="003A24C1">
        <w:t>0.10 Vdc</w:t>
      </w:r>
      <w:r w:rsidR="00964E18" w:rsidRPr="003A24C1">
        <w:t xml:space="preserve"> (</w:t>
      </w:r>
      <w:r w:rsidR="007A37F1" w:rsidRPr="003A24C1">
        <w:t>0.05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0.15 Vdc</w:t>
      </w:r>
      <w:r w:rsidR="00964E18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Voltage </w:t>
      </w:r>
      <w:r w:rsidR="00006226" w:rsidRPr="003A24C1">
        <w:t>S</w:t>
      </w:r>
      <w:r w:rsidRPr="003A24C1">
        <w:t xml:space="preserve">witch (S3) </w:t>
      </w:r>
      <w:r w:rsidR="00316A50" w:rsidRPr="003A24C1">
        <w:t>in</w:t>
      </w:r>
      <w:r w:rsidRPr="003A24C1">
        <w:t xml:space="preserve"> Position 5.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R17 for a D</w:t>
      </w:r>
      <w:r w:rsidR="00810EC5" w:rsidRPr="003A24C1">
        <w:t>M</w:t>
      </w:r>
      <w:r w:rsidRPr="003A24C1">
        <w:t xml:space="preserve">M reading of </w:t>
      </w:r>
      <w:r w:rsidR="007A37F1" w:rsidRPr="003A24C1">
        <w:t>0.40 Vdc</w:t>
      </w:r>
      <w:r w:rsidR="00964E18" w:rsidRPr="003A24C1">
        <w:t xml:space="preserve"> (</w:t>
      </w:r>
      <w:r w:rsidR="007A37F1" w:rsidRPr="003A24C1">
        <w:t>0.35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0.45 Vdc</w:t>
      </w:r>
      <w:r w:rsidR="00964E18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Voltage </w:t>
      </w:r>
      <w:r w:rsidR="00006226" w:rsidRPr="003A24C1">
        <w:t>S</w:t>
      </w:r>
      <w:r w:rsidRPr="003A24C1">
        <w:t xml:space="preserve">witch (S3) </w:t>
      </w:r>
      <w:r w:rsidR="00316A50" w:rsidRPr="003A24C1">
        <w:t>in</w:t>
      </w:r>
      <w:r w:rsidR="000E733E" w:rsidRPr="003A24C1">
        <w:t xml:space="preserve"> P</w:t>
      </w:r>
      <w:r w:rsidRPr="003A24C1">
        <w:t>osition 4.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R16 for a D</w:t>
      </w:r>
      <w:r w:rsidR="00810EC5" w:rsidRPr="003A24C1">
        <w:t>M</w:t>
      </w:r>
      <w:r w:rsidRPr="003A24C1">
        <w:t xml:space="preserve">M reading of </w:t>
      </w:r>
      <w:r w:rsidR="007A37F1" w:rsidRPr="003A24C1">
        <w:t>1.60 Vdc</w:t>
      </w:r>
      <w:r w:rsidR="00715F59" w:rsidRPr="003A24C1">
        <w:t xml:space="preserve"> (</w:t>
      </w:r>
      <w:r w:rsidR="007A37F1" w:rsidRPr="003A24C1">
        <w:t>1.55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1.65 Vdc</w:t>
      </w:r>
      <w:r w:rsidR="00715F59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Voltage </w:t>
      </w:r>
      <w:r w:rsidR="00006226" w:rsidRPr="003A24C1">
        <w:t>S</w:t>
      </w:r>
      <w:r w:rsidRPr="003A24C1">
        <w:t xml:space="preserve">witch (S3) </w:t>
      </w:r>
      <w:r w:rsidR="00316A50" w:rsidRPr="003A24C1">
        <w:t>in</w:t>
      </w:r>
      <w:r w:rsidRPr="003A24C1">
        <w:t xml:space="preserve"> Position 3.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R15 for a D</w:t>
      </w:r>
      <w:r w:rsidR="00810EC5" w:rsidRPr="003A24C1">
        <w:t>M</w:t>
      </w:r>
      <w:r w:rsidRPr="003A24C1">
        <w:t xml:space="preserve">M reading of </w:t>
      </w:r>
      <w:r w:rsidR="007A37F1" w:rsidRPr="003A24C1">
        <w:t>3.60 Vdc</w:t>
      </w:r>
      <w:r w:rsidR="00715F59" w:rsidRPr="003A24C1">
        <w:t xml:space="preserve"> (</w:t>
      </w:r>
      <w:r w:rsidR="007A37F1" w:rsidRPr="003A24C1">
        <w:t>3.50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3.70 Vdc</w:t>
      </w:r>
      <w:r w:rsidR="00715F59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Voltage </w:t>
      </w:r>
      <w:r w:rsidR="00006226" w:rsidRPr="003A24C1">
        <w:t>S</w:t>
      </w:r>
      <w:r w:rsidRPr="003A24C1">
        <w:t xml:space="preserve">witch (S3) </w:t>
      </w:r>
      <w:r w:rsidR="00316A50" w:rsidRPr="003A24C1">
        <w:t>in</w:t>
      </w:r>
      <w:r w:rsidRPr="003A24C1">
        <w:t xml:space="preserve"> Position 2.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ADJUST</w:t>
      </w:r>
      <w:r w:rsidRPr="003A24C1">
        <w:t xml:space="preserve"> R14 for a D</w:t>
      </w:r>
      <w:r w:rsidR="00810EC5" w:rsidRPr="003A24C1">
        <w:t>M</w:t>
      </w:r>
      <w:r w:rsidRPr="003A24C1">
        <w:t xml:space="preserve">M reading of </w:t>
      </w:r>
      <w:r w:rsidR="007A37F1" w:rsidRPr="003A24C1">
        <w:t>6.40 Vdc</w:t>
      </w:r>
      <w:r w:rsidR="00715F59" w:rsidRPr="003A24C1">
        <w:t xml:space="preserve"> (</w:t>
      </w:r>
      <w:r w:rsidR="007A37F1" w:rsidRPr="003A24C1">
        <w:t>6.30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6.50 Vdc</w:t>
      </w:r>
      <w:r w:rsidR="00715F59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Voltage </w:t>
      </w:r>
      <w:r w:rsidR="00006226" w:rsidRPr="003A24C1">
        <w:t>S</w:t>
      </w:r>
      <w:r w:rsidRPr="003A24C1">
        <w:t xml:space="preserve">witch (S3) </w:t>
      </w:r>
      <w:r w:rsidR="00316A50" w:rsidRPr="003A24C1">
        <w:t>in</w:t>
      </w:r>
      <w:r w:rsidRPr="003A24C1">
        <w:t xml:space="preserve"> Position 1.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ADJUST</w:t>
      </w:r>
      <w:r w:rsidRPr="003A24C1">
        <w:t xml:space="preserve"> R13 for a D</w:t>
      </w:r>
      <w:r w:rsidR="00810EC5" w:rsidRPr="003A24C1">
        <w:t>M</w:t>
      </w:r>
      <w:r w:rsidRPr="003A24C1">
        <w:t xml:space="preserve">M reading of </w:t>
      </w:r>
      <w:r w:rsidR="007A37F1" w:rsidRPr="003A24C1">
        <w:t>10.00 Vdc</w:t>
      </w:r>
      <w:r w:rsidR="00715F59" w:rsidRPr="003A24C1">
        <w:t xml:space="preserve"> (</w:t>
      </w:r>
      <w:r w:rsidR="007A37F1" w:rsidRPr="003A24C1">
        <w:t>9.90</w:t>
      </w:r>
      <w:r w:rsidR="004056BB" w:rsidRPr="003A24C1">
        <w:t> </w:t>
      </w:r>
      <w:r w:rsidR="007A37F1" w:rsidRPr="003A24C1">
        <w:t>to</w:t>
      </w:r>
      <w:r w:rsidR="004056BB" w:rsidRPr="003A24C1">
        <w:t> </w:t>
      </w:r>
      <w:r w:rsidR="007A37F1" w:rsidRPr="003A24C1">
        <w:t>10.10 Vdc</w:t>
      </w:r>
      <w:r w:rsidR="00715F59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D03D11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Input Selector </w:t>
      </w:r>
      <w:r w:rsidR="00006226" w:rsidRPr="003A24C1">
        <w:t>S</w:t>
      </w:r>
      <w:r w:rsidRPr="003A24C1">
        <w:t xml:space="preserve">witch (S2) </w:t>
      </w:r>
      <w:r w:rsidR="00316A50" w:rsidRPr="003A24C1">
        <w:t>in</w:t>
      </w:r>
      <w:r w:rsidRPr="003A24C1">
        <w:t xml:space="preserve"> Position 1</w:t>
      </w:r>
      <w:r w:rsidR="00D03D11" w:rsidRPr="003A24C1">
        <w:t>.</w:t>
      </w:r>
      <w:r w:rsidR="00D03D11" w:rsidRPr="003A24C1">
        <w:tab/>
        <w:t>________</w:t>
      </w:r>
    </w:p>
    <w:p w:rsidR="00FD3F33" w:rsidRPr="003A24C1" w:rsidRDefault="00D03D11" w:rsidP="003A24C1">
      <w:pPr>
        <w:pStyle w:val="ActionStep1PK"/>
      </w:pPr>
      <w:r w:rsidRPr="003A24C1">
        <w:rPr>
          <w:rStyle w:val="Bold"/>
        </w:rPr>
        <w:t>PLACE</w:t>
      </w:r>
      <w:r w:rsidR="00ED4B8C" w:rsidRPr="003A24C1">
        <w:t xml:space="preserve"> Voltage switch (S3) </w:t>
      </w:r>
      <w:r w:rsidR="00316A50" w:rsidRPr="003A24C1">
        <w:t>in</w:t>
      </w:r>
      <w:r w:rsidR="00ED4B8C" w:rsidRPr="003A24C1">
        <w:t xml:space="preserve"> Position 4.</w:t>
      </w:r>
      <w:r w:rsidR="006D22B6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R5 for a D</w:t>
      </w:r>
      <w:r w:rsidR="00810EC5" w:rsidRPr="003A24C1">
        <w:t>M</w:t>
      </w:r>
      <w:r w:rsidRPr="003A24C1">
        <w:t xml:space="preserve">M reading of </w:t>
      </w:r>
      <w:r w:rsidR="007A37F1" w:rsidRPr="003A24C1">
        <w:t>1.60 Vdc</w:t>
      </w:r>
      <w:r w:rsidR="00715F59" w:rsidRPr="003A24C1">
        <w:t xml:space="preserve"> (</w:t>
      </w:r>
      <w:r w:rsidR="00FF6110" w:rsidRPr="003A24C1">
        <w:t>1.55 to </w:t>
      </w:r>
      <w:r w:rsidR="007A37F1" w:rsidRPr="003A24C1">
        <w:t>1.65 Vdc</w:t>
      </w:r>
      <w:r w:rsidR="00715F59" w:rsidRPr="003A24C1">
        <w:t>)</w:t>
      </w:r>
      <w:r w:rsidR="008E19CC" w:rsidRPr="003A24C1">
        <w:t>.</w:t>
      </w:r>
      <w:r w:rsidR="006D22B6" w:rsidRPr="003A24C1">
        <w:tab/>
        <w:t>________</w:t>
      </w:r>
    </w:p>
    <w:p w:rsidR="009514EE" w:rsidRPr="003A24C1" w:rsidRDefault="009514EE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0D222B" w:rsidRPr="003A24C1" w:rsidTr="000D222B">
        <w:trPr>
          <w:cantSplit/>
          <w:tblHeader/>
          <w:jc w:val="center"/>
        </w:trPr>
        <w:tc>
          <w:tcPr>
            <w:tcW w:w="9936" w:type="dxa"/>
          </w:tcPr>
          <w:p w:rsidR="000D222B" w:rsidRPr="003A24C1" w:rsidRDefault="004056BB" w:rsidP="003A24C1">
            <w:pPr>
              <w:pStyle w:val="SpecialMessageHead"/>
            </w:pPr>
            <w:r w:rsidRPr="003A24C1">
              <w:t>NOTE</w:t>
            </w:r>
          </w:p>
        </w:tc>
      </w:tr>
      <w:tr w:rsidR="000D222B" w:rsidRPr="003A24C1" w:rsidTr="000D222B">
        <w:trPr>
          <w:cantSplit/>
          <w:jc w:val="center"/>
        </w:trPr>
        <w:tc>
          <w:tcPr>
            <w:tcW w:w="9936" w:type="dxa"/>
          </w:tcPr>
          <w:p w:rsidR="000D222B" w:rsidRPr="003A24C1" w:rsidRDefault="000D222B" w:rsidP="003A24C1">
            <w:pPr>
              <w:pStyle w:val="SpecialMessageText"/>
            </w:pPr>
            <w:r w:rsidRPr="003A24C1">
              <w:t xml:space="preserve">Waiting </w:t>
            </w:r>
            <w:r w:rsidR="000E733E" w:rsidRPr="003A24C1">
              <w:t>1</w:t>
            </w:r>
            <w:r w:rsidRPr="003A24C1">
              <w:t xml:space="preserve"> to </w:t>
            </w:r>
            <w:r w:rsidR="000E733E" w:rsidRPr="003A24C1">
              <w:t>3</w:t>
            </w:r>
            <w:r w:rsidRPr="003A24C1">
              <w:t xml:space="preserve"> minutes after each switch position change allows voltage</w:t>
            </w:r>
            <w:r w:rsidR="008E19CC" w:rsidRPr="003A24C1">
              <w:t xml:space="preserve"> readings</w:t>
            </w:r>
            <w:r w:rsidRPr="003A24C1">
              <w:t xml:space="preserve"> to stabilize prior to taking reading.</w:t>
            </w:r>
          </w:p>
        </w:tc>
      </w:tr>
    </w:tbl>
    <w:p w:rsidR="00A91591" w:rsidRPr="003A24C1" w:rsidRDefault="00A91591" w:rsidP="003A24C1">
      <w:pPr>
        <w:pStyle w:val="ActionStep1PK"/>
        <w:keepNext/>
      </w:pPr>
      <w:bookmarkStart w:id="88" w:name="_Ref384890222"/>
      <w:r w:rsidRPr="003A24C1">
        <w:rPr>
          <w:rStyle w:val="Bold"/>
        </w:rPr>
        <w:t>PLACE</w:t>
      </w:r>
      <w:r w:rsidRPr="003A24C1">
        <w:t xml:space="preserve"> I</w:t>
      </w:r>
      <w:r w:rsidR="0063535A" w:rsidRPr="003A24C1">
        <w:t>NPUT SELECTOR</w:t>
      </w:r>
      <w:r w:rsidRPr="003A24C1">
        <w:t xml:space="preserve"> </w:t>
      </w:r>
      <w:r w:rsidR="00006226" w:rsidRPr="003A24C1">
        <w:t>S</w:t>
      </w:r>
      <w:r w:rsidRPr="003A24C1">
        <w:t xml:space="preserve">witch (S2) and </w:t>
      </w:r>
      <w:r w:rsidR="0063535A" w:rsidRPr="003A24C1">
        <w:t xml:space="preserve">VOLTAGE </w:t>
      </w:r>
      <w:r w:rsidR="00006226" w:rsidRPr="003A24C1">
        <w:t>S</w:t>
      </w:r>
      <w:r w:rsidRPr="003A24C1">
        <w:t xml:space="preserve">witch (S3) to positions listed in </w:t>
      </w:r>
      <w:r w:rsidR="003479FC" w:rsidRPr="003A24C1">
        <w:fldChar w:fldCharType="begin"/>
      </w:r>
      <w:r w:rsidR="003479FC" w:rsidRPr="003A24C1">
        <w:instrText xml:space="preserve"> REF _Ref534720836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3479FC" w:rsidRPr="003A24C1">
        <w:fldChar w:fldCharType="end"/>
      </w:r>
      <w:r w:rsidR="007253B6" w:rsidRPr="003A24C1">
        <w:t>.</w:t>
      </w:r>
      <w:r w:rsidR="003F133F" w:rsidRPr="003A24C1">
        <w:tab/>
        <w:t>________</w:t>
      </w:r>
      <w:bookmarkEnd w:id="88"/>
    </w:p>
    <w:p w:rsidR="000E733E" w:rsidRPr="003A24C1" w:rsidRDefault="000E733E" w:rsidP="003A24C1">
      <w:pPr>
        <w:pStyle w:val="ActionStep2PK"/>
      </w:pPr>
      <w:r w:rsidRPr="003A24C1">
        <w:rPr>
          <w:rStyle w:val="Bold"/>
        </w:rPr>
        <w:t>CHECK</w:t>
      </w:r>
      <w:r w:rsidRPr="003A24C1">
        <w:t xml:space="preserve"> voltages taken in </w:t>
      </w:r>
      <w:r w:rsidR="00430554" w:rsidRPr="003A24C1">
        <w:t>S</w:t>
      </w:r>
      <w:r w:rsidRPr="003A24C1">
        <w:t>tep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_Ref384890222 \w \h \*MERGEFORMAT </w:instrText>
      </w:r>
      <w:r w:rsidRPr="003A24C1">
        <w:fldChar w:fldCharType="separate"/>
      </w:r>
      <w:r w:rsidR="003A24C1">
        <w:t>6.7[35]</w:t>
      </w:r>
      <w:r w:rsidRPr="003A24C1">
        <w:fldChar w:fldCharType="end"/>
      </w:r>
      <w:r w:rsidR="00384543" w:rsidRPr="003A24C1">
        <w:t>.</w:t>
      </w:r>
      <w:r w:rsidRPr="003A24C1">
        <w:tab/>
        <w:t>________</w:t>
      </w:r>
    </w:p>
    <w:p w:rsidR="00C2209C" w:rsidRPr="003A24C1" w:rsidRDefault="00C2209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all vo</w:t>
      </w:r>
      <w:r w:rsidR="007F1D1F" w:rsidRPr="003A24C1">
        <w:t>l</w:t>
      </w:r>
      <w:r w:rsidRPr="003A24C1">
        <w:t>tage</w:t>
      </w:r>
      <w:r w:rsidR="0063535A" w:rsidRPr="003A24C1">
        <w:t>s</w:t>
      </w:r>
      <w:r w:rsidRPr="003A24C1">
        <w:t xml:space="preserve"> are </w:t>
      </w:r>
      <w:r w:rsidR="007F1D1F" w:rsidRPr="003A24C1">
        <w:rPr>
          <w:rStyle w:val="Bold"/>
        </w:rPr>
        <w:t>NOT</w:t>
      </w:r>
      <w:r w:rsidR="007F1D1F" w:rsidRPr="003A24C1">
        <w:t xml:space="preserve"> </w:t>
      </w:r>
      <w:r w:rsidRPr="003A24C1">
        <w:t xml:space="preserve">within tolerance,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REPEAT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_Ref124739198 \w \h \*MERGEFORMAT </w:instrText>
      </w:r>
      <w:r w:rsidRPr="003A24C1">
        <w:fldChar w:fldCharType="separate"/>
      </w:r>
      <w:r w:rsidR="003A24C1">
        <w:t>6.7[19]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_Ref384890222 \w \h \*MERGEFORMAT </w:instrText>
      </w:r>
      <w:r w:rsidRPr="003A24C1">
        <w:fldChar w:fldCharType="separate"/>
      </w:r>
      <w:r w:rsidR="003A24C1">
        <w:t>6.7[35]</w:t>
      </w:r>
      <w:r w:rsidRPr="003A24C1">
        <w:fldChar w:fldCharType="end"/>
      </w:r>
      <w:r w:rsidRPr="003A24C1">
        <w:t xml:space="preserve">, until all voltage readings are within tolerance.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="00182411" w:rsidRPr="003A24C1">
        <w:tab/>
        <w:t>________</w:t>
      </w:r>
    </w:p>
    <w:p w:rsidR="00721734" w:rsidRPr="003A24C1" w:rsidRDefault="00721734" w:rsidP="003A24C1">
      <w:pPr>
        <w:pStyle w:val="ActionStep1PK"/>
      </w:pPr>
      <w:bookmarkStart w:id="89" w:name="_Ref384717141"/>
      <w:r w:rsidRPr="003A24C1">
        <w:rPr>
          <w:rStyle w:val="Bold"/>
        </w:rPr>
        <w:t>WHEN</w:t>
      </w:r>
      <w:r w:rsidRPr="003A24C1">
        <w:t xml:space="preserve"> all voltages are within tolerance,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RECORD</w:t>
      </w:r>
      <w:r w:rsidRPr="003A24C1">
        <w:t xml:space="preserve"> values in the As</w:t>
      </w:r>
      <w:r w:rsidR="004C4F43" w:rsidRPr="003A24C1">
        <w:noBreakHyphen/>
      </w:r>
      <w:r w:rsidR="00AE34C1" w:rsidRPr="003A24C1">
        <w:t>left</w:t>
      </w:r>
      <w:r w:rsidR="00A71E40" w:rsidRPr="003A24C1">
        <w:t xml:space="preserve"> column of </w:t>
      </w:r>
      <w:r w:rsidR="003479FC" w:rsidRPr="003A24C1">
        <w:fldChar w:fldCharType="begin"/>
      </w:r>
      <w:r w:rsidR="003479FC" w:rsidRPr="003A24C1">
        <w:instrText xml:space="preserve"> REF _Ref534720836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5</w:t>
      </w:r>
      <w:r w:rsidR="003479FC" w:rsidRPr="003A24C1">
        <w:fldChar w:fldCharType="end"/>
      </w:r>
      <w:r w:rsidRPr="003A24C1">
        <w:t>.</w:t>
      </w:r>
      <w:r w:rsidRPr="003A24C1">
        <w:tab/>
        <w:t>________</w:t>
      </w:r>
      <w:bookmarkEnd w:id="89"/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="00AA0782" w:rsidRPr="003A24C1">
        <w:t xml:space="preserve"> </w:t>
      </w:r>
      <w:r w:rsidRPr="003A24C1">
        <w:t xml:space="preserve">all test equipment from IRM drawer and </w:t>
      </w:r>
      <w:r w:rsidR="00C86629" w:rsidRPr="003A24C1">
        <w:t xml:space="preserve">IRM </w:t>
      </w:r>
      <w:r w:rsidR="0050040C" w:rsidRPr="003A24C1">
        <w:t>TEST</w:t>
      </w:r>
      <w:r w:rsidRPr="003A24C1">
        <w:t xml:space="preserve"> </w:t>
      </w:r>
      <w:r w:rsidR="0050040C" w:rsidRPr="003A24C1">
        <w:t>FIXTURE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</w:t>
      </w:r>
      <w:r w:rsidR="0050040C" w:rsidRPr="003A24C1">
        <w:t xml:space="preserve">MEAN SQUARE ANALOG </w:t>
      </w:r>
      <w:r w:rsidR="00006226" w:rsidRPr="003A24C1">
        <w:t>CARD</w:t>
      </w:r>
      <w:r w:rsidR="0050040C" w:rsidRPr="003A24C1">
        <w:t xml:space="preserve"> Z13</w:t>
      </w:r>
      <w:r w:rsidRPr="003A24C1">
        <w:t xml:space="preserve"> from </w:t>
      </w:r>
      <w:r w:rsidR="00C86629" w:rsidRPr="003A24C1">
        <w:t xml:space="preserve">IRM </w:t>
      </w:r>
      <w:r w:rsidR="0050040C" w:rsidRPr="003A24C1">
        <w:t>TEST FIXTURE</w:t>
      </w:r>
      <w:r w:rsidRPr="003A24C1">
        <w:t>.</w:t>
      </w:r>
      <w:r w:rsidRPr="003A24C1">
        <w:tab/>
        <w:t>________</w:t>
      </w:r>
    </w:p>
    <w:p w:rsidR="00AA0782" w:rsidRPr="003A24C1" w:rsidRDefault="00AA0782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CD77E6" w:rsidRPr="003A24C1">
        <w:t>metal back was removed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CD77E6" w:rsidRPr="003A24C1">
        <w:rPr>
          <w:rStyle w:val="Bold"/>
        </w:rPr>
        <w:t>REPLACE</w:t>
      </w:r>
      <w:r w:rsidR="00CD77E6" w:rsidRPr="003A24C1">
        <w:t xml:space="preserve"> metal back</w:t>
      </w:r>
      <w:r w:rsidR="00182411" w:rsidRPr="003A24C1">
        <w:t>.</w:t>
      </w:r>
      <w:r w:rsidR="00285E04" w:rsidRPr="003A24C1">
        <w:t xml:space="preserve"> </w:t>
      </w:r>
      <w:r w:rsidR="005257C7" w:rsidRPr="003A24C1">
        <w:t xml:space="preserve"> </w:t>
      </w:r>
      <w:r w:rsidR="00285E04" w:rsidRPr="003A24C1">
        <w:t xml:space="preserve">Otherwise, </w:t>
      </w:r>
      <w:r w:rsidR="00285E04" w:rsidRPr="003A24C1">
        <w:rPr>
          <w:rStyle w:val="Bold"/>
        </w:rPr>
        <w:t>MARK</w:t>
      </w:r>
      <w:r w:rsidR="00285E04"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C2209C" w:rsidRPr="003A24C1" w:rsidRDefault="00ED4B8C" w:rsidP="003A24C1">
      <w:pPr>
        <w:pStyle w:val="ActionStep1PK"/>
      </w:pPr>
      <w:r w:rsidRPr="003A24C1">
        <w:rPr>
          <w:rStyle w:val="Bold"/>
        </w:rPr>
        <w:t>INSTALL</w:t>
      </w:r>
      <w:r w:rsidR="00C2209C" w:rsidRPr="003A24C1">
        <w:t xml:space="preserve"> MEAN SQUARE ANALOG CARD Z13</w:t>
      </w:r>
      <w:r w:rsidRPr="003A24C1">
        <w:t xml:space="preserve"> in IRM drawer.</w:t>
      </w:r>
      <w:r w:rsidR="00D77443" w:rsidRPr="003A24C1">
        <w:tab/>
        <w:t>________</w:t>
      </w:r>
    </w:p>
    <w:p w:rsidR="00FD3F33" w:rsidRPr="003A24C1" w:rsidRDefault="00ED4B8C" w:rsidP="003A24C1">
      <w:pPr>
        <w:pStyle w:val="SubSection"/>
      </w:pPr>
      <w:bookmarkStart w:id="90" w:name="rh_6744776"/>
      <w:bookmarkStart w:id="91" w:name="_Toc68073356"/>
      <w:r w:rsidRPr="003A24C1">
        <w:t>IRM Drawer Zero Adjust</w:t>
      </w:r>
      <w:bookmarkEnd w:id="90"/>
      <w:bookmarkEnd w:id="91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CONNECT</w:t>
      </w:r>
      <w:r w:rsidRPr="003A24C1">
        <w:t xml:space="preserve"> D</w:t>
      </w:r>
      <w:r w:rsidR="00C2209C" w:rsidRPr="003A24C1">
        <w:t>M</w:t>
      </w:r>
      <w:r w:rsidRPr="003A24C1">
        <w:t>M</w:t>
      </w:r>
      <w:r w:rsidR="000E733E" w:rsidRPr="003A24C1">
        <w:t>, on 2 Vdc range,</w:t>
      </w:r>
      <w:r w:rsidRPr="003A24C1">
        <w:t xml:space="preserve"> between J1(+) on DC A</w:t>
      </w:r>
      <w:r w:rsidR="00B9594A" w:rsidRPr="003A24C1">
        <w:t>MPLIFIER</w:t>
      </w:r>
      <w:r w:rsidRPr="003A24C1">
        <w:t xml:space="preserve"> AR15 and</w:t>
      </w:r>
      <w:r w:rsidR="000E733E" w:rsidRPr="003A24C1">
        <w:t xml:space="preserve"> </w:t>
      </w:r>
      <w:r w:rsidRPr="003A24C1">
        <w:t xml:space="preserve">J2 (common) on </w:t>
      </w:r>
      <w:r w:rsidR="00B9594A" w:rsidRPr="003A24C1">
        <w:t>VOLTAGE REGULATOR</w:t>
      </w:r>
      <w:r w:rsidRPr="003A24C1">
        <w:t xml:space="preserve"> </w:t>
      </w:r>
      <w:r w:rsidR="00465514" w:rsidRPr="003A24C1">
        <w:t>M</w:t>
      </w:r>
      <w:r w:rsidR="00030EEB" w:rsidRPr="003A24C1">
        <w:t>odule</w:t>
      </w:r>
      <w:r w:rsidR="00465514" w:rsidRPr="003A24C1">
        <w:t xml:space="preserve"> </w:t>
      </w:r>
      <w:r w:rsidRPr="003A24C1">
        <w:t>VR29.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PLACE</w:t>
      </w:r>
      <w:r w:rsidR="00875F58" w:rsidRPr="003A24C1">
        <w:t xml:space="preserve"> </w:t>
      </w:r>
      <w:r w:rsidRPr="003A24C1">
        <w:t xml:space="preserve">IRM </w:t>
      </w:r>
      <w:r w:rsidR="009514EE" w:rsidRPr="003A24C1">
        <w:t>M</w:t>
      </w:r>
      <w:r w:rsidR="00796744" w:rsidRPr="003A24C1">
        <w:t>ode</w:t>
      </w:r>
      <w:r w:rsidR="00801849" w:rsidRPr="003A24C1">
        <w:t xml:space="preserve"> </w:t>
      </w:r>
      <w:r w:rsidRPr="003A24C1">
        <w:t>switch to ZERO 1 position.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5D7436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ZERO 1 voltage in </w:t>
      </w:r>
      <w:r w:rsidR="003479FC" w:rsidRPr="003A24C1">
        <w:fldChar w:fldCharType="begin"/>
      </w:r>
      <w:r w:rsidR="003479FC" w:rsidRPr="003A24C1">
        <w:instrText xml:space="preserve"> REF _Ref534721414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7</w:t>
      </w:r>
      <w:r w:rsidR="003479FC" w:rsidRPr="003A24C1">
        <w:fldChar w:fldCharType="end"/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PLACE</w:t>
      </w:r>
      <w:r w:rsidR="00875F58" w:rsidRPr="003A24C1">
        <w:t xml:space="preserve"> </w:t>
      </w:r>
      <w:r w:rsidRPr="003A24C1">
        <w:t xml:space="preserve">IRM </w:t>
      </w:r>
      <w:r w:rsidR="009514EE" w:rsidRPr="003A24C1">
        <w:t>M</w:t>
      </w:r>
      <w:r w:rsidR="00796744" w:rsidRPr="003A24C1">
        <w:t>ode</w:t>
      </w:r>
      <w:r w:rsidR="00801849" w:rsidRPr="003A24C1">
        <w:t xml:space="preserve"> </w:t>
      </w:r>
      <w:r w:rsidRPr="003A24C1">
        <w:t>switch to ZERO 2 position.</w:t>
      </w:r>
      <w:r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7F1D1F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ZERO 2 voltage in </w:t>
      </w:r>
      <w:r w:rsidR="003479FC" w:rsidRPr="003A24C1">
        <w:fldChar w:fldCharType="begin"/>
      </w:r>
      <w:r w:rsidR="003479FC" w:rsidRPr="003A24C1">
        <w:instrText xml:space="preserve"> REF _Ref534721414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7</w:t>
      </w:r>
      <w:r w:rsidR="003479FC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314"/>
        <w:gridCol w:w="1350"/>
        <w:gridCol w:w="1080"/>
        <w:gridCol w:w="1296"/>
        <w:gridCol w:w="1296"/>
        <w:gridCol w:w="1008"/>
      </w:tblGrid>
      <w:tr w:rsidR="00ED4B8C" w:rsidRPr="003A24C1" w:rsidTr="00C16E2A">
        <w:trPr>
          <w:cantSplit/>
          <w:jc w:val="center"/>
        </w:trPr>
        <w:tc>
          <w:tcPr>
            <w:tcW w:w="734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4B8C" w:rsidRPr="003A24C1" w:rsidRDefault="003479FC" w:rsidP="003A24C1">
            <w:pPr>
              <w:pStyle w:val="Table11CenterBold"/>
            </w:pPr>
            <w:bookmarkStart w:id="92" w:name="_Ref534721414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7</w:t>
            </w:r>
            <w:r w:rsidR="003A24C1" w:rsidRPr="003A24C1">
              <w:rPr>
                <w:noProof/>
              </w:rPr>
              <w:fldChar w:fldCharType="end"/>
            </w:r>
            <w:bookmarkEnd w:id="92"/>
          </w:p>
        </w:tc>
      </w:tr>
      <w:tr w:rsidR="00ED4B8C" w:rsidRPr="003A24C1" w:rsidTr="00C16E2A">
        <w:trPr>
          <w:cantSplit/>
          <w:jc w:val="center"/>
        </w:trPr>
        <w:tc>
          <w:tcPr>
            <w:tcW w:w="1314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Switch</w:t>
            </w:r>
            <w:r w:rsidR="005513F9" w:rsidRPr="003A24C1">
              <w:t xml:space="preserve"> </w:t>
            </w:r>
            <w:r w:rsidRPr="003A24C1">
              <w:t>Position</w:t>
            </w:r>
          </w:p>
        </w:tc>
        <w:tc>
          <w:tcPr>
            <w:tcW w:w="1350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Desired</w:t>
            </w:r>
            <w:r w:rsidR="005513F9" w:rsidRPr="003A24C1">
              <w:t xml:space="preserve"> </w:t>
            </w:r>
            <w:r w:rsidRPr="003A24C1">
              <w:t>Vdc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Min</w:t>
            </w:r>
            <w:r w:rsidR="005513F9" w:rsidRPr="003A24C1">
              <w:t xml:space="preserve"> </w:t>
            </w:r>
            <w:r w:rsidRPr="003A24C1">
              <w:t>Vdc</w:t>
            </w:r>
          </w:p>
        </w:tc>
        <w:tc>
          <w:tcPr>
            <w:tcW w:w="1296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="005513F9" w:rsidRPr="003A24C1">
              <w:t xml:space="preserve"> </w:t>
            </w:r>
            <w:r w:rsidRPr="003A24C1">
              <w:t>Vdc</w:t>
            </w:r>
          </w:p>
        </w:tc>
        <w:tc>
          <w:tcPr>
            <w:tcW w:w="1296" w:type="dxa"/>
            <w:tcBorders>
              <w:top w:val="single" w:sz="4" w:space="0" w:color="auto"/>
            </w:tcBorders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5513F9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008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Max</w:t>
            </w:r>
            <w:r w:rsidR="005513F9" w:rsidRPr="003A24C1">
              <w:t xml:space="preserve"> </w:t>
            </w:r>
            <w:r w:rsidRPr="003A24C1">
              <w:t>Vdc</w:t>
            </w:r>
          </w:p>
        </w:tc>
      </w:tr>
      <w:tr w:rsidR="00ED4B8C" w:rsidRPr="003A24C1" w:rsidTr="00C16E2A">
        <w:trPr>
          <w:cantSplit/>
          <w:jc w:val="center"/>
        </w:trPr>
        <w:tc>
          <w:tcPr>
            <w:tcW w:w="1314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ZERO 1</w:t>
            </w:r>
          </w:p>
        </w:tc>
        <w:tc>
          <w:tcPr>
            <w:tcW w:w="1350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0.000</w:t>
            </w:r>
          </w:p>
        </w:tc>
        <w:tc>
          <w:tcPr>
            <w:tcW w:w="1080" w:type="dxa"/>
            <w:vAlign w:val="center"/>
          </w:tcPr>
          <w:p w:rsidR="00ED4B8C" w:rsidRPr="003A24C1" w:rsidRDefault="00AB488F" w:rsidP="003A24C1">
            <w:pPr>
              <w:pStyle w:val="Table12Center"/>
              <w:keepNext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ED4B8C" w:rsidRPr="003A24C1">
              <w:t>0.005</w:t>
            </w:r>
          </w:p>
        </w:tc>
        <w:tc>
          <w:tcPr>
            <w:tcW w:w="1296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296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008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0.005</w:t>
            </w:r>
          </w:p>
        </w:tc>
      </w:tr>
      <w:tr w:rsidR="00ED4B8C" w:rsidRPr="003A24C1" w:rsidTr="00C16E2A">
        <w:trPr>
          <w:cantSplit/>
          <w:jc w:val="center"/>
        </w:trPr>
        <w:tc>
          <w:tcPr>
            <w:tcW w:w="1314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ZERO 2</w:t>
            </w:r>
          </w:p>
        </w:tc>
        <w:tc>
          <w:tcPr>
            <w:tcW w:w="1350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0.000</w:t>
            </w:r>
          </w:p>
        </w:tc>
        <w:tc>
          <w:tcPr>
            <w:tcW w:w="1080" w:type="dxa"/>
            <w:vAlign w:val="center"/>
          </w:tcPr>
          <w:p w:rsidR="00ED4B8C" w:rsidRPr="003A24C1" w:rsidRDefault="00AB488F" w:rsidP="003A24C1">
            <w:pPr>
              <w:pStyle w:val="Table12Center"/>
              <w:keepNext/>
              <w:spacing w:before="40" w:after="40"/>
            </w:pPr>
            <w:r w:rsidRPr="003A24C1">
              <w:t>(</w:t>
            </w:r>
            <w:r w:rsidR="004C4F43" w:rsidRPr="003A24C1">
              <w:noBreakHyphen/>
            </w:r>
            <w:r w:rsidRPr="003A24C1">
              <w:t>)</w:t>
            </w:r>
            <w:r w:rsidR="00ED4B8C" w:rsidRPr="003A24C1">
              <w:t>0.005</w:t>
            </w:r>
          </w:p>
        </w:tc>
        <w:tc>
          <w:tcPr>
            <w:tcW w:w="1296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296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008" w:type="dxa"/>
            <w:vAlign w:val="center"/>
          </w:tcPr>
          <w:p w:rsidR="00ED4B8C" w:rsidRPr="003A24C1" w:rsidRDefault="00ED4B8C" w:rsidP="003A24C1">
            <w:pPr>
              <w:pStyle w:val="Table12Center"/>
              <w:keepNext/>
              <w:spacing w:before="40" w:after="40"/>
            </w:pPr>
            <w:r w:rsidRPr="003A24C1">
              <w:t>0.005</w:t>
            </w:r>
          </w:p>
        </w:tc>
      </w:tr>
    </w:tbl>
    <w:p w:rsidR="00C311E7" w:rsidRPr="003A24C1" w:rsidRDefault="00C311E7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both ZERO 1 and ZERO 2 </w:t>
      </w:r>
      <w:r w:rsidR="00B9594A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voltages are within tolerance,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="005257C7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="0091276D" w:rsidRPr="003A24C1">
        <w:t xml:space="preserve"> </w:t>
      </w:r>
      <w:r w:rsidR="000E733E" w:rsidRPr="003A24C1">
        <w:t xml:space="preserve">steps </w:t>
      </w:r>
      <w:r w:rsidR="0091276D" w:rsidRPr="003A24C1">
        <w:t>N/A</w:t>
      </w:r>
      <w:r w:rsidR="000E733E" w:rsidRPr="003A24C1">
        <w:t>:</w:t>
      </w:r>
    </w:p>
    <w:p w:rsidR="00774032" w:rsidRPr="003A24C1" w:rsidRDefault="00ED4B8C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B9594A" w:rsidRPr="003A24C1">
        <w:t>A</w:t>
      </w:r>
      <w:r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3A20A6" w:rsidRPr="003A24C1">
        <w:t>values</w:t>
      </w:r>
      <w:r w:rsidRPr="003A24C1">
        <w:t xml:space="preserve"> in 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3479FC" w:rsidRPr="003A24C1">
        <w:fldChar w:fldCharType="begin"/>
      </w:r>
      <w:r w:rsidR="003479FC" w:rsidRPr="003A24C1">
        <w:instrText xml:space="preserve"> REF _Ref534721414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7</w:t>
      </w:r>
      <w:r w:rsidR="003479FC" w:rsidRPr="003A24C1">
        <w:fldChar w:fldCharType="end"/>
      </w:r>
      <w:r w:rsidR="0041767C" w:rsidRPr="003A24C1">
        <w:t>.</w:t>
      </w:r>
      <w:r w:rsidR="00774032" w:rsidRPr="003A24C1">
        <w:tab/>
        <w:t>________</w:t>
      </w:r>
    </w:p>
    <w:p w:rsidR="00FD3F33" w:rsidRPr="003A24C1" w:rsidRDefault="00CD77E6" w:rsidP="003A24C1">
      <w:pPr>
        <w:pStyle w:val="ActionStep2PK"/>
      </w:pPr>
      <w:r w:rsidRPr="003A24C1">
        <w:rPr>
          <w:rStyle w:val="Bold"/>
        </w:rPr>
        <w:t xml:space="preserve">MARK </w:t>
      </w:r>
      <w:r w:rsidR="00ED4B8C" w:rsidRPr="003A24C1">
        <w:t>Steps </w:t>
      </w:r>
      <w:r w:rsidR="00A26430" w:rsidRPr="003A24C1">
        <w:fldChar w:fldCharType="begin"/>
      </w:r>
      <w:r w:rsidR="00A26430" w:rsidRPr="003A24C1">
        <w:instrText xml:space="preserve"> REF _Ref124739223 \w \h \*MERGEFORMAT </w:instrText>
      </w:r>
      <w:r w:rsidR="00A26430" w:rsidRPr="003A24C1">
        <w:fldChar w:fldCharType="separate"/>
      </w:r>
      <w:r w:rsidR="003A24C1">
        <w:t>6.8[7]</w:t>
      </w:r>
      <w:r w:rsidR="00A26430" w:rsidRPr="003A24C1">
        <w:fldChar w:fldCharType="end"/>
      </w:r>
      <w:r w:rsidR="00ED4B8C" w:rsidRPr="003A24C1">
        <w:t xml:space="preserve"> through </w:t>
      </w:r>
      <w:r w:rsidRPr="003A24C1">
        <w:fldChar w:fldCharType="begin"/>
      </w:r>
      <w:r w:rsidRPr="003A24C1">
        <w:instrText xml:space="preserve"> REF _Ref377119240 \w \h \*MERGEFORMAT </w:instrText>
      </w:r>
      <w:r w:rsidRPr="003A24C1">
        <w:fldChar w:fldCharType="separate"/>
      </w:r>
      <w:r w:rsidR="003A24C1">
        <w:t>6.8[12]</w:t>
      </w:r>
      <w:r w:rsidRPr="003A24C1">
        <w:fldChar w:fldCharType="end"/>
      </w:r>
      <w:r w:rsidRPr="003A24C1">
        <w:t xml:space="preserve"> N/A</w:t>
      </w:r>
      <w:r w:rsidR="00EF5F0D" w:rsidRPr="003A24C1">
        <w:t>.</w:t>
      </w:r>
      <w:r w:rsidR="003A1A67" w:rsidRPr="003A24C1">
        <w:tab/>
      </w:r>
      <w:r w:rsidR="00ED4B8C" w:rsidRPr="003A24C1">
        <w:t>________</w:t>
      </w:r>
    </w:p>
    <w:p w:rsidR="00A970C9" w:rsidRPr="003A24C1" w:rsidRDefault="00ED4B8C" w:rsidP="003A24C1">
      <w:pPr>
        <w:pStyle w:val="ActionStep1PK"/>
      </w:pPr>
      <w:bookmarkStart w:id="93" w:name="_Ref124739223"/>
      <w:r w:rsidRPr="003A24C1">
        <w:rPr>
          <w:rStyle w:val="Bold"/>
        </w:rPr>
        <w:t>PLACE</w:t>
      </w:r>
      <w:r w:rsidR="00875F58" w:rsidRPr="003A24C1">
        <w:t xml:space="preserve"> </w:t>
      </w:r>
      <w:r w:rsidRPr="003A24C1">
        <w:t xml:space="preserve">IRM </w:t>
      </w:r>
      <w:r w:rsidR="009514EE" w:rsidRPr="003A24C1">
        <w:t>M</w:t>
      </w:r>
      <w:r w:rsidR="00796744" w:rsidRPr="003A24C1">
        <w:t>ode</w:t>
      </w:r>
      <w:r w:rsidR="00801849" w:rsidRPr="003A24C1">
        <w:t xml:space="preserve"> s</w:t>
      </w:r>
      <w:r w:rsidRPr="003A24C1">
        <w:t>witch to ZERO 2</w:t>
      </w:r>
      <w:r w:rsidR="00E91658" w:rsidRPr="003A24C1">
        <w:t xml:space="preserve"> position</w:t>
      </w:r>
      <w:r w:rsidR="00A970C9" w:rsidRPr="003A24C1">
        <w:t>.</w:t>
      </w:r>
      <w:bookmarkEnd w:id="93"/>
      <w:r w:rsidR="00525D24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R11 (ZERO 2 adjustment) on F</w:t>
      </w:r>
      <w:r w:rsidR="00B9594A" w:rsidRPr="003A24C1">
        <w:t>EEDBACK</w:t>
      </w:r>
      <w:r w:rsidRPr="003A24C1">
        <w:t xml:space="preserve"> U</w:t>
      </w:r>
      <w:r w:rsidR="00B9594A" w:rsidRPr="003A24C1">
        <w:t>NIT</w:t>
      </w:r>
      <w:r w:rsidRPr="003A24C1">
        <w:t xml:space="preserve"> Z14 to obtain an indication of </w:t>
      </w:r>
      <w:r w:rsidR="007A37F1" w:rsidRPr="003A24C1">
        <w:t>0.000 Vdc</w:t>
      </w:r>
      <w:r w:rsidRPr="003A24C1">
        <w:t>.</w:t>
      </w:r>
      <w:r w:rsidR="005C0A34" w:rsidRPr="003A24C1">
        <w:t xml:space="preserve"> (</w:t>
      </w:r>
      <w:r w:rsidR="007A37F1" w:rsidRPr="003A24C1">
        <w:t>(</w:t>
      </w:r>
      <w:r w:rsidR="004C4F43" w:rsidRPr="003A24C1">
        <w:noBreakHyphen/>
      </w:r>
      <w:r w:rsidR="00FF6110" w:rsidRPr="003A24C1">
        <w:t>)0.005 Vdc to </w:t>
      </w:r>
      <w:r w:rsidR="007A37F1" w:rsidRPr="003A24C1">
        <w:t>(+)0.005 Vdc</w:t>
      </w:r>
      <w:r w:rsidR="005C0A34" w:rsidRPr="003A24C1">
        <w:t>)</w:t>
      </w:r>
      <w:r w:rsidR="00525D24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875F58" w:rsidRPr="003A24C1">
        <w:t xml:space="preserve"> </w:t>
      </w:r>
      <w:r w:rsidRPr="003A24C1">
        <w:t xml:space="preserve">IRM </w:t>
      </w:r>
      <w:r w:rsidR="009514EE" w:rsidRPr="003A24C1">
        <w:t>M</w:t>
      </w:r>
      <w:r w:rsidR="00796744" w:rsidRPr="003A24C1">
        <w:t>ode</w:t>
      </w:r>
      <w:r w:rsidR="00801849" w:rsidRPr="003A24C1">
        <w:t xml:space="preserve"> </w:t>
      </w:r>
      <w:r w:rsidRPr="003A24C1">
        <w:t>switch to ZERO 1</w:t>
      </w:r>
      <w:r w:rsidR="00E91658" w:rsidRPr="003A24C1">
        <w:t xml:space="preserve"> position</w:t>
      </w:r>
      <w:r w:rsidRPr="003A24C1">
        <w:t>.</w:t>
      </w:r>
      <w:r w:rsidR="00525D24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94" w:name="_Ref124739260"/>
      <w:r w:rsidRPr="003A24C1">
        <w:rPr>
          <w:rStyle w:val="Bold"/>
        </w:rPr>
        <w:lastRenderedPageBreak/>
        <w:t>ADJUST</w:t>
      </w:r>
      <w:r w:rsidRPr="003A24C1">
        <w:t xml:space="preserve"> R1 (for Type G3 </w:t>
      </w:r>
      <w:r w:rsidR="0063535A" w:rsidRPr="003A24C1">
        <w:t>card</w:t>
      </w:r>
      <w:r w:rsidRPr="003A24C1">
        <w:t xml:space="preserve">) or R2 (for Type G1 </w:t>
      </w:r>
      <w:r w:rsidR="0063535A" w:rsidRPr="003A24C1">
        <w:t>card</w:t>
      </w:r>
      <w:r w:rsidRPr="003A24C1">
        <w:t xml:space="preserve">) on DC </w:t>
      </w:r>
      <w:r w:rsidR="00B9594A" w:rsidRPr="003A24C1">
        <w:t>AMPLIFIER</w:t>
      </w:r>
      <w:r w:rsidRPr="003A24C1">
        <w:t xml:space="preserve"> AR15 to obtain an indication of </w:t>
      </w:r>
      <w:r w:rsidR="007A37F1" w:rsidRPr="003A24C1">
        <w:t>0.000</w:t>
      </w:r>
      <w:r w:rsidR="008F6CFC" w:rsidRPr="003A24C1">
        <w:t> </w:t>
      </w:r>
      <w:r w:rsidR="007A37F1" w:rsidRPr="003A24C1">
        <w:t>Vdc</w:t>
      </w:r>
      <w:r w:rsidRPr="003A24C1">
        <w:t>.</w:t>
      </w:r>
      <w:bookmarkEnd w:id="94"/>
      <w:r w:rsidR="005C0A34" w:rsidRPr="003A24C1">
        <w:t xml:space="preserve"> (</w:t>
      </w:r>
      <w:r w:rsidR="007A37F1" w:rsidRPr="003A24C1">
        <w:t>(</w:t>
      </w:r>
      <w:r w:rsidR="004C4F43" w:rsidRPr="003A24C1">
        <w:noBreakHyphen/>
      </w:r>
      <w:r w:rsidR="007A37F1" w:rsidRPr="003A24C1">
        <w:t>)0.005 Vdc to (+)0.005 Vdc</w:t>
      </w:r>
      <w:r w:rsidR="008B0028" w:rsidRPr="003A24C1">
        <w:t>)</w:t>
      </w:r>
      <w:r w:rsidR="00525D24" w:rsidRPr="003A24C1">
        <w:tab/>
        <w:t>________</w:t>
      </w:r>
    </w:p>
    <w:p w:rsidR="00B9594A" w:rsidRPr="003A24C1" w:rsidRDefault="00B9594A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both voltages are </w:t>
      </w:r>
      <w:r w:rsidRPr="003A24C1">
        <w:rPr>
          <w:rStyle w:val="Bold"/>
        </w:rPr>
        <w:t>NOT</w:t>
      </w:r>
      <w:r w:rsidRPr="003A24C1">
        <w:t xml:space="preserve"> within tolerance,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REPEAT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_Ref124739223 \w \h \*MERGEFORMAT </w:instrText>
      </w:r>
      <w:r w:rsidRPr="003A24C1">
        <w:fldChar w:fldCharType="separate"/>
      </w:r>
      <w:r w:rsidR="003A24C1">
        <w:t>6.8[7]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_Ref124739260 \w \h \*MERGEFORMAT </w:instrText>
      </w:r>
      <w:r w:rsidRPr="003A24C1">
        <w:fldChar w:fldCharType="separate"/>
      </w:r>
      <w:r w:rsidR="003A24C1">
        <w:t>6.8[10]</w:t>
      </w:r>
      <w:r w:rsidRPr="003A24C1">
        <w:fldChar w:fldCharType="end"/>
      </w:r>
      <w:r w:rsidRPr="003A24C1">
        <w:t xml:space="preserve"> until interaction is minimized and both voltages are within tolerance. </w:t>
      </w:r>
      <w:r w:rsidR="005257C7" w:rsidRPr="003A24C1">
        <w:t xml:space="preserve"> </w:t>
      </w:r>
      <w:r w:rsidRPr="003A24C1">
        <w:t>Otherwise,</w:t>
      </w:r>
      <w:r w:rsidR="00FF6110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95" w:name="_Ref377119240"/>
      <w:r w:rsidRPr="003A24C1">
        <w:rPr>
          <w:rStyle w:val="Bold"/>
        </w:rPr>
        <w:t>RECORD</w:t>
      </w:r>
      <w:r w:rsidRPr="003A24C1">
        <w:t xml:space="preserve"> final values in the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3479FC" w:rsidRPr="003A24C1">
        <w:fldChar w:fldCharType="begin"/>
      </w:r>
      <w:r w:rsidR="003479FC" w:rsidRPr="003A24C1">
        <w:instrText xml:space="preserve"> REF _Ref534721414 \h </w:instrText>
      </w:r>
      <w:r w:rsidR="003479FC" w:rsidRPr="003A24C1">
        <w:fldChar w:fldCharType="separate"/>
      </w:r>
      <w:r w:rsidR="003A24C1" w:rsidRPr="003A24C1">
        <w:t>Table </w:t>
      </w:r>
      <w:r w:rsidR="003A24C1">
        <w:rPr>
          <w:noProof/>
        </w:rPr>
        <w:t>7</w:t>
      </w:r>
      <w:r w:rsidR="003479FC" w:rsidRPr="003A24C1">
        <w:fldChar w:fldCharType="end"/>
      </w:r>
      <w:r w:rsidR="0041767C" w:rsidRPr="003A24C1">
        <w:t>.</w:t>
      </w:r>
      <w:r w:rsidRPr="003A24C1">
        <w:tab/>
        <w:t>________</w:t>
      </w:r>
      <w:bookmarkEnd w:id="95"/>
    </w:p>
    <w:p w:rsidR="00FD3F33" w:rsidRPr="003A24C1" w:rsidRDefault="004056BB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0 UNITS are </w:t>
      </w:r>
      <w:r w:rsidRPr="003A24C1">
        <w:rPr>
          <w:rStyle w:val="Bold"/>
        </w:rPr>
        <w:t>NOT</w:t>
      </w:r>
      <w:r w:rsidRPr="003A24C1">
        <w:t xml:space="preserve"> indicated on black scale,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ADJUST</w:t>
      </w:r>
      <w:r w:rsidRPr="003A24C1">
        <w:t xml:space="preserve"> mechanical ZERO on front panel to obtain 0</w:t>
      </w:r>
      <w:r w:rsidR="008F6CFC" w:rsidRPr="003A24C1">
        <w:t> </w:t>
      </w:r>
      <w:r w:rsidRPr="003A24C1">
        <w:t xml:space="preserve">UNITS indication on the black scale. </w:t>
      </w:r>
      <w:r w:rsidR="003479FC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D</w:t>
      </w:r>
      <w:r w:rsidR="00B9594A" w:rsidRPr="003A24C1">
        <w:t>M</w:t>
      </w:r>
      <w:r w:rsidRPr="003A24C1">
        <w:t xml:space="preserve">M from </w:t>
      </w:r>
      <w:r w:rsidR="00B9594A" w:rsidRPr="003A24C1">
        <w:t xml:space="preserve">VOLTAGE </w:t>
      </w:r>
      <w:r w:rsidRPr="003A24C1">
        <w:t>R</w:t>
      </w:r>
      <w:r w:rsidR="00B9594A" w:rsidRPr="003A24C1">
        <w:t>EGULATOR</w:t>
      </w:r>
      <w:r w:rsidRPr="003A24C1">
        <w:t xml:space="preserve"> </w:t>
      </w:r>
      <w:r w:rsidR="00465514" w:rsidRPr="003A24C1">
        <w:t>M</w:t>
      </w:r>
      <w:r w:rsidR="00030EEB" w:rsidRPr="003A24C1">
        <w:t>odule</w:t>
      </w:r>
      <w:r w:rsidR="00465514" w:rsidRPr="003A24C1">
        <w:t xml:space="preserve"> </w:t>
      </w:r>
      <w:r w:rsidRPr="003A24C1">
        <w:t xml:space="preserve">VR29 and DC </w:t>
      </w:r>
      <w:r w:rsidR="00B9594A" w:rsidRPr="003A24C1">
        <w:t>AMPLIFIER</w:t>
      </w:r>
      <w:r w:rsidRPr="003A24C1">
        <w:t xml:space="preserve"> AR15.</w:t>
      </w:r>
      <w:r w:rsidRPr="003A24C1">
        <w:tab/>
        <w:t>________</w:t>
      </w:r>
    </w:p>
    <w:p w:rsidR="00FD3F33" w:rsidRPr="003A24C1" w:rsidRDefault="00ED4B8C" w:rsidP="003A24C1">
      <w:pPr>
        <w:pStyle w:val="SubSection"/>
      </w:pPr>
      <w:bookmarkStart w:id="96" w:name="rh_5678204"/>
      <w:bookmarkStart w:id="97" w:name="rh_9822941"/>
      <w:bookmarkStart w:id="98" w:name="rh_1431554"/>
      <w:bookmarkStart w:id="99" w:name="rh_3854217"/>
      <w:bookmarkStart w:id="100" w:name="_Toc68073357"/>
      <w:r w:rsidRPr="003A24C1">
        <w:t>I</w:t>
      </w:r>
      <w:r w:rsidR="00B9594A" w:rsidRPr="003A24C1">
        <w:t>NVERTER</w:t>
      </w:r>
      <w:r w:rsidRPr="003A24C1">
        <w:t xml:space="preserve"> M</w:t>
      </w:r>
      <w:r w:rsidR="00030EEB" w:rsidRPr="003A24C1">
        <w:t>odule</w:t>
      </w:r>
      <w:r w:rsidRPr="003A24C1">
        <w:t xml:space="preserve"> AR12 Calibration</w:t>
      </w:r>
      <w:bookmarkEnd w:id="96"/>
      <w:bookmarkEnd w:id="97"/>
      <w:bookmarkEnd w:id="98"/>
      <w:bookmarkEnd w:id="99"/>
      <w:bookmarkEnd w:id="100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REMOVE</w:t>
      </w:r>
      <w:r w:rsidRPr="003A24C1">
        <w:t xml:space="preserve"> C</w:t>
      </w:r>
      <w:r w:rsidR="00B9594A" w:rsidRPr="003A24C1">
        <w:t>ALIBRATION</w:t>
      </w:r>
      <w:r w:rsidRPr="003A24C1">
        <w:t xml:space="preserve"> </w:t>
      </w:r>
      <w:r w:rsidR="00B9594A" w:rsidRPr="003A24C1">
        <w:t>&amp;</w:t>
      </w:r>
      <w:r w:rsidRPr="003A24C1">
        <w:t xml:space="preserve"> D</w:t>
      </w:r>
      <w:r w:rsidR="00B9594A" w:rsidRPr="003A24C1">
        <w:t>IODE</w:t>
      </w:r>
      <w:r w:rsidRPr="003A24C1">
        <w:t xml:space="preserve"> L</w:t>
      </w:r>
      <w:r w:rsidR="00B9594A" w:rsidRPr="003A24C1">
        <w:t>OGIC</w:t>
      </w:r>
      <w:r w:rsidRPr="003A24C1">
        <w:t xml:space="preserve"> U</w:t>
      </w:r>
      <w:r w:rsidR="00B9594A" w:rsidRPr="003A24C1">
        <w:t>NIT</w:t>
      </w:r>
      <w:r w:rsidRPr="003A24C1">
        <w:t xml:space="preserve"> Z10 from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A</w:t>
      </w:r>
      <w:r w:rsidR="00B9594A" w:rsidRPr="003A24C1">
        <w:t>MPLIFIER</w:t>
      </w:r>
      <w:r w:rsidRPr="003A24C1">
        <w:t xml:space="preserve"> </w:t>
      </w:r>
      <w:r w:rsidR="00992AF9" w:rsidRPr="003A24C1">
        <w:t>&amp;</w:t>
      </w:r>
      <w:r w:rsidRPr="003A24C1">
        <w:t xml:space="preserve"> A</w:t>
      </w:r>
      <w:r w:rsidR="00B9594A" w:rsidRPr="003A24C1">
        <w:t>TTENUATOR</w:t>
      </w:r>
      <w:r w:rsidRPr="003A24C1">
        <w:t xml:space="preserve"> M</w:t>
      </w:r>
      <w:r w:rsidR="009473D4" w:rsidRPr="003A24C1">
        <w:t>odule</w:t>
      </w:r>
      <w:r w:rsidRPr="003A24C1">
        <w:t xml:space="preserve"> AR11 from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875F58" w:rsidRPr="003A24C1">
        <w:t xml:space="preserve"> </w:t>
      </w:r>
      <w:r w:rsidRPr="003A24C1">
        <w:t xml:space="preserve">IRM </w:t>
      </w:r>
      <w:r w:rsidR="009514EE" w:rsidRPr="003A24C1">
        <w:t>M</w:t>
      </w:r>
      <w:r w:rsidR="00796744" w:rsidRPr="003A24C1">
        <w:t>ode</w:t>
      </w:r>
      <w:r w:rsidR="00801849" w:rsidRPr="003A24C1">
        <w:t xml:space="preserve"> </w:t>
      </w:r>
      <w:r w:rsidRPr="003A24C1">
        <w:t>switch</w:t>
      </w:r>
      <w:r w:rsidR="004A3FB3" w:rsidRPr="003A24C1">
        <w:t xml:space="preserve"> </w:t>
      </w:r>
      <w:r w:rsidRPr="003A24C1">
        <w:t>to STANDBY position.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</w:t>
      </w:r>
      <w:r w:rsidR="00B9594A" w:rsidRPr="003A24C1">
        <w:t>M</w:t>
      </w:r>
      <w:r w:rsidRPr="003A24C1">
        <w:t>M between J1(+) on F</w:t>
      </w:r>
      <w:r w:rsidR="00B9594A" w:rsidRPr="003A24C1">
        <w:t>EEDBACK</w:t>
      </w:r>
      <w:r w:rsidRPr="003A24C1">
        <w:t xml:space="preserve"> U</w:t>
      </w:r>
      <w:r w:rsidR="00B9594A" w:rsidRPr="003A24C1">
        <w:t>NIT</w:t>
      </w:r>
      <w:r w:rsidRPr="003A24C1">
        <w:t xml:space="preserve"> Z14 and J2(</w:t>
      </w:r>
      <w:r w:rsidR="004C4F43" w:rsidRPr="003A24C1">
        <w:noBreakHyphen/>
      </w:r>
      <w:r w:rsidRPr="003A24C1">
        <w:t xml:space="preserve">) common on </w:t>
      </w:r>
      <w:r w:rsidR="00B9594A" w:rsidRPr="003A24C1">
        <w:t xml:space="preserve">VOLTAGE </w:t>
      </w:r>
      <w:r w:rsidRPr="003A24C1">
        <w:t>R</w:t>
      </w:r>
      <w:r w:rsidR="00B9594A" w:rsidRPr="003A24C1">
        <w:t>EGULATOR</w:t>
      </w:r>
      <w:r w:rsidRPr="003A24C1">
        <w:t xml:space="preserve"> VR29.</w:t>
      </w:r>
      <w:r w:rsidRPr="003A24C1">
        <w:tab/>
        <w:t>________</w:t>
      </w:r>
    </w:p>
    <w:p w:rsidR="001206C7" w:rsidRPr="003A24C1" w:rsidRDefault="00ED4B8C" w:rsidP="003A24C1">
      <w:pPr>
        <w:pStyle w:val="ActionStep1PK"/>
        <w:keepNext/>
      </w:pPr>
      <w:bookmarkStart w:id="101" w:name="_Ref124739356"/>
      <w:r w:rsidRPr="003A24C1">
        <w:rPr>
          <w:rStyle w:val="Bold"/>
        </w:rPr>
        <w:t>RECORD</w:t>
      </w:r>
      <w:r w:rsidRPr="003A24C1">
        <w:t xml:space="preserve"> D</w:t>
      </w:r>
      <w:r w:rsidR="00B9594A" w:rsidRPr="003A24C1">
        <w:t>M</w:t>
      </w:r>
      <w:r w:rsidRPr="003A24C1">
        <w:t>M indication in space below.</w:t>
      </w:r>
      <w:bookmarkEnd w:id="101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480"/>
        <w:gridCol w:w="236"/>
        <w:gridCol w:w="1368"/>
      </w:tblGrid>
      <w:tr w:rsidR="001206C7" w:rsidRPr="003A24C1" w:rsidTr="00CF01E5">
        <w:trPr>
          <w:jc w:val="right"/>
        </w:trPr>
        <w:tc>
          <w:tcPr>
            <w:tcW w:w="4480" w:type="dxa"/>
            <w:shd w:val="clear" w:color="auto" w:fill="auto"/>
            <w:vAlign w:val="center"/>
          </w:tcPr>
          <w:p w:rsidR="001206C7" w:rsidRPr="003A24C1" w:rsidRDefault="001206C7" w:rsidP="003A24C1">
            <w:pPr>
              <w:pStyle w:val="Table10Right"/>
            </w:pPr>
            <w:r w:rsidRPr="003A24C1">
              <w:t>______________</w:t>
            </w:r>
            <w:r w:rsidR="002617BA" w:rsidRPr="003A24C1">
              <w:t>Vdc</w:t>
            </w:r>
            <w:r w:rsidRPr="003A24C1">
              <w:t>.</w:t>
            </w:r>
          </w:p>
        </w:tc>
        <w:tc>
          <w:tcPr>
            <w:tcW w:w="236" w:type="dxa"/>
          </w:tcPr>
          <w:p w:rsidR="001206C7" w:rsidRPr="003A24C1" w:rsidRDefault="001206C7" w:rsidP="003A24C1">
            <w:pPr>
              <w:pStyle w:val="Table12Right"/>
            </w:pPr>
          </w:p>
        </w:tc>
        <w:tc>
          <w:tcPr>
            <w:tcW w:w="1368" w:type="dxa"/>
            <w:vAlign w:val="bottom"/>
          </w:tcPr>
          <w:p w:rsidR="001206C7" w:rsidRPr="003A24C1" w:rsidRDefault="001206C7" w:rsidP="003A24C1">
            <w:pPr>
              <w:pStyle w:val="Table12Center"/>
              <w:spacing w:before="80" w:after="80"/>
            </w:pPr>
            <w:r w:rsidRPr="003A24C1">
              <w:t>________</w:t>
            </w:r>
          </w:p>
        </w:tc>
      </w:tr>
    </w:tbl>
    <w:p w:rsidR="00465514" w:rsidRPr="003A24C1" w:rsidRDefault="00465514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using INVERTER TEST CABLE,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Pr="003A24C1">
        <w:t xml:space="preserve"> </w:t>
      </w:r>
      <w:r w:rsidR="000E733E" w:rsidRPr="003A24C1">
        <w:t xml:space="preserve">steps </w:t>
      </w:r>
      <w:r w:rsidRPr="003A24C1">
        <w:t>N/A</w:t>
      </w:r>
      <w:r w:rsidR="000E733E" w:rsidRPr="003A24C1">
        <w:t>:</w:t>
      </w:r>
    </w:p>
    <w:p w:rsidR="00465514" w:rsidRPr="003A24C1" w:rsidRDefault="00465514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INVERTER TEST CABLE to oscilloscope.</w:t>
      </w:r>
      <w:r w:rsidRPr="003A24C1">
        <w:tab/>
        <w:t>________</w:t>
      </w:r>
    </w:p>
    <w:p w:rsidR="00465514" w:rsidRPr="003A24C1" w:rsidRDefault="00465514" w:rsidP="003A24C1">
      <w:pPr>
        <w:pStyle w:val="ActionStep2PK"/>
        <w:keepNext/>
      </w:pPr>
      <w:r w:rsidRPr="003A24C1">
        <w:rPr>
          <w:rStyle w:val="Bold"/>
        </w:rPr>
        <w:t>INSERT</w:t>
      </w:r>
      <w:r w:rsidRPr="003A24C1">
        <w:t xml:space="preserve"> INVERTER TEST CABLE into INVERTER M</w:t>
      </w:r>
      <w:r w:rsidR="009473D4" w:rsidRPr="003A24C1">
        <w:t>odule</w:t>
      </w:r>
      <w:r w:rsidRPr="003A24C1">
        <w:t xml:space="preserve"> AR12 Test Points J1 and J2.</w:t>
      </w:r>
      <w:r w:rsidRPr="003A24C1">
        <w:tab/>
        <w:t>________</w:t>
      </w:r>
    </w:p>
    <w:p w:rsidR="00465514" w:rsidRPr="003A24C1" w:rsidRDefault="00465514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INVERTER TEST CABLE ground to chassis ground.</w:t>
      </w:r>
      <w:r w:rsidRPr="003A24C1">
        <w:tab/>
        <w:t>________</w:t>
      </w:r>
    </w:p>
    <w:p w:rsidR="00465514" w:rsidRPr="003A24C1" w:rsidRDefault="00465514" w:rsidP="003A24C1">
      <w:pPr>
        <w:pStyle w:val="ActionStep2PK"/>
      </w:pPr>
      <w:r w:rsidRPr="003A24C1">
        <w:rPr>
          <w:rStyle w:val="Bold"/>
        </w:rPr>
        <w:t>MARK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_Ref393774298 \w \h \*MERGEFORMAT </w:instrText>
      </w:r>
      <w:r w:rsidRPr="003A24C1">
        <w:fldChar w:fldCharType="separate"/>
      </w:r>
      <w:r w:rsidR="003A24C1">
        <w:t>6.9[7]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_Ref393774316 \w \h \*MERGEFORMAT </w:instrText>
      </w:r>
      <w:r w:rsidRPr="003A24C1">
        <w:fldChar w:fldCharType="separate"/>
      </w:r>
      <w:r w:rsidR="003A24C1">
        <w:t>6.9[9]</w:t>
      </w:r>
      <w:r w:rsidRPr="003A24C1">
        <w:fldChar w:fldCharType="end"/>
      </w:r>
      <w:r w:rsidRPr="003A24C1">
        <w:t xml:space="preserve"> N/A.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02" w:name="_Ref393774298"/>
      <w:r w:rsidRPr="003A24C1">
        <w:rPr>
          <w:rStyle w:val="Bold"/>
        </w:rPr>
        <w:t>PERFORM</w:t>
      </w:r>
      <w:r w:rsidRPr="003A24C1">
        <w:t xml:space="preserve"> compensation adjustment on oscilloscope probes and amplifiers to ensure they are matched.</w:t>
      </w:r>
      <w:r w:rsidRPr="003A24C1">
        <w:tab/>
        <w:t>________</w:t>
      </w:r>
      <w:bookmarkEnd w:id="102"/>
    </w:p>
    <w:p w:rsidR="00546E4A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two oscilloscope probes to I</w:t>
      </w:r>
      <w:r w:rsidR="00465514" w:rsidRPr="003A24C1">
        <w:t>NVERTER</w:t>
      </w:r>
      <w:r w:rsidRPr="003A24C1">
        <w:t xml:space="preserve"> M</w:t>
      </w:r>
      <w:r w:rsidR="009473D4" w:rsidRPr="003A24C1">
        <w:t>odule</w:t>
      </w:r>
      <w:r w:rsidRPr="003A24C1">
        <w:t xml:space="preserve"> AR12 </w:t>
      </w:r>
      <w:r w:rsidR="004A3FB3" w:rsidRPr="003A24C1">
        <w:t>T</w:t>
      </w:r>
      <w:r w:rsidRPr="003A24C1">
        <w:t>est Points J1 and J2.</w:t>
      </w:r>
      <w:r w:rsidR="00546E4A" w:rsidRPr="003A24C1">
        <w:tab/>
        <w:t>________</w:t>
      </w:r>
    </w:p>
    <w:p w:rsidR="00D5138B" w:rsidRPr="003A24C1" w:rsidRDefault="00ED4B8C" w:rsidP="003A24C1">
      <w:pPr>
        <w:pStyle w:val="ActionStep1PK"/>
      </w:pPr>
      <w:bookmarkStart w:id="103" w:name="_Ref393774316"/>
      <w:r w:rsidRPr="003A24C1">
        <w:rPr>
          <w:rStyle w:val="Bold"/>
        </w:rPr>
        <w:t>CONNECT</w:t>
      </w:r>
      <w:r w:rsidRPr="003A24C1">
        <w:t xml:space="preserve"> each probe ground to chassis ground.</w:t>
      </w:r>
      <w:r w:rsidRPr="003A24C1">
        <w:tab/>
        <w:t>________</w:t>
      </w:r>
      <w:bookmarkEnd w:id="103"/>
    </w:p>
    <w:p w:rsidR="004E4ABD" w:rsidRPr="003A24C1" w:rsidRDefault="0063535A" w:rsidP="003A24C1">
      <w:pPr>
        <w:pStyle w:val="ActionStep1PK"/>
      </w:pPr>
      <w:r w:rsidRPr="003A24C1">
        <w:t>Using BNC</w:t>
      </w:r>
      <w:r w:rsidR="004C4F43" w:rsidRPr="003A24C1">
        <w:noBreakHyphen/>
      </w:r>
      <w:r w:rsidRPr="003A24C1">
        <w:t xml:space="preserve">T connector, </w:t>
      </w:r>
      <w:r w:rsidR="00ED4B8C" w:rsidRPr="003A24C1">
        <w:rPr>
          <w:rStyle w:val="Bold"/>
        </w:rPr>
        <w:t>CONNECT</w:t>
      </w:r>
      <w:r w:rsidR="00ED4B8C" w:rsidRPr="003A24C1">
        <w:t xml:space="preserve"> RMS voltmeter </w:t>
      </w:r>
      <w:r w:rsidRPr="003A24C1">
        <w:t>to test oscillator output cable</w:t>
      </w:r>
      <w:r w:rsidR="004E4ABD" w:rsidRPr="003A24C1">
        <w:t>.</w:t>
      </w:r>
      <w:r w:rsidR="004E4ABD" w:rsidRPr="003A24C1">
        <w:tab/>
        <w:t>________</w:t>
      </w:r>
    </w:p>
    <w:p w:rsidR="0090292C" w:rsidRPr="003A24C1" w:rsidRDefault="0090292C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90292C" w:rsidRPr="003A24C1" w:rsidTr="0090292C">
        <w:trPr>
          <w:cantSplit/>
          <w:tblHeader/>
          <w:jc w:val="center"/>
        </w:trPr>
        <w:tc>
          <w:tcPr>
            <w:tcW w:w="9936" w:type="dxa"/>
          </w:tcPr>
          <w:p w:rsidR="0090292C" w:rsidRPr="003A24C1" w:rsidRDefault="0090292C" w:rsidP="003A24C1">
            <w:pPr>
              <w:pStyle w:val="SpecialMessageHead"/>
            </w:pPr>
            <w:r w:rsidRPr="003A24C1">
              <w:t>NOTE</w:t>
            </w:r>
          </w:p>
        </w:tc>
      </w:tr>
      <w:tr w:rsidR="0090292C" w:rsidRPr="003A24C1">
        <w:trPr>
          <w:cantSplit/>
          <w:jc w:val="center"/>
        </w:trPr>
        <w:tc>
          <w:tcPr>
            <w:tcW w:w="9936" w:type="dxa"/>
          </w:tcPr>
          <w:p w:rsidR="0090292C" w:rsidRPr="003A24C1" w:rsidRDefault="0090292C" w:rsidP="003A24C1">
            <w:pPr>
              <w:pStyle w:val="SpecialMessageText"/>
            </w:pPr>
            <w:r w:rsidRPr="003A24C1">
              <w:t>J11</w:t>
            </w:r>
            <w:r w:rsidR="004C4F43" w:rsidRPr="003A24C1">
              <w:noBreakHyphen/>
            </w:r>
            <w:r w:rsidR="001B0B65" w:rsidRPr="003A24C1">
              <w:t>A3</w:t>
            </w:r>
            <w:r w:rsidRPr="003A24C1">
              <w:t xml:space="preserve"> is receptacle into which AMPLIFIER &amp; ATTENUATOR M</w:t>
            </w:r>
            <w:r w:rsidR="009473D4" w:rsidRPr="003A24C1">
              <w:t>odule</w:t>
            </w:r>
            <w:r w:rsidRPr="003A24C1">
              <w:t xml:space="preserve"> AR11 plugs.</w:t>
            </w:r>
          </w:p>
        </w:tc>
      </w:tr>
    </w:tbl>
    <w:p w:rsidR="00FD3F33" w:rsidRPr="003A24C1" w:rsidRDefault="008E19CC" w:rsidP="003A24C1">
      <w:pPr>
        <w:pStyle w:val="ActionStep1PK"/>
      </w:pPr>
      <w:r w:rsidRPr="003A24C1">
        <w:t>Using test Cable GE 175A9111G</w:t>
      </w:r>
      <w:r w:rsidR="001B0B65" w:rsidRPr="003A24C1">
        <w:t xml:space="preserve">01, </w:t>
      </w:r>
      <w:r w:rsidR="00ED4B8C" w:rsidRPr="003A24C1">
        <w:rPr>
          <w:rStyle w:val="Bold"/>
        </w:rPr>
        <w:t>CONNECT</w:t>
      </w:r>
      <w:r w:rsidR="00ED4B8C" w:rsidRPr="003A24C1">
        <w:t xml:space="preserve"> output signal from test oscillator</w:t>
      </w:r>
      <w:r w:rsidR="001B0B65" w:rsidRPr="003A24C1">
        <w:t xml:space="preserve"> </w:t>
      </w:r>
      <w:r w:rsidR="00ED4B8C" w:rsidRPr="003A24C1">
        <w:t xml:space="preserve"> to J11</w:t>
      </w:r>
      <w:r w:rsidR="004C4F43" w:rsidRPr="003A24C1">
        <w:noBreakHyphen/>
      </w:r>
      <w:r w:rsidR="00ED4B8C" w:rsidRPr="003A24C1">
        <w:t>A3 in</w:t>
      </w:r>
      <w:r w:rsidR="00875F58" w:rsidRPr="003A24C1">
        <w:t xml:space="preserve"> </w:t>
      </w:r>
      <w:r w:rsidR="00ED4B8C" w:rsidRPr="003A24C1">
        <w:t>IRM drawer</w:t>
      </w:r>
      <w:r w:rsidR="001B0B65" w:rsidRPr="003A24C1">
        <w:t xml:space="preserve"> in place of AMPLIFIER &amp; ATTENUATOR Module AR11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frequency for 500</w:t>
      </w:r>
      <w:r w:rsidR="00C24068" w:rsidRPr="003A24C1">
        <w:t> </w:t>
      </w:r>
      <w:r w:rsidRPr="003A24C1">
        <w:t>KHz and amplitude for a 0.5V RMS output.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two equal amplitude, 180</w:t>
      </w:r>
      <w:r w:rsidR="00B175A3" w:rsidRPr="003A24C1">
        <w:sym w:font="Symbol" w:char="F0B0"/>
      </w:r>
      <w:r w:rsidR="00B175A3" w:rsidRPr="003A24C1">
        <w:t xml:space="preserve"> </w:t>
      </w:r>
      <w:r w:rsidRPr="003A24C1">
        <w:t>out of phase signals are displayed</w:t>
      </w:r>
      <w:r w:rsidR="004E4ABD" w:rsidRPr="003A24C1">
        <w:t xml:space="preserve"> on the oscilloscope display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C24068" w:rsidRPr="003A24C1">
        <w:rPr>
          <w:rStyle w:val="Bold"/>
        </w:rPr>
        <w:t>C</w:t>
      </w:r>
      <w:r w:rsidR="008F6CFC" w:rsidRPr="003A24C1">
        <w:rPr>
          <w:rStyle w:val="Bold"/>
        </w:rPr>
        <w:t>O</w:t>
      </w:r>
      <w:r w:rsidR="00C24068" w:rsidRPr="003A24C1">
        <w:rPr>
          <w:rStyle w:val="Bold"/>
        </w:rPr>
        <w:t>NTINUE</w:t>
      </w:r>
      <w:r w:rsidR="00FF7323" w:rsidRPr="003A24C1">
        <w:t>.</w:t>
      </w:r>
      <w:r w:rsidR="00C24068" w:rsidRPr="003A24C1">
        <w:t xml:space="preserve"> </w:t>
      </w:r>
      <w:r w:rsidRPr="003A24C1">
        <w:t xml:space="preserve"> Otherwise, </w:t>
      </w:r>
      <w:r w:rsidR="00E078E1" w:rsidRPr="003A24C1">
        <w:rPr>
          <w:rStyle w:val="Bold"/>
        </w:rPr>
        <w:t>MARK</w:t>
      </w:r>
      <w:r w:rsidR="00E078E1" w:rsidRPr="003A24C1">
        <w:t xml:space="preserve"> </w:t>
      </w:r>
      <w:r w:rsidRPr="003A24C1">
        <w:t>Steps </w:t>
      </w:r>
      <w:r w:rsidR="00C24068" w:rsidRPr="003A24C1">
        <w:fldChar w:fldCharType="begin"/>
      </w:r>
      <w:r w:rsidR="00C24068" w:rsidRPr="003A24C1">
        <w:instrText xml:space="preserve"> REF _Ref512344887 \w \h \*MERGEFORMAT </w:instrText>
      </w:r>
      <w:r w:rsidR="00C24068" w:rsidRPr="003A24C1">
        <w:fldChar w:fldCharType="separate"/>
      </w:r>
      <w:r w:rsidR="003A24C1">
        <w:t>6.9[14]</w:t>
      </w:r>
      <w:r w:rsidR="00C24068" w:rsidRPr="003A24C1">
        <w:fldChar w:fldCharType="end"/>
      </w:r>
      <w:r w:rsidRPr="003A24C1">
        <w:t xml:space="preserve"> </w:t>
      </w:r>
      <w:r w:rsidR="00E44F1A" w:rsidRPr="003A24C1">
        <w:t>through</w:t>
      </w:r>
      <w:r w:rsidRPr="003A24C1">
        <w:t> </w:t>
      </w:r>
      <w:r w:rsidR="00C24068" w:rsidRPr="003A24C1">
        <w:fldChar w:fldCharType="begin"/>
      </w:r>
      <w:r w:rsidR="00C24068" w:rsidRPr="003A24C1">
        <w:instrText xml:space="preserve"> REF _Ref377387626 \w \h \*MERGEFORMAT </w:instrText>
      </w:r>
      <w:r w:rsidR="00C24068" w:rsidRPr="003A24C1">
        <w:fldChar w:fldCharType="separate"/>
      </w:r>
      <w:r w:rsidR="003A24C1">
        <w:t>6.9[15.2]</w:t>
      </w:r>
      <w:r w:rsidR="00C24068" w:rsidRPr="003A24C1">
        <w:fldChar w:fldCharType="end"/>
      </w:r>
      <w:r w:rsidR="00C24068" w:rsidRPr="003A24C1">
        <w:t> </w:t>
      </w:r>
      <w:r w:rsidR="00E078E1" w:rsidRPr="003A24C1">
        <w:t>N/A</w:t>
      </w:r>
      <w:r w:rsidR="004A032D" w:rsidRPr="003A24C1">
        <w:t>.</w:t>
      </w:r>
      <w:r w:rsidRPr="003A24C1">
        <w:tab/>
        <w:t>________</w:t>
      </w:r>
    </w:p>
    <w:p w:rsidR="00C24068" w:rsidRPr="003A24C1" w:rsidRDefault="00C24068" w:rsidP="003A24C1">
      <w:pPr>
        <w:pStyle w:val="ActionStep1PK"/>
      </w:pPr>
      <w:bookmarkStart w:id="104" w:name="_Ref512344887"/>
      <w:r w:rsidRPr="003A24C1">
        <w:rPr>
          <w:rStyle w:val="Bold"/>
        </w:rPr>
        <w:t xml:space="preserve">RAISE </w:t>
      </w:r>
      <w:r w:rsidRPr="003A24C1">
        <w:t>output frequency of test oscillator to 5 MHz.</w:t>
      </w:r>
      <w:r w:rsidRPr="003A24C1">
        <w:tab/>
        <w:t>________</w:t>
      </w:r>
      <w:bookmarkEnd w:id="104"/>
    </w:p>
    <w:p w:rsidR="00764D68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two equal amplitude, 180</w:t>
      </w:r>
      <w:r w:rsidRPr="003A24C1">
        <w:sym w:font="Symbol" w:char="F0B0"/>
      </w:r>
      <w:r w:rsidRPr="003A24C1">
        <w:t xml:space="preserve"> out of phase signals are displayed </w:t>
      </w:r>
      <w:r w:rsidR="00E44F1A" w:rsidRPr="003A24C1">
        <w:t xml:space="preserve">on the oscilloscope display,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764D68" w:rsidRPr="003A24C1">
        <w:rPr>
          <w:rStyle w:val="Bold"/>
        </w:rPr>
        <w:t>PERFORM</w:t>
      </w:r>
      <w:r w:rsidR="004A032D" w:rsidRPr="003A24C1">
        <w:t xml:space="preserve"> the following, o</w:t>
      </w:r>
      <w:r w:rsidR="00764D68" w:rsidRPr="003A24C1">
        <w:t xml:space="preserve">therwise, </w:t>
      </w:r>
      <w:r w:rsidR="00764D68" w:rsidRPr="003A24C1">
        <w:rPr>
          <w:rStyle w:val="Bold"/>
        </w:rPr>
        <w:t>MARK</w:t>
      </w:r>
      <w:r w:rsidR="001B0B65" w:rsidRPr="003A24C1">
        <w:t xml:space="preserve"> s</w:t>
      </w:r>
      <w:r w:rsidR="00764D68" w:rsidRPr="003A24C1">
        <w:t>teps</w:t>
      </w:r>
      <w:r w:rsidR="004A032D" w:rsidRPr="003A24C1">
        <w:t xml:space="preserve"> N/A.</w:t>
      </w:r>
      <w:r w:rsidR="00764D68" w:rsidRPr="003A24C1">
        <w:tab/>
        <w:t>________</w:t>
      </w:r>
    </w:p>
    <w:p w:rsidR="00764D68" w:rsidRPr="003A24C1" w:rsidRDefault="00ED4B8C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two oscilloscope probes</w:t>
      </w:r>
      <w:r w:rsidR="002C7371" w:rsidRPr="003A24C1">
        <w:t>.</w:t>
      </w:r>
      <w:r w:rsidR="00764D68" w:rsidRPr="003A24C1">
        <w:tab/>
        <w:t>________</w:t>
      </w:r>
    </w:p>
    <w:p w:rsidR="00764D68" w:rsidRPr="003A24C1" w:rsidRDefault="00764D68" w:rsidP="003A24C1">
      <w:pPr>
        <w:pStyle w:val="ActionStep2PK"/>
      </w:pPr>
      <w:bookmarkStart w:id="105" w:name="_Ref377387626"/>
      <w:r w:rsidRPr="003A24C1">
        <w:rPr>
          <w:rStyle w:val="Bold"/>
        </w:rPr>
        <w:t xml:space="preserve">MARK </w:t>
      </w:r>
      <w:r w:rsidR="00ED4B8C" w:rsidRPr="003A24C1">
        <w:t>Steps </w:t>
      </w:r>
      <w:r w:rsidR="00A26430" w:rsidRPr="003A24C1">
        <w:fldChar w:fldCharType="begin"/>
      </w:r>
      <w:r w:rsidR="00A26430" w:rsidRPr="003A24C1">
        <w:instrText xml:space="preserve"> REF _Ref124739289 \w \h \*MERGEFORMAT </w:instrText>
      </w:r>
      <w:r w:rsidR="00A26430" w:rsidRPr="003A24C1">
        <w:fldChar w:fldCharType="separate"/>
      </w:r>
      <w:r w:rsidR="003A24C1">
        <w:t>6.9[16]</w:t>
      </w:r>
      <w:r w:rsidR="00A26430" w:rsidRPr="003A24C1">
        <w:fldChar w:fldCharType="end"/>
      </w:r>
      <w:r w:rsidR="00ED4B8C" w:rsidRPr="003A24C1">
        <w:t xml:space="preserve"> through </w:t>
      </w:r>
      <w:r w:rsidR="00317C3E" w:rsidRPr="003A24C1">
        <w:fldChar w:fldCharType="begin"/>
      </w:r>
      <w:r w:rsidR="00317C3E" w:rsidRPr="003A24C1">
        <w:instrText xml:space="preserve"> REF _Ref406586187 \w \h \*MERGEFORMAT </w:instrText>
      </w:r>
      <w:r w:rsidR="00317C3E" w:rsidRPr="003A24C1">
        <w:fldChar w:fldCharType="separate"/>
      </w:r>
      <w:r w:rsidR="003A24C1">
        <w:t>6.9[29]</w:t>
      </w:r>
      <w:r w:rsidR="00317C3E" w:rsidRPr="003A24C1">
        <w:fldChar w:fldCharType="end"/>
      </w:r>
      <w:r w:rsidR="00ED4B8C" w:rsidRPr="003A24C1">
        <w:t xml:space="preserve"> </w:t>
      </w:r>
      <w:r w:rsidRPr="003A24C1">
        <w:t>N/</w:t>
      </w:r>
      <w:r w:rsidR="00317C3E" w:rsidRPr="003A24C1">
        <w:t>A</w:t>
      </w:r>
      <w:r w:rsidR="00C13549" w:rsidRPr="003A24C1">
        <w:t>.</w:t>
      </w:r>
      <w:r w:rsidR="00C13549" w:rsidRPr="003A24C1">
        <w:tab/>
        <w:t>________</w:t>
      </w:r>
      <w:bookmarkEnd w:id="105"/>
    </w:p>
    <w:p w:rsidR="00FD3F33" w:rsidRPr="003A24C1" w:rsidRDefault="00ED4B8C" w:rsidP="003A24C1">
      <w:pPr>
        <w:pStyle w:val="ActionStep1PK"/>
      </w:pPr>
      <w:bookmarkStart w:id="106" w:name="_Ref124739289"/>
      <w:r w:rsidRPr="003A24C1">
        <w:rPr>
          <w:rStyle w:val="Bold"/>
        </w:rPr>
        <w:t>REMOVE</w:t>
      </w:r>
      <w:r w:rsidRPr="003A24C1">
        <w:t xml:space="preserve"> I</w:t>
      </w:r>
      <w:r w:rsidR="0090292C" w:rsidRPr="003A24C1">
        <w:t>NVERTER</w:t>
      </w:r>
      <w:r w:rsidRPr="003A24C1">
        <w:t xml:space="preserve"> M</w:t>
      </w:r>
      <w:r w:rsidR="0090292C" w:rsidRPr="003A24C1">
        <w:t>ODULE</w:t>
      </w:r>
      <w:r w:rsidRPr="003A24C1">
        <w:t xml:space="preserve"> AR12 from</w:t>
      </w:r>
      <w:r w:rsidR="00875F58" w:rsidRPr="003A24C1">
        <w:t xml:space="preserve"> </w:t>
      </w:r>
      <w:r w:rsidRPr="003A24C1">
        <w:t>IRM drawer.</w:t>
      </w:r>
      <w:r w:rsidRPr="003A24C1">
        <w:tab/>
        <w:t>________</w:t>
      </w:r>
      <w:bookmarkEnd w:id="106"/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90292C" w:rsidRPr="003A24C1">
        <w:t xml:space="preserve">R7 </w:t>
      </w:r>
      <w:r w:rsidR="00DC7176" w:rsidRPr="003A24C1">
        <w:rPr>
          <w:rStyle w:val="Bold"/>
        </w:rPr>
        <w:t>AND</w:t>
      </w:r>
      <w:r w:rsidR="00DC7176" w:rsidRPr="003A24C1">
        <w:t xml:space="preserve"> </w:t>
      </w:r>
      <w:r w:rsidR="0090292C" w:rsidRPr="003A24C1">
        <w:t xml:space="preserve">C2 on </w:t>
      </w:r>
      <w:r w:rsidR="00FF7323" w:rsidRPr="003A24C1">
        <w:t>I</w:t>
      </w:r>
      <w:r w:rsidR="0090292C" w:rsidRPr="003A24C1">
        <w:t>NVERTER</w:t>
      </w:r>
      <w:r w:rsidR="00FF7323" w:rsidRPr="003A24C1">
        <w:t xml:space="preserve"> M</w:t>
      </w:r>
      <w:r w:rsidR="009473D4" w:rsidRPr="003A24C1">
        <w:t>odule</w:t>
      </w:r>
      <w:r w:rsidR="00FF7323" w:rsidRPr="003A24C1">
        <w:t xml:space="preserve"> AR12 </w:t>
      </w:r>
      <w:r w:rsidR="0090292C" w:rsidRPr="003A24C1">
        <w:t>are</w:t>
      </w:r>
      <w:r w:rsidR="00FF7323" w:rsidRPr="003A24C1">
        <w:t xml:space="preserve"> </w:t>
      </w:r>
      <w:r w:rsidR="00FF7323" w:rsidRPr="003A24C1">
        <w:rPr>
          <w:rStyle w:val="Bold"/>
        </w:rPr>
        <w:t>NOT</w:t>
      </w:r>
      <w:r w:rsidR="00FF7323" w:rsidRPr="003A24C1">
        <w:t xml:space="preserve"> </w:t>
      </w:r>
      <w:r w:rsidR="00481C8B" w:rsidRPr="003A24C1">
        <w:t>accessible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Pr="003A24C1">
        <w:rPr>
          <w:rStyle w:val="Bold"/>
        </w:rPr>
        <w:t>REMOVE</w:t>
      </w:r>
      <w:r w:rsidRPr="003A24C1">
        <w:t xml:space="preserve"> cover from </w:t>
      </w:r>
      <w:r w:rsidR="008A072B" w:rsidRPr="003A24C1">
        <w:t>I</w:t>
      </w:r>
      <w:r w:rsidR="0090292C" w:rsidRPr="003A24C1">
        <w:t>NVERTER</w:t>
      </w:r>
      <w:r w:rsidR="008A072B" w:rsidRPr="003A24C1">
        <w:t xml:space="preserve"> M</w:t>
      </w:r>
      <w:r w:rsidR="009473D4" w:rsidRPr="003A24C1">
        <w:t>odule</w:t>
      </w:r>
      <w:r w:rsidR="008A072B" w:rsidRPr="003A24C1">
        <w:t xml:space="preserve"> AR12</w:t>
      </w:r>
      <w:r w:rsidRPr="003A24C1">
        <w:t xml:space="preserve">. </w:t>
      </w:r>
      <w:r w:rsidR="005257C7" w:rsidRPr="003A24C1">
        <w:t xml:space="preserve"> </w:t>
      </w:r>
      <w:r w:rsidRPr="003A24C1">
        <w:t xml:space="preserve">Otherwise, </w:t>
      </w:r>
      <w:r w:rsidR="00C13549" w:rsidRPr="003A24C1">
        <w:rPr>
          <w:rStyle w:val="Bold"/>
        </w:rPr>
        <w:t>MARK</w:t>
      </w:r>
      <w:r w:rsidR="00C13549" w:rsidRPr="003A24C1">
        <w:t xml:space="preserve"> </w:t>
      </w:r>
      <w:r w:rsidRPr="003A24C1">
        <w:t>N/A</w:t>
      </w:r>
      <w:r w:rsidR="005257C7" w:rsidRPr="003A24C1">
        <w:t>.</w:t>
      </w:r>
      <w:r w:rsidRPr="003A24C1">
        <w:tab/>
        <w:t>________</w:t>
      </w:r>
    </w:p>
    <w:p w:rsidR="007E3BB9" w:rsidRPr="003A24C1" w:rsidRDefault="00ED4B8C" w:rsidP="003A24C1">
      <w:pPr>
        <w:pStyle w:val="ActionStep1PK"/>
      </w:pPr>
      <w:r w:rsidRPr="003A24C1">
        <w:rPr>
          <w:rStyle w:val="Bold"/>
        </w:rPr>
        <w:t>INSTALL</w:t>
      </w:r>
      <w:r w:rsidRPr="003A24C1">
        <w:t xml:space="preserve"> I</w:t>
      </w:r>
      <w:r w:rsidR="0090292C" w:rsidRPr="003A24C1">
        <w:t>NVERTER</w:t>
      </w:r>
      <w:r w:rsidRPr="003A24C1">
        <w:t xml:space="preserve"> Module </w:t>
      </w:r>
      <w:r w:rsidR="00FD64F4" w:rsidRPr="003A24C1">
        <w:t xml:space="preserve">AR12 </w:t>
      </w:r>
      <w:r w:rsidRPr="003A24C1">
        <w:t>on GE129B2048G2 plug</w:t>
      </w:r>
      <w:r w:rsidR="004C4F43" w:rsidRPr="003A24C1">
        <w:noBreakHyphen/>
      </w:r>
      <w:r w:rsidRPr="003A24C1">
        <w:t>in adapter</w:t>
      </w:r>
      <w:r w:rsidR="007E3BB9" w:rsidRPr="003A24C1">
        <w:t>.</w:t>
      </w:r>
      <w:r w:rsidR="007E3BB9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INSTALL</w:t>
      </w:r>
      <w:r w:rsidRPr="003A24C1">
        <w:t xml:space="preserve"> </w:t>
      </w:r>
      <w:r w:rsidR="008B0028" w:rsidRPr="003A24C1">
        <w:t>I</w:t>
      </w:r>
      <w:r w:rsidR="0090292C" w:rsidRPr="003A24C1">
        <w:t>NVERTER</w:t>
      </w:r>
      <w:r w:rsidR="008B0028" w:rsidRPr="003A24C1">
        <w:t xml:space="preserve"> Module </w:t>
      </w:r>
      <w:r w:rsidR="00FD64F4" w:rsidRPr="003A24C1">
        <w:t xml:space="preserve">AR12 </w:t>
      </w:r>
      <w:r w:rsidR="0090292C" w:rsidRPr="003A24C1">
        <w:t>and</w:t>
      </w:r>
      <w:r w:rsidR="008B0028" w:rsidRPr="003A24C1">
        <w:t xml:space="preserve"> GE129B2048G2 plug</w:t>
      </w:r>
      <w:r w:rsidR="004C4F43" w:rsidRPr="003A24C1">
        <w:noBreakHyphen/>
      </w:r>
      <w:r w:rsidR="008B0028" w:rsidRPr="003A24C1">
        <w:t xml:space="preserve">in adapter </w:t>
      </w:r>
      <w:r w:rsidRPr="003A24C1">
        <w:t xml:space="preserve">in </w:t>
      </w:r>
      <w:r w:rsidR="008A072B" w:rsidRPr="003A24C1">
        <w:t>I</w:t>
      </w:r>
      <w:r w:rsidR="0090292C" w:rsidRPr="003A24C1">
        <w:t>NVERTER</w:t>
      </w:r>
      <w:r w:rsidR="008A072B" w:rsidRPr="003A24C1">
        <w:t xml:space="preserve"> Module AR12</w:t>
      </w:r>
      <w:r w:rsidRPr="003A24C1">
        <w:t xml:space="preserve"> location in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07" w:name="_Ref124739333"/>
      <w:r w:rsidRPr="003A24C1">
        <w:rPr>
          <w:rStyle w:val="Bold"/>
        </w:rPr>
        <w:t>ADJUST</w:t>
      </w:r>
      <w:r w:rsidRPr="003A24C1">
        <w:t xml:space="preserve"> test oscillator frequency for 500 KHz and amplitude for a 0.5 volt RMS output.</w:t>
      </w:r>
      <w:bookmarkEnd w:id="107"/>
      <w:r w:rsidR="000D03AE" w:rsidRPr="003A24C1">
        <w:tab/>
        <w:t>________</w:t>
      </w:r>
    </w:p>
    <w:p w:rsidR="009473D4" w:rsidRPr="003A24C1" w:rsidRDefault="009473D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two equal amplitude, 180</w:t>
      </w:r>
      <w:r w:rsidRPr="003A24C1">
        <w:sym w:font="Symbol" w:char="F0B0"/>
      </w:r>
      <w:r w:rsidRPr="003A24C1">
        <w:t xml:space="preserve"> out of phase signals are </w:t>
      </w:r>
      <w:r w:rsidRPr="003A24C1">
        <w:rPr>
          <w:rStyle w:val="Bold"/>
        </w:rPr>
        <w:t>NOT</w:t>
      </w:r>
      <w:r w:rsidRPr="003A24C1">
        <w:t xml:space="preserve"> displayed on oscilloscope,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ADJUST</w:t>
      </w:r>
      <w:r w:rsidRPr="003A24C1">
        <w:t xml:space="preserve"> R7 until two equal amplitude, 180</w:t>
      </w:r>
      <w:r w:rsidRPr="003A24C1">
        <w:sym w:font="Symbol" w:char="F0B0"/>
      </w:r>
      <w:r w:rsidRPr="003A24C1">
        <w:t xml:space="preserve"> out of phase signals are displayed on oscilloscope. </w:t>
      </w:r>
      <w:r w:rsidR="005257C7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AB1E66"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RAISE</w:t>
      </w:r>
      <w:r w:rsidRPr="003A24C1">
        <w:t xml:space="preserve"> output frequency of test oscillator to 5</w:t>
      </w:r>
      <w:r w:rsidR="00EC1693" w:rsidRPr="003A24C1">
        <w:t> </w:t>
      </w:r>
      <w:r w:rsidRPr="003A24C1">
        <w:t>MHz</w:t>
      </w:r>
      <w:r w:rsidR="000D03AE" w:rsidRPr="003A24C1">
        <w:t>.</w:t>
      </w:r>
      <w:r w:rsidR="000D03AE" w:rsidRPr="003A24C1">
        <w:tab/>
        <w:t>________</w:t>
      </w:r>
    </w:p>
    <w:p w:rsidR="002A520A" w:rsidRPr="003A24C1" w:rsidRDefault="009473D4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two equal amplitude, 180</w:t>
      </w:r>
      <w:r w:rsidRPr="003A24C1">
        <w:sym w:font="Symbol" w:char="F0B0"/>
      </w:r>
      <w:r w:rsidRPr="003A24C1">
        <w:t xml:space="preserve"> out of phase signals are </w:t>
      </w:r>
      <w:r w:rsidRPr="003A24C1">
        <w:rPr>
          <w:rStyle w:val="Bold"/>
        </w:rPr>
        <w:t>NOT</w:t>
      </w:r>
      <w:r w:rsidRPr="003A24C1">
        <w:t xml:space="preserve"> displayed on oscilloscope,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2A520A" w:rsidRPr="003A24C1">
        <w:rPr>
          <w:rStyle w:val="Bold"/>
        </w:rPr>
        <w:t>PERFORM</w:t>
      </w:r>
      <w:r w:rsidR="002A520A" w:rsidRPr="003A24C1">
        <w:t xml:space="preserve"> the following, otherwise, </w:t>
      </w:r>
      <w:r w:rsidR="002A520A" w:rsidRPr="003A24C1">
        <w:rPr>
          <w:rStyle w:val="Bold"/>
        </w:rPr>
        <w:t>MARK</w:t>
      </w:r>
      <w:r w:rsidR="002A520A" w:rsidRPr="003A24C1">
        <w:t xml:space="preserve"> steps N/A:</w:t>
      </w:r>
    </w:p>
    <w:p w:rsidR="009473D4" w:rsidRPr="003A24C1" w:rsidRDefault="009473D4" w:rsidP="003A24C1">
      <w:pPr>
        <w:pStyle w:val="ActionStep2PK"/>
        <w:keepNext/>
      </w:pPr>
      <w:bookmarkStart w:id="108" w:name="_Ref406135615"/>
      <w:r w:rsidRPr="003A24C1">
        <w:rPr>
          <w:rStyle w:val="Bold"/>
        </w:rPr>
        <w:t>ADJUST</w:t>
      </w:r>
      <w:r w:rsidRPr="003A24C1">
        <w:t xml:space="preserve"> C2 until two equal amplitude, 180</w:t>
      </w:r>
      <w:r w:rsidRPr="003A24C1">
        <w:sym w:font="Symbol" w:char="F0B0"/>
      </w:r>
      <w:r w:rsidRPr="003A24C1">
        <w:t xml:space="preserve"> out of phase signals are displayed on oscilloscope.</w:t>
      </w:r>
      <w:r w:rsidRPr="003A24C1">
        <w:tab/>
        <w:t>________</w:t>
      </w:r>
      <w:bookmarkEnd w:id="108"/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REPEAT</w:t>
      </w:r>
      <w:r w:rsidRPr="003A24C1">
        <w:t xml:space="preserve"> Steps </w:t>
      </w:r>
      <w:r w:rsidR="00A26430" w:rsidRPr="003A24C1">
        <w:fldChar w:fldCharType="begin"/>
      </w:r>
      <w:r w:rsidR="00A26430" w:rsidRPr="003A24C1">
        <w:instrText xml:space="preserve"> REF _Ref124739333 \w \h \*MERGEFORMAT </w:instrText>
      </w:r>
      <w:r w:rsidR="00A26430" w:rsidRPr="003A24C1">
        <w:fldChar w:fldCharType="separate"/>
      </w:r>
      <w:r w:rsidR="003A24C1">
        <w:t>6.9[20]</w:t>
      </w:r>
      <w:r w:rsidR="00A26430" w:rsidRPr="003A24C1">
        <w:fldChar w:fldCharType="end"/>
      </w:r>
      <w:r w:rsidRPr="003A24C1">
        <w:t xml:space="preserve"> through</w:t>
      </w:r>
      <w:r w:rsidR="009473D4" w:rsidRPr="003A24C1">
        <w:t xml:space="preserve"> </w:t>
      </w:r>
      <w:r w:rsidR="00A76622" w:rsidRPr="003A24C1">
        <w:fldChar w:fldCharType="begin"/>
      </w:r>
      <w:r w:rsidR="00A76622" w:rsidRPr="003A24C1">
        <w:instrText xml:space="preserve"> REF _Ref406135615 \w \h \*MERGEFORMAT </w:instrText>
      </w:r>
      <w:r w:rsidR="00A76622" w:rsidRPr="003A24C1">
        <w:fldChar w:fldCharType="separate"/>
      </w:r>
      <w:r w:rsidR="003A24C1">
        <w:t>6.9[23.1]</w:t>
      </w:r>
      <w:r w:rsidR="00A76622" w:rsidRPr="003A24C1">
        <w:fldChar w:fldCharType="end"/>
      </w:r>
      <w:r w:rsidRPr="003A24C1">
        <w:t> until interaction between two adjustments is minimized.</w:t>
      </w:r>
      <w:r w:rsidRPr="003A24C1">
        <w:tab/>
        <w:t>________</w:t>
      </w:r>
    </w:p>
    <w:p w:rsidR="00597EF4" w:rsidRPr="003A24C1" w:rsidRDefault="00FC04CE" w:rsidP="003A24C1">
      <w:pPr>
        <w:pStyle w:val="ActionStep1PK"/>
      </w:pPr>
      <w:r w:rsidRPr="003A24C1">
        <w:rPr>
          <w:rStyle w:val="Bold"/>
        </w:rPr>
        <w:lastRenderedPageBreak/>
        <w:t>IF</w:t>
      </w:r>
      <w:r w:rsidRPr="003A24C1">
        <w:t xml:space="preserve"> inverter cable was connected, </w:t>
      </w:r>
      <w:r w:rsidRPr="003A24C1">
        <w:rPr>
          <w:rStyle w:val="Bold"/>
        </w:rPr>
        <w:t>THEN</w:t>
      </w:r>
      <w:r w:rsidRPr="003A24C1">
        <w:rPr>
          <w:rStyle w:val="Bold"/>
        </w:rPr>
        <w:br/>
      </w:r>
      <w:r w:rsidRPr="003A24C1">
        <w:rPr>
          <w:rStyle w:val="Bold"/>
        </w:rPr>
        <w:br/>
      </w:r>
      <w:r w:rsidRPr="003A24C1">
        <w:t xml:space="preserve"> </w:t>
      </w:r>
      <w:r w:rsidR="00ED4B8C" w:rsidRPr="003A24C1">
        <w:rPr>
          <w:rStyle w:val="Bold"/>
        </w:rPr>
        <w:t>REMOVE</w:t>
      </w:r>
      <w:r w:rsidR="00ED4B8C" w:rsidRPr="003A24C1">
        <w:t xml:space="preserve"> </w:t>
      </w:r>
      <w:r w:rsidRPr="003A24C1">
        <w:t>inverter cable</w:t>
      </w:r>
      <w:r w:rsidR="00597EF4" w:rsidRPr="003A24C1">
        <w:t>.</w:t>
      </w:r>
      <w:r w:rsidRPr="003A24C1">
        <w:t xml:space="preserve">  Otherwise</w:t>
      </w:r>
      <w:r w:rsidR="00A76622" w:rsidRPr="003A24C1">
        <w:t>,</w:t>
      </w:r>
      <w:r w:rsidRPr="003A24C1">
        <w:t xml:space="preserve"> </w:t>
      </w:r>
      <w:r w:rsidRPr="003A24C1">
        <w:rPr>
          <w:rStyle w:val="Bold"/>
        </w:rPr>
        <w:t xml:space="preserve">MARK </w:t>
      </w:r>
      <w:r w:rsidRPr="003A24C1">
        <w:t>N/A.</w:t>
      </w:r>
      <w:r w:rsidR="00597EF4" w:rsidRPr="003A24C1">
        <w:tab/>
        <w:t>________</w:t>
      </w:r>
    </w:p>
    <w:p w:rsidR="00FC04CE" w:rsidRPr="003A24C1" w:rsidRDefault="00FC04C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oscilloscope probes were connected, </w:t>
      </w:r>
      <w:r w:rsidRPr="003A24C1">
        <w:rPr>
          <w:rStyle w:val="Bold"/>
        </w:rPr>
        <w:t>THEN</w:t>
      </w:r>
      <w:r w:rsidRPr="003A24C1">
        <w:br/>
      </w:r>
      <w:r w:rsidRPr="003A24C1">
        <w:rPr>
          <w:rStyle w:val="Bold"/>
        </w:rPr>
        <w:br/>
        <w:t>REMOVE</w:t>
      </w:r>
      <w:r w:rsidRPr="003A24C1">
        <w:t xml:space="preserve"> oscilloscope probes. Otherwise, </w:t>
      </w:r>
      <w:r w:rsidRPr="003A24C1">
        <w:rPr>
          <w:rStyle w:val="Bold"/>
        </w:rPr>
        <w:t>MARK</w:t>
      </w:r>
      <w:r w:rsidRPr="003A24C1">
        <w:t xml:space="preserve"> N/A</w:t>
      </w:r>
      <w:r w:rsidRPr="003A24C1">
        <w:tab/>
        <w:t>________</w:t>
      </w:r>
    </w:p>
    <w:p w:rsidR="00FD3F33" w:rsidRPr="003A24C1" w:rsidRDefault="00597EF4" w:rsidP="003A24C1">
      <w:pPr>
        <w:pStyle w:val="ActionStep1PK"/>
      </w:pPr>
      <w:r w:rsidRPr="003A24C1">
        <w:rPr>
          <w:rStyle w:val="Bold"/>
        </w:rPr>
        <w:t>REMOVE</w:t>
      </w:r>
      <w:r w:rsidR="00ED4B8C" w:rsidRPr="003A24C1">
        <w:t xml:space="preserve"> plug</w:t>
      </w:r>
      <w:r w:rsidR="004C4F43" w:rsidRPr="003A24C1">
        <w:noBreakHyphen/>
      </w:r>
      <w:r w:rsidR="00ED4B8C" w:rsidRPr="003A24C1">
        <w:t>in adapter and I</w:t>
      </w:r>
      <w:r w:rsidR="009473D4" w:rsidRPr="003A24C1">
        <w:t>NVERTER</w:t>
      </w:r>
      <w:r w:rsidR="00ED4B8C" w:rsidRPr="003A24C1">
        <w:t xml:space="preserve"> </w:t>
      </w:r>
      <w:r w:rsidR="009473D4" w:rsidRPr="003A24C1">
        <w:t>M</w:t>
      </w:r>
      <w:r w:rsidR="00ED4B8C" w:rsidRPr="003A24C1">
        <w:t xml:space="preserve">odule </w:t>
      </w:r>
      <w:r w:rsidR="009473D4" w:rsidRPr="003A24C1">
        <w:t xml:space="preserve">AR12 </w:t>
      </w:r>
      <w:r w:rsidR="00ED4B8C" w:rsidRPr="003A24C1">
        <w:t>from IRM drawer.</w:t>
      </w:r>
      <w:r w:rsidR="00ED4B8C" w:rsidRPr="003A24C1">
        <w:tab/>
        <w:t>________</w:t>
      </w:r>
    </w:p>
    <w:p w:rsidR="00850B32" w:rsidRPr="003A24C1" w:rsidRDefault="00850B32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I</w:t>
      </w:r>
      <w:r w:rsidR="009473D4" w:rsidRPr="003A24C1">
        <w:t>NVERTER</w:t>
      </w:r>
      <w:r w:rsidRPr="003A24C1">
        <w:t xml:space="preserve"> Module AR12 from GE129B2048G2 plug</w:t>
      </w:r>
      <w:r w:rsidR="004C4F43" w:rsidRPr="003A24C1">
        <w:noBreakHyphen/>
      </w:r>
      <w:r w:rsidRPr="003A24C1">
        <w:t>in adapter.</w:t>
      </w:r>
      <w:r w:rsidRPr="003A24C1">
        <w:tab/>
        <w:t>________</w:t>
      </w:r>
    </w:p>
    <w:p w:rsidR="004D4362" w:rsidRPr="003A24C1" w:rsidRDefault="004D4362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cover was removed,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REPLACE</w:t>
      </w:r>
      <w:r w:rsidRPr="003A24C1">
        <w:t xml:space="preserve"> cover on I</w:t>
      </w:r>
      <w:r w:rsidR="00FD64F4" w:rsidRPr="003A24C1">
        <w:t>NVERTER</w:t>
      </w:r>
      <w:r w:rsidRPr="003A24C1">
        <w:t xml:space="preserve"> Module AR12. </w:t>
      </w:r>
      <w:r w:rsidR="005257C7" w:rsidRPr="003A24C1">
        <w:t xml:space="preserve"> </w:t>
      </w:r>
      <w:r w:rsidRPr="003A24C1">
        <w:t>Otherwise,</w:t>
      </w:r>
      <w:r w:rsidR="00FF6110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850B32" w:rsidRPr="003A24C1" w:rsidRDefault="00FC04CE" w:rsidP="003A24C1">
      <w:pPr>
        <w:pStyle w:val="ActionStep1PK"/>
      </w:pPr>
      <w:bookmarkStart w:id="109" w:name="_Ref406586187"/>
      <w:r w:rsidRPr="003A24C1">
        <w:rPr>
          <w:rStyle w:val="Bold"/>
        </w:rPr>
        <w:t>RE</w:t>
      </w:r>
      <w:r w:rsidR="00850B32" w:rsidRPr="003A24C1">
        <w:rPr>
          <w:rStyle w:val="Bold"/>
        </w:rPr>
        <w:t>INSTALL</w:t>
      </w:r>
      <w:r w:rsidR="00850B32" w:rsidRPr="003A24C1">
        <w:t xml:space="preserve"> I</w:t>
      </w:r>
      <w:r w:rsidR="009473D4" w:rsidRPr="003A24C1">
        <w:t>NVERTER</w:t>
      </w:r>
      <w:r w:rsidR="00850B32" w:rsidRPr="003A24C1">
        <w:t xml:space="preserve"> Module AR12, without plug</w:t>
      </w:r>
      <w:r w:rsidR="004C4F43" w:rsidRPr="003A24C1">
        <w:noBreakHyphen/>
      </w:r>
      <w:r w:rsidR="00850B32" w:rsidRPr="003A24C1">
        <w:t>in adapter, in</w:t>
      </w:r>
      <w:r w:rsidR="00875F58" w:rsidRPr="003A24C1">
        <w:t xml:space="preserve"> </w:t>
      </w:r>
      <w:r w:rsidR="00850B32" w:rsidRPr="003A24C1">
        <w:t>IRM drawer in I</w:t>
      </w:r>
      <w:r w:rsidR="009473D4" w:rsidRPr="003A24C1">
        <w:t>NVERTER</w:t>
      </w:r>
      <w:r w:rsidR="00850B32" w:rsidRPr="003A24C1">
        <w:t xml:space="preserve"> Module AR12 location.</w:t>
      </w:r>
      <w:r w:rsidR="00850B32" w:rsidRPr="003A24C1">
        <w:tab/>
        <w:t>________</w:t>
      </w:r>
      <w:bookmarkEnd w:id="109"/>
    </w:p>
    <w:p w:rsidR="00FD3F33" w:rsidRPr="003A24C1" w:rsidRDefault="00FC04CE" w:rsidP="003A24C1">
      <w:pPr>
        <w:pStyle w:val="ActionStep1PK"/>
      </w:pPr>
      <w:r w:rsidRPr="003A24C1">
        <w:rPr>
          <w:rStyle w:val="Bold"/>
        </w:rPr>
        <w:t>RE</w:t>
      </w:r>
      <w:r w:rsidR="00ED4B8C" w:rsidRPr="003A24C1">
        <w:rPr>
          <w:rStyle w:val="Bold"/>
        </w:rPr>
        <w:t>INSTALL</w:t>
      </w:r>
      <w:r w:rsidR="00ED4B8C" w:rsidRPr="003A24C1">
        <w:t xml:space="preserve"> C</w:t>
      </w:r>
      <w:r w:rsidR="009473D4" w:rsidRPr="003A24C1">
        <w:t>ALIBRATION</w:t>
      </w:r>
      <w:r w:rsidR="00ED4B8C" w:rsidRPr="003A24C1">
        <w:t xml:space="preserve"> </w:t>
      </w:r>
      <w:r w:rsidR="009473D4" w:rsidRPr="003A24C1">
        <w:t>&amp;</w:t>
      </w:r>
      <w:r w:rsidR="00ED4B8C" w:rsidRPr="003A24C1">
        <w:t xml:space="preserve"> D</w:t>
      </w:r>
      <w:r w:rsidR="009473D4" w:rsidRPr="003A24C1">
        <w:t>IODE</w:t>
      </w:r>
      <w:r w:rsidR="00ED4B8C" w:rsidRPr="003A24C1">
        <w:t xml:space="preserve"> L</w:t>
      </w:r>
      <w:r w:rsidR="009473D4" w:rsidRPr="003A24C1">
        <w:t>OGIC</w:t>
      </w:r>
      <w:r w:rsidR="00ED4B8C" w:rsidRPr="003A24C1">
        <w:t xml:space="preserve"> Module Z10.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LOWER</w:t>
      </w:r>
      <w:r w:rsidRPr="003A24C1">
        <w:t xml:space="preserve"> output frequency of test oscillator to 100</w:t>
      </w:r>
      <w:r w:rsidR="00EC1693" w:rsidRPr="003A24C1">
        <w:t> </w:t>
      </w:r>
      <w:r w:rsidRPr="003A24C1">
        <w:t>KHz.</w:t>
      </w:r>
      <w:r w:rsidRPr="003A24C1">
        <w:tab/>
        <w:t>________</w:t>
      </w:r>
    </w:p>
    <w:p w:rsidR="007E3BB9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D</w:t>
      </w:r>
      <w:r w:rsidR="009473D4" w:rsidRPr="003A24C1">
        <w:t>M</w:t>
      </w:r>
      <w:r w:rsidRPr="003A24C1">
        <w:t xml:space="preserve">M indication </w:t>
      </w:r>
      <w:r w:rsidR="00946CA1" w:rsidRPr="003A24C1">
        <w:t xml:space="preserve">from </w:t>
      </w:r>
      <w:r w:rsidR="002026AA" w:rsidRPr="003A24C1">
        <w:t>Step</w:t>
      </w:r>
      <w:r w:rsidR="00430554" w:rsidRPr="003A24C1">
        <w:t> </w:t>
      </w:r>
      <w:r w:rsidR="0016393C" w:rsidRPr="003A24C1">
        <w:fldChar w:fldCharType="begin"/>
      </w:r>
      <w:r w:rsidR="0016393C" w:rsidRPr="003A24C1">
        <w:instrText xml:space="preserve"> REF _Ref124739356 \w \h \*MERGEFORMAT </w:instrText>
      </w:r>
      <w:r w:rsidR="0016393C" w:rsidRPr="003A24C1">
        <w:fldChar w:fldCharType="separate"/>
      </w:r>
      <w:r w:rsidR="003A24C1">
        <w:t>6.9[5]</w:t>
      </w:r>
      <w:r w:rsidR="0016393C" w:rsidRPr="003A24C1">
        <w:fldChar w:fldCharType="end"/>
      </w:r>
      <w:r w:rsidRPr="003A24C1">
        <w:t xml:space="preserve"> in Step </w:t>
      </w:r>
      <w:r w:rsidR="0016393C" w:rsidRPr="003A24C1">
        <w:fldChar w:fldCharType="begin"/>
      </w:r>
      <w:r w:rsidR="0016393C" w:rsidRPr="003A24C1">
        <w:instrText xml:space="preserve"> REF _Ref382818682 \w \h \*MERGEFORMAT </w:instrText>
      </w:r>
      <w:r w:rsidR="0016393C" w:rsidRPr="003A24C1">
        <w:fldChar w:fldCharType="separate"/>
      </w:r>
      <w:r w:rsidR="003A24C1">
        <w:t>6.9[33]</w:t>
      </w:r>
      <w:r w:rsidR="0016393C" w:rsidRPr="003A24C1">
        <w:fldChar w:fldCharType="end"/>
      </w:r>
      <w:r w:rsidR="007E3BB9" w:rsidRPr="003A24C1">
        <w:t>.</w:t>
      </w:r>
      <w:r w:rsidR="002026AA" w:rsidRPr="003A24C1">
        <w:tab/>
        <w:t>________</w:t>
      </w:r>
    </w:p>
    <w:p w:rsidR="00B175A3" w:rsidRPr="003A24C1" w:rsidRDefault="00ED4B8C" w:rsidP="003A24C1">
      <w:pPr>
        <w:pStyle w:val="ActionStep1PK"/>
        <w:keepNext/>
      </w:pPr>
      <w:bookmarkStart w:id="110" w:name="_Ref382818682"/>
      <w:r w:rsidRPr="003A24C1">
        <w:rPr>
          <w:rStyle w:val="Bold"/>
        </w:rPr>
        <w:t>SUBTRACT</w:t>
      </w:r>
      <w:r w:rsidRPr="003A24C1">
        <w:t xml:space="preserve"> 10 Vdc from that value</w:t>
      </w:r>
      <w:r w:rsidR="008043CE" w:rsidRPr="003A24C1">
        <w:t>.</w:t>
      </w:r>
      <w:bookmarkEnd w:id="110"/>
    </w:p>
    <w:tbl>
      <w:tblPr>
        <w:tblW w:w="8482" w:type="dxa"/>
        <w:tblInd w:w="1598" w:type="dxa"/>
        <w:tblLayout w:type="fixed"/>
        <w:tblLook w:val="01E0" w:firstRow="1" w:lastRow="1" w:firstColumn="1" w:lastColumn="1" w:noHBand="0" w:noVBand="0"/>
      </w:tblPr>
      <w:tblGrid>
        <w:gridCol w:w="236"/>
        <w:gridCol w:w="1736"/>
        <w:gridCol w:w="5160"/>
        <w:gridCol w:w="1350"/>
      </w:tblGrid>
      <w:tr w:rsidR="00A05F21" w:rsidRPr="003A24C1" w:rsidTr="001A4C29">
        <w:trPr>
          <w:cantSplit/>
        </w:trPr>
        <w:tc>
          <w:tcPr>
            <w:tcW w:w="236" w:type="dxa"/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bookmarkStart w:id="111" w:name="PlaceKeeping_8071688"/>
            <w:bookmarkStart w:id="112" w:name="PlaceKeeping_6895966"/>
          </w:p>
        </w:tc>
        <w:tc>
          <w:tcPr>
            <w:tcW w:w="1736" w:type="dxa"/>
            <w:tcBorders>
              <w:bottom w:val="single" w:sz="6" w:space="0" w:color="auto"/>
            </w:tcBorders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</w:p>
        </w:tc>
        <w:tc>
          <w:tcPr>
            <w:tcW w:w="5160" w:type="dxa"/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r w:rsidRPr="003A24C1">
              <w:t>Vdc from Step </w:t>
            </w:r>
            <w:r w:rsidRPr="003A24C1">
              <w:fldChar w:fldCharType="begin"/>
            </w:r>
            <w:r w:rsidRPr="003A24C1">
              <w:instrText xml:space="preserve"> REF _Ref124739356 \w \h \*MERGEFORMAT </w:instrText>
            </w:r>
            <w:r w:rsidRPr="003A24C1">
              <w:fldChar w:fldCharType="separate"/>
            </w:r>
            <w:r w:rsidR="003A24C1">
              <w:t>6.9[5]</w:t>
            </w:r>
            <w:r w:rsidRPr="003A24C1">
              <w:fldChar w:fldCharType="end"/>
            </w:r>
          </w:p>
        </w:tc>
        <w:tc>
          <w:tcPr>
            <w:tcW w:w="1350" w:type="dxa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</w:p>
        </w:tc>
      </w:tr>
      <w:tr w:rsidR="00A05F21" w:rsidRPr="003A24C1" w:rsidTr="001A4C29">
        <w:trPr>
          <w:cantSplit/>
        </w:trPr>
        <w:tc>
          <w:tcPr>
            <w:tcW w:w="236" w:type="dxa"/>
            <w:shd w:val="clear" w:color="auto" w:fill="auto"/>
          </w:tcPr>
          <w:p w:rsidR="00A05F21" w:rsidRPr="003A24C1" w:rsidRDefault="004C4F43" w:rsidP="003A24C1">
            <w:pPr>
              <w:pStyle w:val="Table12Left"/>
              <w:keepNext/>
              <w:spacing w:before="80" w:after="20"/>
            </w:pPr>
            <w:r w:rsidRPr="003A24C1">
              <w:noBreakHyphen/>
            </w:r>
          </w:p>
        </w:tc>
        <w:tc>
          <w:tcPr>
            <w:tcW w:w="173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r w:rsidRPr="003A24C1">
              <w:t xml:space="preserve">  10 Vdc</w:t>
            </w:r>
          </w:p>
        </w:tc>
        <w:tc>
          <w:tcPr>
            <w:tcW w:w="5160" w:type="dxa"/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</w:p>
        </w:tc>
        <w:tc>
          <w:tcPr>
            <w:tcW w:w="1350" w:type="dxa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</w:p>
        </w:tc>
      </w:tr>
      <w:tr w:rsidR="00A05F21" w:rsidRPr="003A24C1" w:rsidTr="001A4C29">
        <w:trPr>
          <w:cantSplit/>
        </w:trPr>
        <w:tc>
          <w:tcPr>
            <w:tcW w:w="236" w:type="dxa"/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r w:rsidRPr="003A24C1">
              <w:t>=</w:t>
            </w:r>
          </w:p>
        </w:tc>
        <w:tc>
          <w:tcPr>
            <w:tcW w:w="173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</w:p>
        </w:tc>
        <w:tc>
          <w:tcPr>
            <w:tcW w:w="5160" w:type="dxa"/>
            <w:shd w:val="clear" w:color="auto" w:fill="auto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r w:rsidRPr="003A24C1">
              <w:t>Vdc</w:t>
            </w:r>
          </w:p>
        </w:tc>
        <w:tc>
          <w:tcPr>
            <w:tcW w:w="1350" w:type="dxa"/>
          </w:tcPr>
          <w:p w:rsidR="00A05F21" w:rsidRPr="003A24C1" w:rsidRDefault="00A05F21" w:rsidP="003A24C1">
            <w:pPr>
              <w:pStyle w:val="Table12Left"/>
              <w:keepNext/>
              <w:spacing w:before="80" w:after="20"/>
            </w:pPr>
            <w:r w:rsidRPr="003A24C1">
              <w:t>________</w:t>
            </w:r>
          </w:p>
        </w:tc>
      </w:tr>
    </w:tbl>
    <w:bookmarkEnd w:id="111"/>
    <w:bookmarkEnd w:id="112"/>
    <w:p w:rsidR="00DC7A86" w:rsidRPr="003A24C1" w:rsidRDefault="00DC7A86" w:rsidP="003A24C1">
      <w:pPr>
        <w:pStyle w:val="ActionStep1PKNoNumber"/>
      </w:pPr>
      <w:r w:rsidRPr="003A24C1">
        <w:tab/>
        <w:t>________</w:t>
      </w:r>
      <w:r w:rsidRPr="003A24C1">
        <w:br/>
      </w:r>
      <w:r w:rsidRPr="003A24C1">
        <w:tab/>
        <w:t>IV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RAISE</w:t>
      </w:r>
      <w:r w:rsidRPr="003A24C1">
        <w:t xml:space="preserve"> output signal amplitude of test oscillator to obtain </w:t>
      </w:r>
      <w:r w:rsidR="00946CA1" w:rsidRPr="003A24C1">
        <w:t xml:space="preserve">DMM reading </w:t>
      </w:r>
      <w:r w:rsidRPr="003A24C1">
        <w:t>equal to value calculated in Step </w:t>
      </w:r>
      <w:r w:rsidR="007E3BB9" w:rsidRPr="003A24C1">
        <w:fldChar w:fldCharType="begin"/>
      </w:r>
      <w:r w:rsidR="007E3BB9" w:rsidRPr="003A24C1">
        <w:instrText xml:space="preserve"> REF _Ref382818682 \w \h \*MERGEFORMAT </w:instrText>
      </w:r>
      <w:r w:rsidR="007E3BB9" w:rsidRPr="003A24C1">
        <w:fldChar w:fldCharType="separate"/>
      </w:r>
      <w:r w:rsidR="003A24C1">
        <w:t>6.9[33]</w:t>
      </w:r>
      <w:r w:rsidR="007E3BB9" w:rsidRPr="003A24C1">
        <w:fldChar w:fldCharType="end"/>
      </w:r>
      <w:r w:rsidRPr="003A24C1">
        <w:t>.</w:t>
      </w:r>
      <w:r w:rsidRPr="003A24C1">
        <w:tab/>
        <w:t>________</w:t>
      </w:r>
    </w:p>
    <w:p w:rsidR="008043CE" w:rsidRPr="003A24C1" w:rsidRDefault="00ED4B8C" w:rsidP="003A24C1">
      <w:pPr>
        <w:pStyle w:val="ActionStep1PK"/>
      </w:pPr>
      <w:r w:rsidRPr="003A24C1">
        <w:rPr>
          <w:rStyle w:val="Bold"/>
        </w:rPr>
        <w:t>ENSURE</w:t>
      </w:r>
      <w:r w:rsidRPr="003A24C1">
        <w:t xml:space="preserve"> RMS voltmeter is connected to measure output level of test oscillator and test cable from J11</w:t>
      </w:r>
      <w:r w:rsidR="004C4F43" w:rsidRPr="003A24C1">
        <w:noBreakHyphen/>
      </w:r>
      <w:r w:rsidRPr="003A24C1">
        <w:t>A3</w:t>
      </w:r>
      <w:r w:rsidR="008043CE" w:rsidRPr="003A24C1">
        <w:t>.</w:t>
      </w:r>
      <w:r w:rsidR="008043CE"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RECORD</w:t>
      </w:r>
      <w:r w:rsidRPr="003A24C1">
        <w:t xml:space="preserve"> </w:t>
      </w:r>
      <w:r w:rsidR="002026AA" w:rsidRPr="003A24C1">
        <w:t xml:space="preserve">output </w:t>
      </w:r>
      <w:r w:rsidRPr="003A24C1">
        <w:t xml:space="preserve">value </w:t>
      </w:r>
      <w:r w:rsidR="00481C8B" w:rsidRPr="003A24C1">
        <w:t xml:space="preserve">of RMS voltmeter </w:t>
      </w:r>
      <w:r w:rsidRPr="003A24C1">
        <w:t xml:space="preserve">in </w:t>
      </w:r>
      <w:r w:rsidR="00BD2EF5" w:rsidRPr="003A24C1">
        <w:fldChar w:fldCharType="begin"/>
      </w:r>
      <w:r w:rsidR="00BD2EF5" w:rsidRPr="003A24C1">
        <w:instrText xml:space="preserve"> REF _Ref534721813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8</w:t>
      </w:r>
      <w:r w:rsidR="00BD2EF5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45"/>
        <w:gridCol w:w="792"/>
        <w:gridCol w:w="1268"/>
        <w:gridCol w:w="845"/>
      </w:tblGrid>
      <w:tr w:rsidR="00ED4B8C" w:rsidRPr="003A24C1" w:rsidTr="00C16E2A">
        <w:trPr>
          <w:cantSplit/>
          <w:jc w:val="center"/>
        </w:trPr>
        <w:tc>
          <w:tcPr>
            <w:tcW w:w="40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4B8C" w:rsidRPr="003A24C1" w:rsidRDefault="00BD2EF5" w:rsidP="003A24C1">
            <w:pPr>
              <w:pStyle w:val="Table11CenterBold"/>
            </w:pPr>
            <w:bookmarkStart w:id="113" w:name="_Ref534721813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8</w:t>
            </w:r>
            <w:r w:rsidR="003A24C1" w:rsidRPr="003A24C1">
              <w:rPr>
                <w:noProof/>
              </w:rPr>
              <w:fldChar w:fldCharType="end"/>
            </w:r>
            <w:bookmarkEnd w:id="113"/>
          </w:p>
        </w:tc>
      </w:tr>
      <w:tr w:rsidR="00ED4B8C" w:rsidRPr="003A24C1" w:rsidTr="00C16E2A">
        <w:trPr>
          <w:cantSplit/>
          <w:jc w:val="center"/>
        </w:trPr>
        <w:tc>
          <w:tcPr>
            <w:tcW w:w="1145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</w:t>
            </w:r>
            <w:r w:rsidR="00A970C9" w:rsidRPr="003A24C1">
              <w:t>d</w:t>
            </w:r>
            <w:r w:rsidRPr="003A24C1">
              <w:t xml:space="preserve"> Vac</w:t>
            </w:r>
          </w:p>
        </w:tc>
        <w:tc>
          <w:tcPr>
            <w:tcW w:w="792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Min Vac</w:t>
            </w:r>
          </w:p>
        </w:tc>
        <w:tc>
          <w:tcPr>
            <w:tcW w:w="1268" w:type="dxa"/>
            <w:tcBorders>
              <w:top w:val="single" w:sz="4" w:space="0" w:color="auto"/>
            </w:tcBorders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="00ED4B8C" w:rsidRPr="003A24C1">
              <w:t xml:space="preserve"> Vac</w:t>
            </w:r>
          </w:p>
        </w:tc>
        <w:tc>
          <w:tcPr>
            <w:tcW w:w="845" w:type="dxa"/>
            <w:tcBorders>
              <w:top w:val="single" w:sz="4" w:space="0" w:color="auto"/>
            </w:tcBorders>
          </w:tcPr>
          <w:p w:rsidR="00ED4B8C" w:rsidRPr="003A24C1" w:rsidRDefault="00ED4B8C" w:rsidP="003A24C1">
            <w:pPr>
              <w:pStyle w:val="Table11CenterBold"/>
            </w:pPr>
            <w:r w:rsidRPr="003A24C1">
              <w:t>Max Vac</w:t>
            </w:r>
          </w:p>
        </w:tc>
      </w:tr>
      <w:tr w:rsidR="00481C8B" w:rsidRPr="003A24C1" w:rsidTr="00C16E2A">
        <w:trPr>
          <w:cantSplit/>
          <w:jc w:val="center"/>
        </w:trPr>
        <w:tc>
          <w:tcPr>
            <w:tcW w:w="1145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1.58</w:t>
            </w:r>
          </w:p>
        </w:tc>
        <w:tc>
          <w:tcPr>
            <w:tcW w:w="792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1.43</w:t>
            </w:r>
          </w:p>
        </w:tc>
        <w:tc>
          <w:tcPr>
            <w:tcW w:w="1268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</w:p>
        </w:tc>
        <w:tc>
          <w:tcPr>
            <w:tcW w:w="845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1.73</w:t>
            </w:r>
          </w:p>
        </w:tc>
      </w:tr>
    </w:tbl>
    <w:p w:rsidR="00F24E6B" w:rsidRPr="003A24C1" w:rsidRDefault="00790136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4D0A5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value</w:t>
      </w:r>
      <w:r w:rsidR="00A71E40" w:rsidRPr="003A24C1">
        <w:t xml:space="preserve"> in </w:t>
      </w:r>
      <w:r w:rsidR="00BD2EF5" w:rsidRPr="003A24C1">
        <w:fldChar w:fldCharType="begin"/>
      </w:r>
      <w:r w:rsidR="00BD2EF5" w:rsidRPr="003A24C1">
        <w:instrText xml:space="preserve"> REF _Ref534721813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8</w:t>
      </w:r>
      <w:r w:rsidR="00BD2EF5" w:rsidRPr="003A24C1">
        <w:fldChar w:fldCharType="end"/>
      </w:r>
      <w:r w:rsidRPr="003A24C1">
        <w:t xml:space="preserve"> is outside Min/Max, </w:t>
      </w:r>
      <w:r w:rsidRPr="003A24C1">
        <w:rPr>
          <w:rStyle w:val="Bold"/>
        </w:rPr>
        <w:t xml:space="preserve">THEN </w:t>
      </w:r>
      <w:r w:rsidRPr="003A24C1">
        <w:rPr>
          <w:rStyle w:val="Bold"/>
        </w:rPr>
        <w:br/>
      </w:r>
      <w:r w:rsidRPr="003A24C1">
        <w:rPr>
          <w:rStyle w:val="Bold"/>
        </w:rPr>
        <w:br/>
      </w:r>
      <w:r w:rsidR="00716744" w:rsidRPr="003A24C1">
        <w:rPr>
          <w:rStyle w:val="Bold"/>
        </w:rPr>
        <w:t>PERFORM</w:t>
      </w:r>
      <w:r w:rsidR="00716744" w:rsidRPr="003A24C1">
        <w:t xml:space="preserve"> the following</w:t>
      </w:r>
      <w:r w:rsidR="00174B3B" w:rsidRPr="003A24C1">
        <w:t>,</w:t>
      </w:r>
      <w:r w:rsidR="005257C7" w:rsidRPr="003A24C1">
        <w:t xml:space="preserve"> </w:t>
      </w:r>
      <w:r w:rsidR="00174B3B" w:rsidRPr="003A24C1">
        <w:t>o</w:t>
      </w:r>
      <w:r w:rsidR="00716744" w:rsidRPr="003A24C1">
        <w:t>therwise</w:t>
      </w:r>
      <w:r w:rsidR="00716744" w:rsidRPr="003A24C1">
        <w:rPr>
          <w:rStyle w:val="Bold"/>
        </w:rPr>
        <w:t>, MARK</w:t>
      </w:r>
      <w:r w:rsidR="00716744" w:rsidRPr="003A24C1">
        <w:t xml:space="preserve"> </w:t>
      </w:r>
      <w:r w:rsidR="00D43EBD" w:rsidRPr="003A24C1">
        <w:t>steps</w:t>
      </w:r>
      <w:r w:rsidR="00D43EBD" w:rsidRPr="003A24C1">
        <w:rPr>
          <w:rStyle w:val="Bold"/>
        </w:rPr>
        <w:t xml:space="preserve"> </w:t>
      </w:r>
      <w:r w:rsidR="002026AA" w:rsidRPr="003A24C1">
        <w:t>N/A</w:t>
      </w:r>
      <w:r w:rsidR="008E19CC" w:rsidRPr="003A24C1">
        <w:t>:</w:t>
      </w:r>
    </w:p>
    <w:p w:rsidR="00716744" w:rsidRPr="003A24C1" w:rsidRDefault="00716744" w:rsidP="003A24C1">
      <w:pPr>
        <w:pStyle w:val="ActionStep2PK"/>
        <w:keepNext/>
      </w:pPr>
      <w:r w:rsidRPr="003A24C1">
        <w:rPr>
          <w:rStyle w:val="Bold"/>
        </w:rPr>
        <w:t>NOTIFY</w:t>
      </w:r>
      <w:r w:rsidR="00C90E94" w:rsidRPr="003A24C1">
        <w:t xml:space="preserve"> </w:t>
      </w:r>
      <w:r w:rsidR="00CA1DFE" w:rsidRPr="003A24C1">
        <w:t>Unit SRO</w:t>
      </w:r>
      <w:r w:rsidRPr="003A24C1">
        <w:t>.</w:t>
      </w:r>
      <w:r w:rsidRPr="003A24C1">
        <w:tab/>
        <w:t>________</w:t>
      </w:r>
    </w:p>
    <w:p w:rsidR="00716744" w:rsidRPr="003A24C1" w:rsidRDefault="00790136" w:rsidP="003A24C1">
      <w:pPr>
        <w:pStyle w:val="ActionStep2PK"/>
        <w:keepNext/>
      </w:pPr>
      <w:r w:rsidRPr="003A24C1">
        <w:rPr>
          <w:rStyle w:val="Bold"/>
        </w:rPr>
        <w:t>INITIATE</w:t>
      </w:r>
      <w:r w:rsidR="007E3BB9" w:rsidRPr="003A24C1">
        <w:t xml:space="preserve"> </w:t>
      </w:r>
      <w:r w:rsidR="00115633" w:rsidRPr="003A24C1">
        <w:t>Condition Report</w:t>
      </w:r>
      <w:r w:rsidR="004D0A5D" w:rsidRPr="003A24C1">
        <w:t xml:space="preserve"> (</w:t>
      </w:r>
      <w:r w:rsidR="00BA5EBE" w:rsidRPr="003A24C1">
        <w:t>C</w:t>
      </w:r>
      <w:r w:rsidR="004D0A5D" w:rsidRPr="003A24C1">
        <w:t>R)</w:t>
      </w:r>
      <w:r w:rsidR="00716744" w:rsidRPr="003A24C1">
        <w:t>.</w:t>
      </w:r>
      <w:r w:rsidR="00716744" w:rsidRPr="003A24C1">
        <w:tab/>
        <w:t>________</w:t>
      </w:r>
    </w:p>
    <w:p w:rsidR="00D43EBD" w:rsidRPr="003A24C1" w:rsidRDefault="00D43EBD" w:rsidP="003A24C1">
      <w:pPr>
        <w:pStyle w:val="ActionStep2PK"/>
      </w:pPr>
      <w:r w:rsidRPr="003A24C1">
        <w:rPr>
          <w:rStyle w:val="Bold"/>
        </w:rPr>
        <w:t>CORRECT</w:t>
      </w:r>
      <w:r w:rsidRPr="003A24C1">
        <w:t xml:space="preserve"> problem prior to continuing.</w:t>
      </w:r>
      <w:r w:rsidRPr="003A24C1">
        <w:tab/>
        <w:t>________</w:t>
      </w:r>
    </w:p>
    <w:p w:rsidR="002D7705" w:rsidRPr="003A24C1" w:rsidRDefault="00ED4B8C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2D7705" w:rsidRPr="003A24C1">
        <w:t>the following test equipment:</w:t>
      </w:r>
    </w:p>
    <w:p w:rsidR="002D7705" w:rsidRPr="003A24C1" w:rsidRDefault="002D7705" w:rsidP="003A24C1">
      <w:pPr>
        <w:pStyle w:val="ActionStep1BulletPK"/>
        <w:keepNext/>
      </w:pPr>
      <w:r w:rsidRPr="003A24C1">
        <w:t>T</w:t>
      </w:r>
      <w:r w:rsidR="00ED4B8C" w:rsidRPr="003A24C1">
        <w:t>est oscillator</w:t>
      </w:r>
      <w:r w:rsidRPr="003A24C1">
        <w:tab/>
        <w:t>________</w:t>
      </w:r>
    </w:p>
    <w:p w:rsidR="002D7705" w:rsidRPr="003A24C1" w:rsidRDefault="00ED4B8C" w:rsidP="003A24C1">
      <w:pPr>
        <w:pStyle w:val="ActionStep1BulletPK"/>
        <w:keepNext/>
      </w:pPr>
      <w:r w:rsidRPr="003A24C1">
        <w:t>RMS voltmeter</w:t>
      </w:r>
      <w:r w:rsidR="004668D6" w:rsidRPr="003A24C1">
        <w:tab/>
        <w:t>________</w:t>
      </w:r>
    </w:p>
    <w:p w:rsidR="00FD3F33" w:rsidRPr="003A24C1" w:rsidRDefault="004668D6" w:rsidP="003A24C1">
      <w:pPr>
        <w:pStyle w:val="ActionStep1BulletPK"/>
        <w:keepNext/>
      </w:pPr>
      <w:r w:rsidRPr="003A24C1">
        <w:t>T</w:t>
      </w:r>
      <w:r w:rsidR="00AB1E66" w:rsidRPr="003A24C1">
        <w:t>est cable from J11</w:t>
      </w:r>
      <w:r w:rsidR="004C4F43" w:rsidRPr="003A24C1">
        <w:noBreakHyphen/>
      </w:r>
      <w:r w:rsidR="00AB1E66" w:rsidRPr="003A24C1">
        <w:t>A3</w:t>
      </w:r>
      <w:r w:rsidRPr="003A24C1">
        <w:tab/>
        <w:t>________</w:t>
      </w:r>
    </w:p>
    <w:p w:rsidR="00FD3F33" w:rsidRPr="003A24C1" w:rsidRDefault="00D43EBD" w:rsidP="003A24C1">
      <w:pPr>
        <w:pStyle w:val="ActionStep1PK"/>
        <w:keepNext/>
      </w:pPr>
      <w:r w:rsidRPr="003A24C1">
        <w:rPr>
          <w:rStyle w:val="Bold"/>
        </w:rPr>
        <w:t>RE</w:t>
      </w:r>
      <w:r w:rsidR="00ED4B8C" w:rsidRPr="003A24C1">
        <w:rPr>
          <w:rStyle w:val="Bold"/>
        </w:rPr>
        <w:t>INSTALL</w:t>
      </w:r>
      <w:r w:rsidR="00ED4B8C" w:rsidRPr="003A24C1">
        <w:t xml:space="preserve"> A</w:t>
      </w:r>
      <w:r w:rsidR="004D0A5D" w:rsidRPr="003A24C1">
        <w:t>MPLIFIER</w:t>
      </w:r>
      <w:r w:rsidR="00ED4B8C" w:rsidRPr="003A24C1">
        <w:t xml:space="preserve"> </w:t>
      </w:r>
      <w:r w:rsidR="004D0A5D" w:rsidRPr="003A24C1">
        <w:t>&amp;</w:t>
      </w:r>
      <w:r w:rsidR="00ED4B8C" w:rsidRPr="003A24C1">
        <w:t xml:space="preserve"> A</w:t>
      </w:r>
      <w:r w:rsidR="004D0A5D" w:rsidRPr="003A24C1">
        <w:t>TTENUATOR</w:t>
      </w:r>
      <w:r w:rsidR="00ED4B8C" w:rsidRPr="003A24C1">
        <w:t xml:space="preserve"> Module AR11 in IRM drawer.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D</w:t>
      </w:r>
      <w:r w:rsidR="004D0A5D" w:rsidRPr="003A24C1">
        <w:t>M</w:t>
      </w:r>
      <w:r w:rsidRPr="003A24C1">
        <w:t>M connected</w:t>
      </w:r>
      <w:r w:rsidR="004668D6" w:rsidRPr="003A24C1">
        <w:t xml:space="preserve"> between J1(+) on F</w:t>
      </w:r>
      <w:r w:rsidR="000C1D0E" w:rsidRPr="003A24C1">
        <w:t>EEDBACK</w:t>
      </w:r>
      <w:r w:rsidR="004668D6" w:rsidRPr="003A24C1">
        <w:t xml:space="preserve"> U</w:t>
      </w:r>
      <w:r w:rsidR="000C1D0E" w:rsidRPr="003A24C1">
        <w:t>NIT</w:t>
      </w:r>
      <w:r w:rsidR="004668D6" w:rsidRPr="003A24C1">
        <w:t xml:space="preserve"> Z14 and J2(</w:t>
      </w:r>
      <w:r w:rsidR="004C4F43" w:rsidRPr="003A24C1">
        <w:noBreakHyphen/>
      </w:r>
      <w:r w:rsidR="004668D6" w:rsidRPr="003A24C1">
        <w:t>) common on Regulator VR29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CONNECT</w:t>
      </w:r>
      <w:r w:rsidR="001B0231" w:rsidRPr="003A24C1">
        <w:t xml:space="preserve"> preamp cable to J1 in</w:t>
      </w:r>
      <w:r w:rsidR="004D0A5D" w:rsidRPr="003A24C1">
        <w:t xml:space="preserve"> </w:t>
      </w:r>
      <w:r w:rsidRPr="003A24C1">
        <w:t>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IRM </w:t>
      </w:r>
      <w:r w:rsidR="009514EE" w:rsidRPr="003A24C1">
        <w:t>M</w:t>
      </w:r>
      <w:r w:rsidR="00796744" w:rsidRPr="003A24C1">
        <w:t>ode</w:t>
      </w:r>
      <w:r w:rsidR="004668D6" w:rsidRPr="003A24C1">
        <w:t xml:space="preserve"> </w:t>
      </w:r>
      <w:r w:rsidR="0062636A" w:rsidRPr="003A24C1">
        <w:t>s</w:t>
      </w:r>
      <w:r w:rsidRPr="003A24C1">
        <w:t>witch to OPERATE.</w:t>
      </w:r>
      <w:r w:rsidRPr="003A24C1">
        <w:tab/>
        <w:t>________</w:t>
      </w:r>
    </w:p>
    <w:p w:rsidR="00FD3F33" w:rsidRPr="003A24C1" w:rsidRDefault="00ED4B8C" w:rsidP="003A24C1">
      <w:pPr>
        <w:pStyle w:val="SubSection"/>
        <w:pageBreakBefore/>
        <w:spacing w:before="0"/>
      </w:pPr>
      <w:bookmarkStart w:id="114" w:name="rh_6718379"/>
      <w:bookmarkStart w:id="115" w:name="_Toc68073358"/>
      <w:r w:rsidRPr="003A24C1">
        <w:lastRenderedPageBreak/>
        <w:t xml:space="preserve">High Voltage </w:t>
      </w:r>
      <w:r w:rsidR="00D86A2C" w:rsidRPr="003A24C1">
        <w:t>INOP</w:t>
      </w:r>
      <w:r w:rsidRPr="003A24C1">
        <w:t xml:space="preserve"> Trip Calibration</w:t>
      </w:r>
      <w:bookmarkEnd w:id="114"/>
      <w:bookmarkEnd w:id="115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high voltage cable from J7 </w:t>
      </w:r>
      <w:r w:rsidR="004D0A5D" w:rsidRPr="003A24C1">
        <w:t>i</w:t>
      </w:r>
      <w:r w:rsidRPr="003A24C1">
        <w:t>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</w:t>
      </w:r>
      <w:r w:rsidR="004D0A5D" w:rsidRPr="003A24C1">
        <w:t>M</w:t>
      </w:r>
      <w:r w:rsidRPr="003A24C1">
        <w:t>M to monitoring terminals red(+) and black(</w:t>
      </w:r>
      <w:r w:rsidR="004C4F43" w:rsidRPr="003A24C1">
        <w:noBreakHyphen/>
      </w:r>
      <w:r w:rsidRPr="003A24C1">
        <w:t xml:space="preserve">) on </w:t>
      </w:r>
      <w:r w:rsidR="004D0A5D" w:rsidRPr="003A24C1">
        <w:t>S</w:t>
      </w:r>
      <w:r w:rsidRPr="003A24C1">
        <w:t xml:space="preserve">pecial </w:t>
      </w:r>
      <w:r w:rsidR="004D0A5D" w:rsidRPr="003A24C1">
        <w:t>H</w:t>
      </w:r>
      <w:r w:rsidRPr="003A24C1">
        <w:t xml:space="preserve">igh </w:t>
      </w:r>
      <w:r w:rsidR="004D0A5D" w:rsidRPr="003A24C1">
        <w:t>V</w:t>
      </w:r>
      <w:r w:rsidRPr="003A24C1">
        <w:t xml:space="preserve">oltage </w:t>
      </w:r>
      <w:r w:rsidR="004D0A5D" w:rsidRPr="003A24C1">
        <w:t>T</w:t>
      </w:r>
      <w:r w:rsidRPr="003A24C1">
        <w:t xml:space="preserve">est </w:t>
      </w:r>
      <w:r w:rsidR="004D0A5D" w:rsidRPr="003A24C1">
        <w:t>B</w:t>
      </w:r>
      <w:r w:rsidRPr="003A24C1">
        <w:t>ox.</w:t>
      </w:r>
      <w:r w:rsidRPr="003A24C1">
        <w:tab/>
        <w:t>________</w:t>
      </w:r>
    </w:p>
    <w:p w:rsidR="000A2990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</w:t>
      </w:r>
      <w:r w:rsidR="004D0A5D" w:rsidRPr="003A24C1">
        <w:t>S</w:t>
      </w:r>
      <w:r w:rsidRPr="003A24C1">
        <w:t xml:space="preserve">pecial </w:t>
      </w:r>
      <w:r w:rsidR="004D0A5D" w:rsidRPr="003A24C1">
        <w:t>H</w:t>
      </w:r>
      <w:r w:rsidRPr="003A24C1">
        <w:t xml:space="preserve">igh </w:t>
      </w:r>
      <w:r w:rsidR="004D0A5D" w:rsidRPr="003A24C1">
        <w:t>V</w:t>
      </w:r>
      <w:r w:rsidRPr="003A24C1">
        <w:t xml:space="preserve">oltage </w:t>
      </w:r>
      <w:r w:rsidR="004D0A5D" w:rsidRPr="003A24C1">
        <w:t>T</w:t>
      </w:r>
      <w:r w:rsidRPr="003A24C1">
        <w:t xml:space="preserve">est </w:t>
      </w:r>
      <w:r w:rsidR="004D0A5D" w:rsidRPr="003A24C1">
        <w:t>B</w:t>
      </w:r>
      <w:r w:rsidRPr="003A24C1">
        <w:t>ox, to J7</w:t>
      </w:r>
      <w:r w:rsidR="000A2990" w:rsidRPr="003A24C1">
        <w:t>.</w:t>
      </w:r>
      <w:r w:rsidR="000A2990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high voltage cable (cable disconnected from J7) to test box.</w:t>
      </w:r>
      <w:r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4D0A5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high voltage as read on D</w:t>
      </w:r>
      <w:r w:rsidR="004D0A5D" w:rsidRPr="003A24C1">
        <w:t>M</w:t>
      </w:r>
      <w:r w:rsidRPr="003A24C1">
        <w:t>M in</w:t>
      </w:r>
      <w:r w:rsidR="00BD2EF5" w:rsidRPr="003A24C1">
        <w:t xml:space="preserve"> </w:t>
      </w:r>
      <w:r w:rsidR="00BD2EF5" w:rsidRPr="003A24C1">
        <w:fldChar w:fldCharType="begin"/>
      </w:r>
      <w:r w:rsidR="00BD2EF5" w:rsidRPr="003A24C1">
        <w:instrText xml:space="preserve"> REF _Ref534721890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9</w:t>
      </w:r>
      <w:r w:rsidR="00BD2EF5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87"/>
        <w:gridCol w:w="1189"/>
        <w:gridCol w:w="1520"/>
        <w:gridCol w:w="1170"/>
        <w:gridCol w:w="1621"/>
      </w:tblGrid>
      <w:tr w:rsidR="00ED4B8C" w:rsidRPr="003A24C1" w:rsidTr="00C16E2A">
        <w:trPr>
          <w:cantSplit/>
          <w:jc w:val="center"/>
        </w:trPr>
        <w:tc>
          <w:tcPr>
            <w:tcW w:w="6987" w:type="dxa"/>
            <w:gridSpan w:val="5"/>
            <w:tcBorders>
              <w:top w:val="nil"/>
              <w:left w:val="nil"/>
              <w:right w:val="nil"/>
            </w:tcBorders>
          </w:tcPr>
          <w:p w:rsidR="00ED4B8C" w:rsidRPr="003A24C1" w:rsidRDefault="00BD2EF5" w:rsidP="003A24C1">
            <w:pPr>
              <w:pStyle w:val="Table11CenterBold"/>
            </w:pPr>
            <w:bookmarkStart w:id="116" w:name="_Ref534721890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9</w:t>
            </w:r>
            <w:r w:rsidR="003A24C1" w:rsidRPr="003A24C1">
              <w:rPr>
                <w:noProof/>
              </w:rPr>
              <w:fldChar w:fldCharType="end"/>
            </w:r>
            <w:bookmarkEnd w:id="116"/>
          </w:p>
        </w:tc>
      </w:tr>
      <w:tr w:rsidR="00ED4B8C" w:rsidRPr="003A24C1" w:rsidTr="00C16E2A">
        <w:trPr>
          <w:cantSplit/>
          <w:jc w:val="center"/>
        </w:trPr>
        <w:tc>
          <w:tcPr>
            <w:tcW w:w="1487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Desired</w:t>
            </w:r>
            <w:r w:rsidR="00B175A3" w:rsidRPr="003A24C1">
              <w:t xml:space="preserve"> </w:t>
            </w:r>
            <w:r w:rsidRPr="003A24C1">
              <w:t>Vdc</w:t>
            </w:r>
          </w:p>
        </w:tc>
        <w:tc>
          <w:tcPr>
            <w:tcW w:w="1189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Min</w:t>
            </w:r>
            <w:r w:rsidR="00C66EDE" w:rsidRPr="003A24C1">
              <w:br/>
            </w:r>
            <w:r w:rsidRPr="003A24C1">
              <w:t>Vdc</w:t>
            </w:r>
          </w:p>
        </w:tc>
        <w:tc>
          <w:tcPr>
            <w:tcW w:w="1520" w:type="dxa"/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="00B175A3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170" w:type="dxa"/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B175A3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621" w:type="dxa"/>
          </w:tcPr>
          <w:p w:rsidR="00ED4B8C" w:rsidRPr="003A24C1" w:rsidRDefault="00C66EDE" w:rsidP="003A24C1">
            <w:pPr>
              <w:pStyle w:val="Table11CenterBold"/>
            </w:pPr>
            <w:r w:rsidRPr="003A24C1">
              <w:t>Max</w:t>
            </w:r>
            <w:r w:rsidRPr="003A24C1">
              <w:br/>
            </w:r>
            <w:r w:rsidR="00ED4B8C" w:rsidRPr="003A24C1">
              <w:t>Vdc</w:t>
            </w:r>
          </w:p>
        </w:tc>
      </w:tr>
      <w:tr w:rsidR="00481C8B" w:rsidRPr="003A24C1" w:rsidTr="00C16E2A">
        <w:trPr>
          <w:cantSplit/>
          <w:jc w:val="center"/>
        </w:trPr>
        <w:tc>
          <w:tcPr>
            <w:tcW w:w="1487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100.0</w:t>
            </w:r>
          </w:p>
        </w:tc>
        <w:tc>
          <w:tcPr>
            <w:tcW w:w="1189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99.0</w:t>
            </w:r>
          </w:p>
        </w:tc>
        <w:tc>
          <w:tcPr>
            <w:tcW w:w="1520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</w:p>
        </w:tc>
        <w:tc>
          <w:tcPr>
            <w:tcW w:w="1170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</w:p>
        </w:tc>
        <w:tc>
          <w:tcPr>
            <w:tcW w:w="1621" w:type="dxa"/>
            <w:vAlign w:val="center"/>
          </w:tcPr>
          <w:p w:rsidR="00481C8B" w:rsidRPr="003A24C1" w:rsidRDefault="00481C8B" w:rsidP="003A24C1">
            <w:pPr>
              <w:pStyle w:val="Table12Center"/>
              <w:spacing w:before="40" w:after="40"/>
            </w:pPr>
            <w:r w:rsidRPr="003A24C1">
              <w:t>101.0</w:t>
            </w:r>
          </w:p>
        </w:tc>
      </w:tr>
    </w:tbl>
    <w:p w:rsidR="00184F2A" w:rsidRPr="003A24C1" w:rsidRDefault="00184F2A" w:rsidP="003A24C1">
      <w:pPr>
        <w:pStyle w:val="ActionStep1PK"/>
      </w:pPr>
      <w:r w:rsidRPr="003A24C1">
        <w:t>Using R1</w:t>
      </w:r>
      <w:r w:rsidR="00166FC5" w:rsidRPr="003A24C1">
        <w:t xml:space="preserve"> </w:t>
      </w:r>
      <w:r w:rsidR="0016393C" w:rsidRPr="003A24C1">
        <w:t>on POWER SUPPLY CARD in slot PS 24</w:t>
      </w:r>
      <w:r w:rsidRPr="003A24C1">
        <w:t xml:space="preserve">, </w:t>
      </w:r>
      <w:r w:rsidRPr="003A24C1">
        <w:rPr>
          <w:rStyle w:val="Bold"/>
        </w:rPr>
        <w:t>ADJUST</w:t>
      </w:r>
      <w:r w:rsidRPr="003A24C1">
        <w:t xml:space="preserve"> high voltage until </w:t>
      </w:r>
      <w:r w:rsidR="0065328E" w:rsidRPr="003A24C1">
        <w:t>INOP indicating light on IRM drawer just ILLUMINATES</w:t>
      </w:r>
      <w:r w:rsidR="008E19CC" w:rsidRPr="003A24C1">
        <w:t>.</w:t>
      </w:r>
      <w:r w:rsidRPr="003A24C1">
        <w:tab/>
        <w:t>________</w:t>
      </w:r>
    </w:p>
    <w:p w:rsidR="00FD3F33" w:rsidRPr="003A24C1" w:rsidRDefault="00184F2A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D86A2C" w:rsidRPr="003A24C1">
        <w:t>INOP</w:t>
      </w:r>
      <w:r w:rsidR="001B0231" w:rsidRPr="003A24C1">
        <w:t xml:space="preserve"> indicating light on</w:t>
      </w:r>
      <w:r w:rsidR="004D0A5D" w:rsidRPr="003A24C1">
        <w:t xml:space="preserve"> </w:t>
      </w:r>
      <w:r w:rsidR="00ED4B8C" w:rsidRPr="003A24C1">
        <w:t xml:space="preserve">IRM drawer </w:t>
      </w:r>
      <w:r w:rsidR="00410155" w:rsidRPr="003A24C1">
        <w:t>is ILLUMINATED.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4D0A5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high voltage trip point as read on D</w:t>
      </w:r>
      <w:r w:rsidR="004D0A5D" w:rsidRPr="003A24C1">
        <w:t>M</w:t>
      </w:r>
      <w:r w:rsidRPr="003A24C1">
        <w:t xml:space="preserve">M in </w:t>
      </w:r>
      <w:r w:rsidR="00BD2EF5" w:rsidRPr="003A24C1">
        <w:fldChar w:fldCharType="begin"/>
      </w:r>
      <w:r w:rsidR="00BD2EF5" w:rsidRPr="003A24C1">
        <w:instrText xml:space="preserve"> REF _Ref534721922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10</w:t>
      </w:r>
      <w:r w:rsidR="00BD2EF5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03"/>
        <w:gridCol w:w="1170"/>
        <w:gridCol w:w="1437"/>
        <w:gridCol w:w="1437"/>
        <w:gridCol w:w="1442"/>
      </w:tblGrid>
      <w:tr w:rsidR="00ED4B8C" w:rsidRPr="003A24C1" w:rsidTr="00C16E2A">
        <w:trPr>
          <w:cantSplit/>
          <w:jc w:val="center"/>
        </w:trPr>
        <w:tc>
          <w:tcPr>
            <w:tcW w:w="6989" w:type="dxa"/>
            <w:gridSpan w:val="5"/>
            <w:tcBorders>
              <w:top w:val="nil"/>
              <w:left w:val="nil"/>
              <w:right w:val="nil"/>
            </w:tcBorders>
          </w:tcPr>
          <w:p w:rsidR="00ED4B8C" w:rsidRPr="003A24C1" w:rsidRDefault="00BD2EF5" w:rsidP="003A24C1">
            <w:pPr>
              <w:pStyle w:val="Table12CenterBold"/>
            </w:pPr>
            <w:bookmarkStart w:id="117" w:name="_Ref534721922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10</w:t>
            </w:r>
            <w:r w:rsidR="003A24C1" w:rsidRPr="003A24C1">
              <w:rPr>
                <w:noProof/>
              </w:rPr>
              <w:fldChar w:fldCharType="end"/>
            </w:r>
            <w:bookmarkEnd w:id="117"/>
          </w:p>
        </w:tc>
      </w:tr>
      <w:tr w:rsidR="00ED4B8C" w:rsidRPr="003A24C1" w:rsidTr="00C16E2A">
        <w:trPr>
          <w:cantSplit/>
          <w:jc w:val="center"/>
        </w:trPr>
        <w:tc>
          <w:tcPr>
            <w:tcW w:w="1503" w:type="dxa"/>
          </w:tcPr>
          <w:p w:rsidR="00ED4B8C" w:rsidRPr="003A24C1" w:rsidRDefault="00ED4B8C" w:rsidP="003A24C1">
            <w:pPr>
              <w:pStyle w:val="Table12CenterBold"/>
            </w:pPr>
            <w:r w:rsidRPr="003A24C1">
              <w:t>Desired</w:t>
            </w:r>
            <w:r w:rsidR="00B175A3" w:rsidRPr="003A24C1">
              <w:t xml:space="preserve"> </w:t>
            </w:r>
            <w:r w:rsidRPr="003A24C1">
              <w:t>Vdc</w:t>
            </w:r>
          </w:p>
        </w:tc>
        <w:tc>
          <w:tcPr>
            <w:tcW w:w="1170" w:type="dxa"/>
          </w:tcPr>
          <w:p w:rsidR="00ED4B8C" w:rsidRPr="003A24C1" w:rsidRDefault="00ED4B8C" w:rsidP="003A24C1">
            <w:pPr>
              <w:pStyle w:val="Table12CenterBold"/>
            </w:pPr>
            <w:r w:rsidRPr="003A24C1">
              <w:t>Min</w:t>
            </w:r>
            <w:r w:rsidR="00C66EDE" w:rsidRPr="003A24C1">
              <w:br/>
            </w:r>
            <w:r w:rsidRPr="003A24C1">
              <w:t>Vdc</w:t>
            </w:r>
          </w:p>
        </w:tc>
        <w:tc>
          <w:tcPr>
            <w:tcW w:w="1437" w:type="dxa"/>
          </w:tcPr>
          <w:p w:rsidR="00ED4B8C" w:rsidRPr="003A24C1" w:rsidRDefault="00EA6585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found</w:t>
            </w:r>
            <w:r w:rsidR="00B175A3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437" w:type="dxa"/>
          </w:tcPr>
          <w:p w:rsidR="00ED4B8C" w:rsidRPr="003A24C1" w:rsidRDefault="00EA6585" w:rsidP="003A24C1">
            <w:pPr>
              <w:pStyle w:val="Table12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</w:t>
            </w:r>
            <w:r w:rsidRPr="003A24C1">
              <w:t>eft</w:t>
            </w:r>
            <w:r w:rsidR="00C66EDE" w:rsidRPr="003A24C1">
              <w:br/>
            </w:r>
            <w:r w:rsidR="00ED4B8C" w:rsidRPr="003A24C1">
              <w:t>Vdc</w:t>
            </w:r>
          </w:p>
        </w:tc>
        <w:tc>
          <w:tcPr>
            <w:tcW w:w="1442" w:type="dxa"/>
          </w:tcPr>
          <w:p w:rsidR="00ED4B8C" w:rsidRPr="003A24C1" w:rsidRDefault="00ED4B8C" w:rsidP="003A24C1">
            <w:pPr>
              <w:pStyle w:val="Table12CenterBold"/>
            </w:pPr>
            <w:r w:rsidRPr="003A24C1">
              <w:t>Max</w:t>
            </w:r>
            <w:r w:rsidR="00C66EDE" w:rsidRPr="003A24C1">
              <w:br/>
            </w:r>
            <w:r w:rsidRPr="003A24C1">
              <w:t>Vdc</w:t>
            </w:r>
          </w:p>
        </w:tc>
      </w:tr>
      <w:tr w:rsidR="00A1498F" w:rsidRPr="003A24C1" w:rsidTr="00C16E2A">
        <w:trPr>
          <w:cantSplit/>
          <w:jc w:val="center"/>
        </w:trPr>
        <w:tc>
          <w:tcPr>
            <w:tcW w:w="1503" w:type="dxa"/>
            <w:vAlign w:val="center"/>
          </w:tcPr>
          <w:p w:rsidR="00A1498F" w:rsidRPr="003A24C1" w:rsidRDefault="00A1498F" w:rsidP="003A24C1">
            <w:pPr>
              <w:pStyle w:val="Table12Center"/>
              <w:spacing w:before="40" w:after="40"/>
            </w:pPr>
            <w:r w:rsidRPr="003A24C1">
              <w:t>90.0</w:t>
            </w:r>
          </w:p>
        </w:tc>
        <w:tc>
          <w:tcPr>
            <w:tcW w:w="1170" w:type="dxa"/>
            <w:vAlign w:val="center"/>
          </w:tcPr>
          <w:p w:rsidR="00A1498F" w:rsidRPr="003A24C1" w:rsidRDefault="00A1498F" w:rsidP="003A24C1">
            <w:pPr>
              <w:pStyle w:val="Table12Center"/>
              <w:spacing w:before="40" w:after="40"/>
            </w:pPr>
            <w:r w:rsidRPr="003A24C1">
              <w:t>88.0</w:t>
            </w:r>
          </w:p>
        </w:tc>
        <w:tc>
          <w:tcPr>
            <w:tcW w:w="1437" w:type="dxa"/>
            <w:vAlign w:val="center"/>
          </w:tcPr>
          <w:p w:rsidR="00A1498F" w:rsidRPr="003A24C1" w:rsidRDefault="00A1498F" w:rsidP="003A24C1">
            <w:pPr>
              <w:pStyle w:val="Table12Center"/>
              <w:spacing w:before="40" w:after="40"/>
            </w:pPr>
          </w:p>
        </w:tc>
        <w:tc>
          <w:tcPr>
            <w:tcW w:w="1437" w:type="dxa"/>
            <w:vAlign w:val="center"/>
          </w:tcPr>
          <w:p w:rsidR="00A1498F" w:rsidRPr="003A24C1" w:rsidRDefault="00A1498F" w:rsidP="003A24C1">
            <w:pPr>
              <w:pStyle w:val="Table12Center"/>
              <w:spacing w:before="40" w:after="40"/>
            </w:pPr>
          </w:p>
        </w:tc>
        <w:tc>
          <w:tcPr>
            <w:tcW w:w="1442" w:type="dxa"/>
            <w:vAlign w:val="center"/>
          </w:tcPr>
          <w:p w:rsidR="00A1498F" w:rsidRPr="003A24C1" w:rsidRDefault="00A1498F" w:rsidP="003A24C1">
            <w:pPr>
              <w:pStyle w:val="Table12Center"/>
              <w:spacing w:before="40" w:after="40"/>
            </w:pPr>
            <w:r w:rsidRPr="003A24C1">
              <w:t>92.0</w:t>
            </w:r>
          </w:p>
        </w:tc>
      </w:tr>
    </w:tbl>
    <w:p w:rsidR="008A30A6" w:rsidRPr="003A24C1" w:rsidRDefault="008A30A6" w:rsidP="003A24C1">
      <w:pPr>
        <w:pStyle w:val="ActionStep1PK"/>
      </w:pPr>
      <w:r w:rsidRPr="003A24C1">
        <w:rPr>
          <w:rStyle w:val="Bold"/>
        </w:rPr>
        <w:t>CHECK</w:t>
      </w:r>
      <w:r w:rsidRPr="003A24C1">
        <w:t xml:space="preserve"> As</w:t>
      </w:r>
      <w:r w:rsidR="004C4F43" w:rsidRPr="003A24C1">
        <w:noBreakHyphen/>
      </w:r>
      <w:r w:rsidR="00AE34C1" w:rsidRPr="003A24C1">
        <w:t>found</w:t>
      </w:r>
      <w:r w:rsidRPr="003A24C1">
        <w:t xml:space="preserve"> high voltage trip point voltage is 90.0</w:t>
      </w:r>
      <w:r w:rsidR="00AE34C1" w:rsidRPr="003A24C1">
        <w:t> </w:t>
      </w:r>
      <w:r w:rsidRPr="003A24C1">
        <w:t>Vdc (88.0 to 92.0</w:t>
      </w:r>
      <w:r w:rsidR="00AE34C1" w:rsidRPr="003A24C1">
        <w:t> </w:t>
      </w:r>
      <w:r w:rsidRPr="003A24C1">
        <w:t>Vdc).</w:t>
      </w:r>
      <w:r w:rsidRPr="003A24C1">
        <w:tab/>
        <w:t>_____</w:t>
      </w:r>
      <w:r w:rsidRPr="003A24C1">
        <w:rPr>
          <w:rStyle w:val="ACSignOff"/>
        </w:rPr>
        <w:t>(AC)</w:t>
      </w:r>
    </w:p>
    <w:p w:rsidR="00CA04B8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4D0A5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D86A2C" w:rsidRPr="003A24C1">
        <w:t>INOP</w:t>
      </w:r>
      <w:r w:rsidRPr="003A24C1">
        <w:t xml:space="preserve"> trip voltage is </w:t>
      </w:r>
      <w:r w:rsidR="008A30A6" w:rsidRPr="003A24C1">
        <w:t>90.0</w:t>
      </w:r>
      <w:r w:rsidR="00AE34C1" w:rsidRPr="003A24C1">
        <w:t> </w:t>
      </w:r>
      <w:r w:rsidR="008A30A6" w:rsidRPr="003A24C1">
        <w:t>Vdc</w:t>
      </w:r>
      <w:r w:rsidRPr="003A24C1">
        <w:t xml:space="preserve"> </w:t>
      </w:r>
      <w:r w:rsidR="008A30A6" w:rsidRPr="003A24C1">
        <w:t>(</w:t>
      </w:r>
      <w:r w:rsidR="00A1498F" w:rsidRPr="003A24C1">
        <w:t xml:space="preserve">88.0 </w:t>
      </w:r>
      <w:r w:rsidR="008E19CC" w:rsidRPr="003A24C1">
        <w:t>to</w:t>
      </w:r>
      <w:r w:rsidR="00A1498F" w:rsidRPr="003A24C1">
        <w:t xml:space="preserve"> 92.0</w:t>
      </w:r>
      <w:r w:rsidR="008A30A6" w:rsidRPr="003A24C1">
        <w:t> </w:t>
      </w:r>
      <w:r w:rsidR="00A1498F" w:rsidRPr="003A24C1">
        <w:t>Vdc</w:t>
      </w:r>
      <w:r w:rsidR="008A30A6" w:rsidRPr="003A24C1">
        <w:t>)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CA04B8" w:rsidRPr="003A24C1">
        <w:rPr>
          <w:rStyle w:val="Bold"/>
        </w:rPr>
        <w:t>PERFORM</w:t>
      </w:r>
      <w:r w:rsidR="004A032D" w:rsidRPr="003A24C1">
        <w:t xml:space="preserve"> the following,</w:t>
      </w:r>
      <w:r w:rsidR="00CA04B8" w:rsidRPr="003A24C1">
        <w:t xml:space="preserve"> </w:t>
      </w:r>
      <w:r w:rsidR="004A032D" w:rsidRPr="003A24C1">
        <w:t>o</w:t>
      </w:r>
      <w:r w:rsidR="00CA04B8" w:rsidRPr="003A24C1">
        <w:t xml:space="preserve">therwise, </w:t>
      </w:r>
      <w:r w:rsidR="00CA04B8" w:rsidRPr="003A24C1">
        <w:rPr>
          <w:rStyle w:val="Bold"/>
        </w:rPr>
        <w:t>MARK</w:t>
      </w:r>
      <w:r w:rsidR="00CA04B8" w:rsidRPr="003A24C1">
        <w:t xml:space="preserve"> </w:t>
      </w:r>
      <w:r w:rsidR="00D43EBD" w:rsidRPr="003A24C1">
        <w:t>s</w:t>
      </w:r>
      <w:r w:rsidR="00BD7D3F" w:rsidRPr="003A24C1">
        <w:t xml:space="preserve">teps </w:t>
      </w:r>
      <w:r w:rsidR="00CA04B8" w:rsidRPr="003A24C1">
        <w:t>N/A</w:t>
      </w:r>
      <w:r w:rsidR="00D43EBD" w:rsidRPr="003A24C1">
        <w:t>:</w:t>
      </w:r>
    </w:p>
    <w:p w:rsidR="00CA04B8" w:rsidRPr="003A24C1" w:rsidRDefault="00ED4B8C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4D0A5D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voltage in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BD2EF5" w:rsidRPr="003A24C1">
        <w:fldChar w:fldCharType="begin"/>
      </w:r>
      <w:r w:rsidR="00BD2EF5" w:rsidRPr="003A24C1">
        <w:instrText xml:space="preserve"> REF _Ref534721922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10</w:t>
      </w:r>
      <w:r w:rsidR="00BD2EF5" w:rsidRPr="003A24C1">
        <w:fldChar w:fldCharType="end"/>
      </w:r>
      <w:r w:rsidR="00CA04B8" w:rsidRPr="003A24C1">
        <w:t>.</w:t>
      </w:r>
      <w:r w:rsidR="00CA04B8" w:rsidRPr="003A24C1">
        <w:tab/>
        <w:t>________</w:t>
      </w:r>
    </w:p>
    <w:p w:rsidR="00CA04B8" w:rsidRPr="003A24C1" w:rsidRDefault="00BD7D3F" w:rsidP="003A24C1">
      <w:pPr>
        <w:pStyle w:val="ActionStep2PK"/>
      </w:pPr>
      <w:r w:rsidRPr="003A24C1">
        <w:rPr>
          <w:rStyle w:val="Bold"/>
        </w:rPr>
        <w:t>MARK</w:t>
      </w:r>
      <w:r w:rsidR="005750BF" w:rsidRPr="003A24C1">
        <w:rPr>
          <w:rStyle w:val="Bold"/>
        </w:rPr>
        <w:t> </w:t>
      </w:r>
      <w:r w:rsidR="00ED4B8C" w:rsidRPr="003A24C1">
        <w:t>Steps </w:t>
      </w:r>
      <w:r w:rsidR="00A26430" w:rsidRPr="003A24C1">
        <w:fldChar w:fldCharType="begin"/>
      </w:r>
      <w:r w:rsidR="00A26430" w:rsidRPr="003A24C1">
        <w:instrText xml:space="preserve"> REF _Ref124739410 \w \h \*MERGEFORMAT </w:instrText>
      </w:r>
      <w:r w:rsidR="00A26430" w:rsidRPr="003A24C1">
        <w:fldChar w:fldCharType="separate"/>
      </w:r>
      <w:r w:rsidR="003A24C1">
        <w:t>6.10[11]</w:t>
      </w:r>
      <w:r w:rsidR="00A26430" w:rsidRPr="003A24C1">
        <w:fldChar w:fldCharType="end"/>
      </w:r>
      <w:r w:rsidR="00ED4B8C" w:rsidRPr="003A24C1">
        <w:t xml:space="preserve"> through </w:t>
      </w:r>
      <w:r w:rsidR="00A26430" w:rsidRPr="003A24C1">
        <w:fldChar w:fldCharType="begin"/>
      </w:r>
      <w:r w:rsidR="00A26430" w:rsidRPr="003A24C1">
        <w:instrText xml:space="preserve"> REF _Ref124739401 \w \h \*MERGEFORMAT </w:instrText>
      </w:r>
      <w:r w:rsidR="00A26430" w:rsidRPr="003A24C1">
        <w:fldChar w:fldCharType="separate"/>
      </w:r>
      <w:r w:rsidR="003A24C1">
        <w:t>6.10[17]</w:t>
      </w:r>
      <w:r w:rsidR="00A26430" w:rsidRPr="003A24C1">
        <w:fldChar w:fldCharType="end"/>
      </w:r>
      <w:r w:rsidRPr="003A24C1">
        <w:t xml:space="preserve"> N/A</w:t>
      </w:r>
      <w:r w:rsidR="00CA04B8" w:rsidRPr="003A24C1">
        <w:t>.</w:t>
      </w:r>
      <w:r w:rsidRPr="003A24C1">
        <w:tab/>
        <w:t>________</w:t>
      </w:r>
    </w:p>
    <w:p w:rsidR="00FD3F33" w:rsidRPr="003A24C1" w:rsidRDefault="001A13B1" w:rsidP="003A24C1">
      <w:pPr>
        <w:pStyle w:val="ActionStep1PK"/>
      </w:pPr>
      <w:r w:rsidRPr="003A24C1">
        <w:t xml:space="preserve">Using </w:t>
      </w:r>
      <w:r w:rsidR="00085E42" w:rsidRPr="003A24C1">
        <w:t xml:space="preserve">R1 </w:t>
      </w:r>
      <w:bookmarkStart w:id="118" w:name="_Ref124739410"/>
      <w:r w:rsidR="008A30A6" w:rsidRPr="003A24C1">
        <w:t>on POWER SUPPLY CARD in slot PS</w:t>
      </w:r>
      <w:r w:rsidR="00946CA1" w:rsidRPr="003A24C1">
        <w:t> </w:t>
      </w:r>
      <w:r w:rsidR="008A30A6" w:rsidRPr="003A24C1">
        <w:t>24</w:t>
      </w:r>
      <w:r w:rsidR="00085E42" w:rsidRPr="003A24C1">
        <w:t xml:space="preserve">, </w:t>
      </w:r>
      <w:r w:rsidR="00ED4B8C" w:rsidRPr="003A24C1">
        <w:rPr>
          <w:rStyle w:val="Bold"/>
        </w:rPr>
        <w:t>ADJUST</w:t>
      </w:r>
      <w:r w:rsidR="00ED4B8C" w:rsidRPr="003A24C1">
        <w:t xml:space="preserve"> to obtain</w:t>
      </w:r>
      <w:r w:rsidR="00796D87" w:rsidRPr="003A24C1">
        <w:t xml:space="preserve"> </w:t>
      </w:r>
      <w:r w:rsidR="007A37F1" w:rsidRPr="003A24C1">
        <w:t>90</w:t>
      </w:r>
      <w:r w:rsidR="008E19CC" w:rsidRPr="003A24C1">
        <w:t>.0</w:t>
      </w:r>
      <w:r w:rsidR="007A37F1" w:rsidRPr="003A24C1">
        <w:t> Vdc</w:t>
      </w:r>
      <w:r w:rsidR="00ED4B8C" w:rsidRPr="003A24C1">
        <w:t xml:space="preserve"> </w:t>
      </w:r>
      <w:r w:rsidR="00FD0205" w:rsidRPr="003A24C1">
        <w:t xml:space="preserve">(88.0 to 92.0 Vdc) </w:t>
      </w:r>
      <w:r w:rsidR="00ED4B8C" w:rsidRPr="003A24C1">
        <w:t>on D</w:t>
      </w:r>
      <w:r w:rsidR="004D0A5D" w:rsidRPr="003A24C1">
        <w:t>M</w:t>
      </w:r>
      <w:r w:rsidR="00ED4B8C" w:rsidRPr="003A24C1">
        <w:t>M.</w:t>
      </w:r>
      <w:bookmarkEnd w:id="118"/>
      <w:r w:rsidR="00C66EDE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19" w:name="_Ref406146399"/>
      <w:r w:rsidRPr="003A24C1">
        <w:rPr>
          <w:rStyle w:val="Bold"/>
        </w:rPr>
        <w:t>IF</w:t>
      </w:r>
      <w:r w:rsidRPr="003A24C1">
        <w:t xml:space="preserve"> </w:t>
      </w:r>
      <w:r w:rsidR="00D86A2C" w:rsidRPr="003A24C1">
        <w:t>INOP</w:t>
      </w:r>
      <w:r w:rsidR="00DE1733" w:rsidRPr="003A24C1">
        <w:t xml:space="preserve"> light on</w:t>
      </w:r>
      <w:r w:rsidR="00875F58" w:rsidRPr="003A24C1">
        <w:t xml:space="preserve"> </w:t>
      </w:r>
      <w:r w:rsidR="00DE1733" w:rsidRPr="003A24C1">
        <w:t xml:space="preserve">IRM drawer remains </w:t>
      </w:r>
      <w:r w:rsidR="00410155" w:rsidRPr="003A24C1">
        <w:t>ILLUMINATED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R1 until </w:t>
      </w:r>
      <w:r w:rsidR="00D86A2C" w:rsidRPr="003A24C1">
        <w:t>INOP</w:t>
      </w:r>
      <w:r w:rsidRPr="003A24C1">
        <w:t xml:space="preserve"> indicating light on IRM drawer </w:t>
      </w:r>
      <w:r w:rsidR="00CA0B3C" w:rsidRPr="003A24C1">
        <w:t>EXTINGUISHES</w:t>
      </w:r>
      <w:r w:rsidRPr="003A24C1">
        <w:t xml:space="preserve">. </w:t>
      </w:r>
      <w:r w:rsidR="005257C7" w:rsidRPr="003A24C1">
        <w:t xml:space="preserve"> </w:t>
      </w:r>
      <w:r w:rsidRPr="003A24C1">
        <w:t xml:space="preserve">Otherwise, </w:t>
      </w:r>
      <w:r w:rsidR="00AF70BE" w:rsidRPr="003A24C1">
        <w:rPr>
          <w:rStyle w:val="Bold"/>
        </w:rPr>
        <w:t xml:space="preserve">MARK </w:t>
      </w:r>
      <w:r w:rsidR="00AF70BE" w:rsidRPr="003A24C1">
        <w:t>N/A</w:t>
      </w:r>
      <w:r w:rsidR="005257C7" w:rsidRPr="003A24C1">
        <w:t>.</w:t>
      </w:r>
      <w:r w:rsidR="00C66EDE" w:rsidRPr="003A24C1">
        <w:tab/>
        <w:t>________</w:t>
      </w:r>
      <w:bookmarkEnd w:id="119"/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R1 until </w:t>
      </w:r>
      <w:r w:rsidR="00D86A2C" w:rsidRPr="003A24C1">
        <w:t>INOP</w:t>
      </w:r>
      <w:r w:rsidR="001B0231" w:rsidRPr="003A24C1">
        <w:t xml:space="preserve"> indicating light on</w:t>
      </w:r>
      <w:r w:rsidR="00875F58" w:rsidRPr="003A24C1">
        <w:t xml:space="preserve"> </w:t>
      </w:r>
      <w:r w:rsidRPr="003A24C1">
        <w:t xml:space="preserve">IRM drawer </w:t>
      </w:r>
      <w:r w:rsidR="00114BDF" w:rsidRPr="003A24C1">
        <w:t>is ILLUMINATED</w:t>
      </w:r>
      <w:r w:rsidRPr="003A24C1">
        <w:t>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="001B0231" w:rsidRPr="003A24C1">
        <w:t xml:space="preserve"> </w:t>
      </w:r>
      <w:r w:rsidR="008A30A6" w:rsidRPr="003A24C1">
        <w:t>R1 on POWER SUPPLY CARD in slot PS</w:t>
      </w:r>
      <w:r w:rsidR="00946CA1" w:rsidRPr="003A24C1">
        <w:t> </w:t>
      </w:r>
      <w:r w:rsidR="008A30A6" w:rsidRPr="003A24C1">
        <w:t xml:space="preserve">24 </w:t>
      </w:r>
      <w:r w:rsidR="001B0231" w:rsidRPr="003A24C1">
        <w:t>until</w:t>
      </w:r>
      <w:r w:rsidR="00875F58" w:rsidRPr="003A24C1">
        <w:t xml:space="preserve"> IRM </w:t>
      </w:r>
      <w:r w:rsidR="00D86A2C" w:rsidRPr="003A24C1">
        <w:t>INOP</w:t>
      </w:r>
      <w:r w:rsidRPr="003A24C1">
        <w:t xml:space="preserve"> indicating light </w:t>
      </w:r>
      <w:r w:rsidR="00410155" w:rsidRPr="003A24C1">
        <w:t>is EXTINGUISHED</w:t>
      </w:r>
      <w:r w:rsidRPr="003A24C1">
        <w:t>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20" w:name="_Ref124739444"/>
      <w:r w:rsidRPr="003A24C1">
        <w:rPr>
          <w:rStyle w:val="Bold"/>
        </w:rPr>
        <w:t>ADJUST</w:t>
      </w:r>
      <w:r w:rsidR="001B0231" w:rsidRPr="003A24C1">
        <w:t xml:space="preserve"> </w:t>
      </w:r>
      <w:r w:rsidR="008A30A6" w:rsidRPr="003A24C1">
        <w:t>R1 on POWER SUPPLY CARD in slot PS</w:t>
      </w:r>
      <w:r w:rsidR="00946CA1" w:rsidRPr="003A24C1">
        <w:t> </w:t>
      </w:r>
      <w:r w:rsidR="008A30A6" w:rsidRPr="003A24C1">
        <w:t xml:space="preserve">24 </w:t>
      </w:r>
      <w:r w:rsidR="001B0231" w:rsidRPr="003A24C1">
        <w:t>until</w:t>
      </w:r>
      <w:r w:rsidR="00875F58" w:rsidRPr="003A24C1">
        <w:t xml:space="preserve"> IRM </w:t>
      </w:r>
      <w:r w:rsidR="00D86A2C" w:rsidRPr="003A24C1">
        <w:t>INOP</w:t>
      </w:r>
      <w:r w:rsidRPr="003A24C1">
        <w:t xml:space="preserve"> indicating light </w:t>
      </w:r>
      <w:bookmarkEnd w:id="120"/>
      <w:r w:rsidR="00410155" w:rsidRPr="003A24C1">
        <w:t>is ILLUMINATED.</w:t>
      </w:r>
      <w:r w:rsidR="000D03AE" w:rsidRPr="003A24C1">
        <w:tab/>
        <w:t>________</w:t>
      </w:r>
    </w:p>
    <w:p w:rsidR="00614FB6" w:rsidRPr="003A24C1" w:rsidRDefault="008A30A6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IRM INOP trip is </w:t>
      </w:r>
      <w:r w:rsidRPr="003A24C1">
        <w:rPr>
          <w:rStyle w:val="Bold"/>
        </w:rPr>
        <w:t>NOT</w:t>
      </w:r>
      <w:r w:rsidRPr="003A24C1">
        <w:t xml:space="preserve"> 90.0</w:t>
      </w:r>
      <w:r w:rsidR="00946CA1" w:rsidRPr="003A24C1">
        <w:t> </w:t>
      </w:r>
      <w:r w:rsidRPr="003A24C1">
        <w:t>Vdc (88.0 to 92.0</w:t>
      </w:r>
      <w:r w:rsidR="00946CA1" w:rsidRPr="003A24C1">
        <w:t> </w:t>
      </w:r>
      <w:r w:rsidRPr="003A24C1">
        <w:t xml:space="preserve">Vdc), </w:t>
      </w:r>
      <w:r w:rsidRPr="003A24C1">
        <w:rPr>
          <w:rStyle w:val="Bold"/>
        </w:rPr>
        <w:t>THEN</w:t>
      </w:r>
      <w:r w:rsidRPr="003A24C1">
        <w:br/>
      </w:r>
      <w:r w:rsidRPr="003A24C1">
        <w:rPr>
          <w:rStyle w:val="Bold"/>
        </w:rPr>
        <w:br/>
      </w:r>
      <w:r w:rsidR="00614FB6" w:rsidRPr="003A24C1">
        <w:rPr>
          <w:rStyle w:val="Bold"/>
        </w:rPr>
        <w:t>REPEAT</w:t>
      </w:r>
      <w:r w:rsidR="00614FB6" w:rsidRPr="003A24C1">
        <w:t xml:space="preserve"> Steps </w:t>
      </w:r>
      <w:r w:rsidR="00562628" w:rsidRPr="003A24C1">
        <w:fldChar w:fldCharType="begin"/>
      </w:r>
      <w:r w:rsidR="00562628" w:rsidRPr="003A24C1">
        <w:instrText xml:space="preserve"> REF _Ref406146399 \w \h \*MERGEFORMAT </w:instrText>
      </w:r>
      <w:r w:rsidR="00562628" w:rsidRPr="003A24C1">
        <w:fldChar w:fldCharType="separate"/>
      </w:r>
      <w:r w:rsidR="003A24C1">
        <w:t>6.10[12]</w:t>
      </w:r>
      <w:r w:rsidR="00562628" w:rsidRPr="003A24C1">
        <w:fldChar w:fldCharType="end"/>
      </w:r>
      <w:r w:rsidR="00614FB6" w:rsidRPr="003A24C1">
        <w:t xml:space="preserve"> through </w:t>
      </w:r>
      <w:r w:rsidR="00614FB6" w:rsidRPr="003A24C1">
        <w:fldChar w:fldCharType="begin"/>
      </w:r>
      <w:r w:rsidR="00614FB6" w:rsidRPr="003A24C1">
        <w:instrText xml:space="preserve"> REF _Ref124739444 \w \h \*MERGEFORMAT </w:instrText>
      </w:r>
      <w:r w:rsidR="00614FB6" w:rsidRPr="003A24C1">
        <w:fldChar w:fldCharType="separate"/>
      </w:r>
      <w:r w:rsidR="003A24C1">
        <w:t>6.10[15]</w:t>
      </w:r>
      <w:r w:rsidR="00614FB6" w:rsidRPr="003A24C1">
        <w:fldChar w:fldCharType="end"/>
      </w:r>
      <w:r w:rsidR="00614FB6" w:rsidRPr="003A24C1">
        <w:t xml:space="preserve"> until</w:t>
      </w:r>
      <w:r w:rsidR="00234D9C" w:rsidRPr="003A24C1">
        <w:t xml:space="preserve"> IRM</w:t>
      </w:r>
      <w:r w:rsidR="00D43EBD" w:rsidRPr="003A24C1">
        <w:t xml:space="preserve"> INOP </w:t>
      </w:r>
      <w:r w:rsidR="008E19CC" w:rsidRPr="003A24C1">
        <w:t xml:space="preserve">trip </w:t>
      </w:r>
      <w:r w:rsidR="00D43EBD" w:rsidRPr="003A24C1">
        <w:t>is within 88.0 to 92.0 Vdc</w:t>
      </w:r>
      <w:r w:rsidR="00614FB6" w:rsidRPr="003A24C1">
        <w:t xml:space="preserve">. </w:t>
      </w:r>
      <w:r w:rsidR="005257C7" w:rsidRPr="003A24C1">
        <w:t xml:space="preserve"> </w:t>
      </w:r>
      <w:r w:rsidR="00614FB6" w:rsidRPr="003A24C1">
        <w:t xml:space="preserve">Otherwise, </w:t>
      </w:r>
      <w:r w:rsidR="00614FB6" w:rsidRPr="003A24C1">
        <w:rPr>
          <w:rStyle w:val="Bold"/>
        </w:rPr>
        <w:t>MARK</w:t>
      </w:r>
      <w:r w:rsidR="00614FB6" w:rsidRPr="003A24C1">
        <w:t xml:space="preserve"> N/A</w:t>
      </w:r>
      <w:r w:rsidR="005257C7" w:rsidRPr="003A24C1">
        <w:t>.</w:t>
      </w:r>
      <w:r w:rsidR="00614FB6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21" w:name="_Ref124739401"/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D86A2C" w:rsidRPr="003A24C1">
        <w:t>INOP</w:t>
      </w:r>
      <w:r w:rsidRPr="003A24C1">
        <w:t xml:space="preserve"> trip voltage in </w:t>
      </w:r>
      <w:r w:rsidR="00BD2EF5" w:rsidRPr="003A24C1">
        <w:fldChar w:fldCharType="begin"/>
      </w:r>
      <w:r w:rsidR="00BD2EF5" w:rsidRPr="003A24C1">
        <w:instrText xml:space="preserve"> REF _Ref534721922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10</w:t>
      </w:r>
      <w:r w:rsidR="00BD2EF5" w:rsidRPr="003A24C1">
        <w:fldChar w:fldCharType="end"/>
      </w:r>
      <w:r w:rsidRPr="003A24C1">
        <w:t>.</w:t>
      </w:r>
      <w:r w:rsidRPr="003A24C1">
        <w:tab/>
        <w:t>________</w:t>
      </w:r>
      <w:bookmarkEnd w:id="121"/>
    </w:p>
    <w:p w:rsidR="00FD3F33" w:rsidRPr="003A24C1" w:rsidRDefault="001A13B1" w:rsidP="003A24C1">
      <w:pPr>
        <w:pStyle w:val="ActionStep1PK"/>
      </w:pPr>
      <w:r w:rsidRPr="003A24C1">
        <w:t xml:space="preserve">Using </w:t>
      </w:r>
      <w:r w:rsidR="00085E42" w:rsidRPr="003A24C1">
        <w:t xml:space="preserve">R1 on </w:t>
      </w:r>
      <w:r w:rsidR="008A30A6" w:rsidRPr="003A24C1">
        <w:t>POWER SUPPLY CARD PS</w:t>
      </w:r>
      <w:r w:rsidR="00946CA1" w:rsidRPr="003A24C1">
        <w:t> </w:t>
      </w:r>
      <w:r w:rsidR="008A30A6" w:rsidRPr="003A24C1">
        <w:t>24</w:t>
      </w:r>
      <w:r w:rsidR="00085E42" w:rsidRPr="003A24C1">
        <w:t xml:space="preserve">, </w:t>
      </w:r>
      <w:r w:rsidR="00ED4B8C" w:rsidRPr="003A24C1">
        <w:rPr>
          <w:rStyle w:val="Bold"/>
        </w:rPr>
        <w:t>ADJUST</w:t>
      </w:r>
      <w:r w:rsidR="00ED4B8C" w:rsidRPr="003A24C1">
        <w:t xml:space="preserve"> to obtain </w:t>
      </w:r>
      <w:r w:rsidR="007A37F1" w:rsidRPr="003A24C1">
        <w:t>100.0 Vdc</w:t>
      </w:r>
      <w:r w:rsidR="00ED4B8C" w:rsidRPr="003A24C1">
        <w:t xml:space="preserve"> </w:t>
      </w:r>
      <w:r w:rsidR="00FD0205" w:rsidRPr="003A24C1">
        <w:t xml:space="preserve">(99.0 to 101.0 Vdc) </w:t>
      </w:r>
      <w:r w:rsidR="00ED4B8C" w:rsidRPr="003A24C1">
        <w:t>reading on D</w:t>
      </w:r>
      <w:r w:rsidR="0026501D" w:rsidRPr="003A24C1">
        <w:t>M</w:t>
      </w:r>
      <w:r w:rsidR="00ED4B8C" w:rsidRPr="003A24C1">
        <w:t>M.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917627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left</w:t>
      </w:r>
      <w:r w:rsidRPr="003A24C1">
        <w:t xml:space="preserve"> high voltage reading in </w:t>
      </w:r>
      <w:r w:rsidR="00BD2EF5" w:rsidRPr="003A24C1">
        <w:fldChar w:fldCharType="begin"/>
      </w:r>
      <w:r w:rsidR="00BD2EF5" w:rsidRPr="003A24C1">
        <w:instrText xml:space="preserve"> REF _Ref534721890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9</w:t>
      </w:r>
      <w:r w:rsidR="00BD2EF5" w:rsidRPr="003A24C1">
        <w:fldChar w:fldCharType="end"/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HV</w:t>
      </w:r>
      <w:r w:rsidR="004C4F43" w:rsidRPr="003A24C1">
        <w:noBreakHyphen/>
      </w:r>
      <w:r w:rsidRPr="003A24C1">
        <w:t xml:space="preserve">1, Special High Voltage Test box, from J7 </w:t>
      </w:r>
      <w:r w:rsidR="00CB02AC" w:rsidRPr="003A24C1">
        <w:t>i</w:t>
      </w:r>
      <w:r w:rsidRPr="003A24C1">
        <w:t>n</w:t>
      </w:r>
      <w:r w:rsidR="00CB02AC" w:rsidRPr="003A24C1">
        <w:t xml:space="preserve"> </w:t>
      </w:r>
      <w:r w:rsidRPr="003A24C1">
        <w:t>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high voltage cable to J7</w:t>
      </w:r>
      <w:r w:rsidR="00CB02AC" w:rsidRPr="003A24C1">
        <w:t>.</w:t>
      </w:r>
      <w:r w:rsidRPr="003A24C1">
        <w:tab/>
        <w:t>________</w:t>
      </w:r>
    </w:p>
    <w:p w:rsidR="00FD3F33" w:rsidRPr="003A24C1" w:rsidRDefault="00EA6585" w:rsidP="003A24C1">
      <w:pPr>
        <w:pStyle w:val="SubSection"/>
      </w:pPr>
      <w:bookmarkStart w:id="122" w:name="rh_2108262"/>
      <w:bookmarkStart w:id="123" w:name="rh_0870797"/>
      <w:bookmarkStart w:id="124" w:name="rh_9165682"/>
      <w:bookmarkStart w:id="125" w:name="rh_2411110"/>
      <w:bookmarkStart w:id="126" w:name="_Toc68073359"/>
      <w:r w:rsidRPr="003A24C1">
        <w:lastRenderedPageBreak/>
        <w:t>As</w:t>
      </w:r>
      <w:r w:rsidR="004C4F43" w:rsidRPr="003A24C1">
        <w:noBreakHyphen/>
      </w:r>
      <w:r w:rsidRPr="003A24C1">
        <w:t>Left</w:t>
      </w:r>
      <w:r w:rsidR="00ED4B8C" w:rsidRPr="003A24C1">
        <w:t xml:space="preserve"> Trip Setpoints</w:t>
      </w:r>
      <w:bookmarkEnd w:id="122"/>
      <w:bookmarkEnd w:id="123"/>
      <w:bookmarkEnd w:id="124"/>
      <w:bookmarkEnd w:id="125"/>
      <w:bookmarkEnd w:id="126"/>
    </w:p>
    <w:p w:rsidR="0013137B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all </w:t>
      </w:r>
      <w:r w:rsidR="00CB02AC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trip setpoints in </w:t>
      </w:r>
      <w:r w:rsidR="00BD2EF5" w:rsidRPr="003A24C1">
        <w:fldChar w:fldCharType="begin"/>
      </w:r>
      <w:r w:rsidR="00BD2EF5" w:rsidRPr="003A24C1">
        <w:instrText xml:space="preserve"> REF _Ref534720348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BD2EF5" w:rsidRPr="003A24C1">
        <w:fldChar w:fldCharType="end"/>
      </w:r>
      <w:r w:rsidRPr="003A24C1">
        <w:t xml:space="preserve"> are within tolerance </w:t>
      </w:r>
      <w:r w:rsidR="00F03C94" w:rsidRPr="003A24C1">
        <w:rPr>
          <w:rStyle w:val="Bold"/>
        </w:rPr>
        <w:t>AND</w:t>
      </w:r>
      <w:r w:rsidR="00F03C94" w:rsidRPr="003A24C1">
        <w:t xml:space="preserve"> </w:t>
      </w:r>
      <w:r w:rsidR="00CA0B3C" w:rsidRPr="003A24C1">
        <w:t>NEITHER</w:t>
      </w:r>
      <w:r w:rsidRPr="003A24C1">
        <w:t xml:space="preserve"> </w:t>
      </w:r>
      <w:r w:rsidR="00CB02AC" w:rsidRPr="003A24C1">
        <w:t xml:space="preserve">VOLTAGE </w:t>
      </w:r>
      <w:r w:rsidRPr="003A24C1">
        <w:t>P</w:t>
      </w:r>
      <w:r w:rsidR="00CB02AC" w:rsidRPr="003A24C1">
        <w:t xml:space="preserve">REREGULATOR Module VR27 </w:t>
      </w:r>
      <w:r w:rsidRPr="003A24C1">
        <w:t>(</w:t>
      </w:r>
      <w:r w:rsidR="00BD2EF5" w:rsidRPr="003A24C1">
        <w:fldChar w:fldCharType="begin"/>
      </w:r>
      <w:r w:rsidR="00BD2EF5" w:rsidRPr="003A24C1">
        <w:instrText xml:space="preserve"> REF _Ref534720437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BD2EF5" w:rsidRPr="003A24C1">
        <w:fldChar w:fldCharType="end"/>
      </w:r>
      <w:r w:rsidRPr="003A24C1">
        <w:t>)</w:t>
      </w:r>
      <w:r w:rsidR="00031C2E" w:rsidRPr="003A24C1">
        <w:t xml:space="preserve"> </w:t>
      </w:r>
      <w:r w:rsidR="00917627" w:rsidRPr="003A24C1">
        <w:t>N</w:t>
      </w:r>
      <w:r w:rsidR="00CA0B3C" w:rsidRPr="003A24C1">
        <w:t>OR</w:t>
      </w:r>
      <w:r w:rsidRPr="003A24C1">
        <w:t xml:space="preserve"> </w:t>
      </w:r>
      <w:r w:rsidR="00CB02AC" w:rsidRPr="003A24C1">
        <w:t>VOLTAGE</w:t>
      </w:r>
      <w:r w:rsidRPr="003A24C1">
        <w:t xml:space="preserve"> R</w:t>
      </w:r>
      <w:r w:rsidR="00CB02AC" w:rsidRPr="003A24C1">
        <w:t>EGULATOR Module VR29</w:t>
      </w:r>
      <w:r w:rsidRPr="003A24C1">
        <w:t xml:space="preserve"> (</w:t>
      </w:r>
      <w:r w:rsidR="00BD2EF5" w:rsidRPr="003A24C1">
        <w:fldChar w:fldCharType="begin"/>
      </w:r>
      <w:r w:rsidR="00BD2EF5" w:rsidRPr="003A24C1">
        <w:instrText xml:space="preserve"> REF _Ref534720629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BD2EF5" w:rsidRPr="003A24C1">
        <w:fldChar w:fldCharType="end"/>
      </w:r>
      <w:r w:rsidRPr="003A24C1">
        <w:t xml:space="preserve">) was adjusted, </w:t>
      </w:r>
      <w:r w:rsidRPr="003A24C1">
        <w:rPr>
          <w:rStyle w:val="Bold"/>
        </w:rPr>
        <w:t>THEN</w:t>
      </w:r>
      <w:r w:rsidR="00FD3F33" w:rsidRPr="003A24C1">
        <w:br/>
      </w:r>
      <w:r w:rsidR="000C0B9E" w:rsidRPr="003A24C1">
        <w:br/>
      </w:r>
      <w:r w:rsidR="0013137B" w:rsidRPr="003A24C1">
        <w:rPr>
          <w:rStyle w:val="Bold"/>
        </w:rPr>
        <w:t xml:space="preserve">PERFORM </w:t>
      </w:r>
      <w:r w:rsidR="0013137B" w:rsidRPr="003A24C1">
        <w:t>the following</w:t>
      </w:r>
      <w:r w:rsidR="00174B3B" w:rsidRPr="003A24C1">
        <w:t>,</w:t>
      </w:r>
      <w:r w:rsidR="0013137B" w:rsidRPr="003A24C1">
        <w:t xml:space="preserve"> </w:t>
      </w:r>
      <w:r w:rsidR="00174B3B" w:rsidRPr="003A24C1">
        <w:t>o</w:t>
      </w:r>
      <w:r w:rsidR="0013137B" w:rsidRPr="003A24C1">
        <w:t>therwise</w:t>
      </w:r>
      <w:r w:rsidR="00992AF9" w:rsidRPr="003A24C1">
        <w:t>,</w:t>
      </w:r>
      <w:r w:rsidR="0013137B" w:rsidRPr="003A24C1">
        <w:t xml:space="preserve"> </w:t>
      </w:r>
      <w:r w:rsidR="0013137B" w:rsidRPr="003A24C1">
        <w:rPr>
          <w:rStyle w:val="Bold"/>
        </w:rPr>
        <w:t>MARK</w:t>
      </w:r>
      <w:r w:rsidR="00CA0B3C" w:rsidRPr="003A24C1">
        <w:t xml:space="preserve"> </w:t>
      </w:r>
      <w:r w:rsidR="009830BC" w:rsidRPr="003A24C1">
        <w:t xml:space="preserve">steps </w:t>
      </w:r>
      <w:r w:rsidR="00CA0B3C" w:rsidRPr="003A24C1">
        <w:t>N/A</w:t>
      </w:r>
      <w:r w:rsidR="009830BC" w:rsidRPr="003A24C1">
        <w:t>:</w:t>
      </w:r>
    </w:p>
    <w:p w:rsidR="0013137B" w:rsidRPr="003A24C1" w:rsidRDefault="0013137B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CB02AC" w:rsidRPr="003A24C1">
        <w:t>A</w:t>
      </w:r>
      <w:r w:rsidR="00850B32" w:rsidRPr="003A24C1">
        <w:t>s</w:t>
      </w:r>
      <w:r w:rsidR="004C4F43" w:rsidRPr="003A24C1">
        <w:noBreakHyphen/>
      </w:r>
      <w:r w:rsidR="00AE34C1" w:rsidRPr="003A24C1">
        <w:t>found</w:t>
      </w:r>
      <w:r w:rsidR="00A71E40" w:rsidRPr="003A24C1">
        <w:t xml:space="preserve"> values from </w:t>
      </w:r>
      <w:r w:rsidR="00BD2EF5" w:rsidRPr="003A24C1">
        <w:fldChar w:fldCharType="begin"/>
      </w:r>
      <w:r w:rsidR="00BD2EF5" w:rsidRPr="003A24C1">
        <w:instrText xml:space="preserve"> REF _Ref534720348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BD2EF5" w:rsidRPr="003A24C1">
        <w:fldChar w:fldCharType="end"/>
      </w:r>
      <w:r w:rsidRPr="003A24C1">
        <w:t xml:space="preserve"> in As</w:t>
      </w:r>
      <w:r w:rsidR="004C4F43" w:rsidRPr="003A24C1">
        <w:noBreakHyphen/>
      </w:r>
      <w:r w:rsidR="00AE34C1" w:rsidRPr="003A24C1">
        <w:t>left</w:t>
      </w:r>
      <w:r w:rsidR="00A71E40" w:rsidRPr="003A24C1">
        <w:t xml:space="preserve"> column of </w:t>
      </w:r>
      <w:r w:rsidR="00BD2EF5" w:rsidRPr="003A24C1">
        <w:fldChar w:fldCharType="begin"/>
      </w:r>
      <w:r w:rsidR="00BD2EF5" w:rsidRPr="003A24C1">
        <w:instrText xml:space="preserve"> REF _Ref534720348 \h </w:instrText>
      </w:r>
      <w:r w:rsidR="00BD2EF5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BD2EF5" w:rsidRPr="003A24C1">
        <w:fldChar w:fldCharType="end"/>
      </w:r>
      <w:r w:rsidRPr="003A24C1">
        <w:t xml:space="preserve"> for D</w:t>
      </w:r>
      <w:r w:rsidR="00F03C94" w:rsidRPr="003A24C1">
        <w:t>OWNSCALE</w:t>
      </w:r>
      <w:r w:rsidRPr="003A24C1">
        <w:t xml:space="preserve">, </w:t>
      </w:r>
      <w:r w:rsidR="00254C30" w:rsidRPr="003A24C1">
        <w:t xml:space="preserve">UPSCALE </w:t>
      </w:r>
      <w:r w:rsidRPr="003A24C1">
        <w:t>H</w:t>
      </w:r>
      <w:r w:rsidR="00F03C94" w:rsidRPr="003A24C1">
        <w:t>IGH</w:t>
      </w:r>
      <w:r w:rsidRPr="003A24C1">
        <w:t xml:space="preserve">, and </w:t>
      </w:r>
      <w:r w:rsidR="00254C30" w:rsidRPr="003A24C1">
        <w:t xml:space="preserve">UPSCALE </w:t>
      </w:r>
      <w:r w:rsidRPr="003A24C1">
        <w:t>H</w:t>
      </w:r>
      <w:r w:rsidR="00F03C94" w:rsidRPr="003A24C1">
        <w:t>IGH</w:t>
      </w:r>
      <w:r w:rsidRPr="003A24C1">
        <w:t xml:space="preserve"> H</w:t>
      </w:r>
      <w:r w:rsidR="00F03C94" w:rsidRPr="003A24C1">
        <w:t>IGH</w:t>
      </w:r>
      <w:r w:rsidRPr="003A24C1">
        <w:t xml:space="preserve"> trip setpoints.</w:t>
      </w:r>
      <w:r w:rsidRPr="003A24C1">
        <w:tab/>
        <w:t>________</w:t>
      </w:r>
    </w:p>
    <w:p w:rsidR="000C0B9E" w:rsidRPr="003A24C1" w:rsidRDefault="008218E9" w:rsidP="003A24C1">
      <w:pPr>
        <w:pStyle w:val="ActionStep2PK"/>
      </w:pPr>
      <w:r w:rsidRPr="003A24C1">
        <w:rPr>
          <w:rStyle w:val="Bold"/>
        </w:rPr>
        <w:t>MARK </w:t>
      </w:r>
      <w:r w:rsidRPr="003A24C1">
        <w:t>Steps </w:t>
      </w:r>
      <w:r w:rsidRPr="003A24C1">
        <w:fldChar w:fldCharType="begin"/>
      </w:r>
      <w:r w:rsidRPr="003A24C1">
        <w:instrText xml:space="preserve"> REF _Ref124739469 \w \h \*MERGEFORMAT </w:instrText>
      </w:r>
      <w:r w:rsidRPr="003A24C1">
        <w:fldChar w:fldCharType="separate"/>
      </w:r>
      <w:r w:rsidR="003A24C1">
        <w:t>6.11[2]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_Ref124739459 \w \h \*MERGEFORMAT </w:instrText>
      </w:r>
      <w:r w:rsidRPr="003A24C1">
        <w:fldChar w:fldCharType="separate"/>
      </w:r>
      <w:r w:rsidR="003A24C1">
        <w:t>6.11[36]</w:t>
      </w:r>
      <w:r w:rsidRPr="003A24C1">
        <w:fldChar w:fldCharType="end"/>
      </w:r>
      <w:r w:rsidRPr="003A24C1">
        <w:t xml:space="preserve"> N/A.</w:t>
      </w:r>
      <w:r w:rsidR="0013137B" w:rsidRPr="003A24C1">
        <w:tab/>
      </w:r>
      <w:r w:rsidR="00FF3E15" w:rsidRPr="003A24C1">
        <w:t>________</w:t>
      </w:r>
    </w:p>
    <w:p w:rsidR="00FD3F33" w:rsidRPr="003A24C1" w:rsidRDefault="00ED4B8C" w:rsidP="003A24C1">
      <w:pPr>
        <w:pStyle w:val="ActionStep1PK"/>
      </w:pPr>
      <w:bookmarkStart w:id="127" w:name="_Ref124739469"/>
      <w:r w:rsidRPr="003A24C1">
        <w:rPr>
          <w:rStyle w:val="Bold"/>
        </w:rPr>
        <w:t>DISCONNECT</w:t>
      </w:r>
      <w:r w:rsidRPr="003A24C1">
        <w:t xml:space="preserve"> preamp input cable from J1 </w:t>
      </w:r>
      <w:r w:rsidR="00F03C94" w:rsidRPr="003A24C1">
        <w:t>i</w:t>
      </w:r>
      <w:r w:rsidR="001B0231" w:rsidRPr="003A24C1">
        <w:t>n</w:t>
      </w:r>
      <w:r w:rsidR="00875F58" w:rsidRPr="003A24C1">
        <w:t xml:space="preserve"> IRM </w:t>
      </w:r>
      <w:r w:rsidRPr="003A24C1">
        <w:t>drawer.</w:t>
      </w:r>
      <w:r w:rsidRPr="003A24C1">
        <w:tab/>
        <w:t>________</w:t>
      </w:r>
      <w:bookmarkEnd w:id="127"/>
    </w:p>
    <w:p w:rsidR="00FD3F33" w:rsidRPr="003A24C1" w:rsidRDefault="003F5859" w:rsidP="003A24C1">
      <w:pPr>
        <w:pStyle w:val="ActionStep1PK"/>
      </w:pPr>
      <w:r w:rsidRPr="003A24C1">
        <w:rPr>
          <w:rStyle w:val="Bold"/>
        </w:rPr>
        <w:t xml:space="preserve">MINIMIZE </w:t>
      </w:r>
      <w:r w:rsidRPr="003A24C1">
        <w:t xml:space="preserve">voltage output using </w:t>
      </w:r>
      <w:r w:rsidR="00ED4B8C" w:rsidRPr="003A24C1">
        <w:t>amplitude controls on test oscillator</w:t>
      </w:r>
      <w:r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</w:t>
      </w:r>
      <w:r w:rsidR="00333A9D" w:rsidRPr="003A24C1">
        <w:t>oscillator</w:t>
      </w:r>
      <w:r w:rsidRPr="003A24C1">
        <w:t xml:space="preserve"> output frequency to 100</w:t>
      </w:r>
      <w:r w:rsidR="00946CA1" w:rsidRPr="003A24C1">
        <w:t> </w:t>
      </w:r>
      <w:r w:rsidRPr="003A24C1">
        <w:t>KHz.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="001B0231" w:rsidRPr="003A24C1">
        <w:t xml:space="preserve"> test oscillator to J1 in</w:t>
      </w:r>
      <w:r w:rsidR="00875F58" w:rsidRPr="003A24C1">
        <w:t xml:space="preserve"> IRM </w:t>
      </w:r>
      <w:r w:rsidRPr="003A24C1">
        <w:t>drawer.</w:t>
      </w:r>
      <w:r w:rsidRPr="003A24C1">
        <w:tab/>
        <w:t>________</w:t>
      </w:r>
    </w:p>
    <w:p w:rsidR="00741725" w:rsidRPr="003A24C1" w:rsidRDefault="00741725" w:rsidP="003A24C1">
      <w:pPr>
        <w:pStyle w:val="ActionStep1PK"/>
      </w:pPr>
      <w:r w:rsidRPr="003A24C1">
        <w:rPr>
          <w:rStyle w:val="Bold"/>
        </w:rPr>
        <w:t>CONNECT</w:t>
      </w:r>
      <w:r w:rsidR="001B0231" w:rsidRPr="003A24C1">
        <w:t xml:space="preserve"> J4 adapter to J4 on rear of</w:t>
      </w:r>
      <w:r w:rsidRPr="003A24C1">
        <w:t xml:space="preserve"> IRM drawer.</w:t>
      </w:r>
      <w:r w:rsidRPr="003A24C1">
        <w:tab/>
        <w:t>________</w:t>
      </w:r>
    </w:p>
    <w:p w:rsidR="00FD3F33" w:rsidRPr="003A24C1" w:rsidRDefault="00917627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DMM to J4 adapter test jacks H(+) and K(</w:t>
      </w:r>
      <w:r w:rsidR="004C4F43" w:rsidRPr="003A24C1">
        <w:noBreakHyphen/>
      </w:r>
      <w:r w:rsidRPr="003A24C1">
        <w:t>).</w:t>
      </w:r>
      <w:r w:rsidR="00ED4B8C" w:rsidRPr="003A24C1">
        <w:tab/>
        <w:t>________</w:t>
      </w:r>
    </w:p>
    <w:p w:rsidR="0013137B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F03C94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7D2988" w:rsidRPr="003A24C1">
        <w:t>DOWN</w:t>
      </w:r>
      <w:r w:rsidR="00F03C94" w:rsidRPr="003A24C1">
        <w:t>SCALE</w:t>
      </w:r>
      <w:r w:rsidRPr="003A24C1">
        <w:t xml:space="preserve"> trip setpoint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is within tolerance </w:t>
      </w:r>
      <w:r w:rsidR="00F03C94" w:rsidRPr="003A24C1">
        <w:rPr>
          <w:rStyle w:val="Bold"/>
        </w:rPr>
        <w:t>AND</w:t>
      </w:r>
      <w:r w:rsidR="00F03C94" w:rsidRPr="003A24C1">
        <w:t xml:space="preserve"> </w:t>
      </w:r>
      <w:r w:rsidR="00CA0B3C" w:rsidRPr="003A24C1">
        <w:t xml:space="preserve">NEITHER </w:t>
      </w:r>
      <w:r w:rsidR="00F03C94" w:rsidRPr="003A24C1">
        <w:t>VOLTAGE PREREGULATOR Module VR27 (</w:t>
      </w:r>
      <w:r w:rsidR="00254C30" w:rsidRPr="003A24C1">
        <w:fldChar w:fldCharType="begin"/>
      </w:r>
      <w:r w:rsidR="00254C30" w:rsidRPr="003A24C1">
        <w:instrText xml:space="preserve"> REF _Ref534720437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254C30" w:rsidRPr="003A24C1">
        <w:fldChar w:fldCharType="end"/>
      </w:r>
      <w:r w:rsidR="00F03C94" w:rsidRPr="003A24C1">
        <w:t xml:space="preserve">) </w:t>
      </w:r>
      <w:r w:rsidR="00917627" w:rsidRPr="003A24C1">
        <w:t>N</w:t>
      </w:r>
      <w:r w:rsidR="00CA0B3C" w:rsidRPr="003A24C1">
        <w:t>OR</w:t>
      </w:r>
      <w:r w:rsidR="00F03C94" w:rsidRPr="003A24C1">
        <w:t xml:space="preserve"> VOLTAGE REGULATOR Module VR29 (</w:t>
      </w:r>
      <w:r w:rsidR="00254C30" w:rsidRPr="003A24C1">
        <w:fldChar w:fldCharType="begin"/>
      </w:r>
      <w:r w:rsidR="00254C30" w:rsidRPr="003A24C1">
        <w:instrText xml:space="preserve"> REF _Ref534720629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254C30" w:rsidRPr="003A24C1">
        <w:fldChar w:fldCharType="end"/>
      </w:r>
      <w:r w:rsidR="00F03C94" w:rsidRPr="003A24C1">
        <w:t>) was adjusted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4D1E8D" w:rsidRPr="003A24C1">
        <w:br/>
      </w:r>
      <w:r w:rsidR="0013137B" w:rsidRPr="003A24C1">
        <w:rPr>
          <w:rStyle w:val="Bold"/>
        </w:rPr>
        <w:t xml:space="preserve">PERFORM </w:t>
      </w:r>
      <w:r w:rsidR="0013137B" w:rsidRPr="003A24C1">
        <w:t>the following</w:t>
      </w:r>
      <w:r w:rsidR="00174B3B" w:rsidRPr="003A24C1">
        <w:t>,</w:t>
      </w:r>
      <w:r w:rsidR="0013137B" w:rsidRPr="003A24C1">
        <w:t xml:space="preserve"> </w:t>
      </w:r>
      <w:r w:rsidR="00174B3B" w:rsidRPr="003A24C1">
        <w:t>o</w:t>
      </w:r>
      <w:r w:rsidR="0013137B" w:rsidRPr="003A24C1">
        <w:t xml:space="preserve">therwise, </w:t>
      </w:r>
      <w:r w:rsidR="000673F9" w:rsidRPr="003A24C1">
        <w:rPr>
          <w:rStyle w:val="Bold"/>
        </w:rPr>
        <w:t>MARK</w:t>
      </w:r>
      <w:r w:rsidR="000673F9" w:rsidRPr="003A24C1">
        <w:t xml:space="preserve"> </w:t>
      </w:r>
      <w:r w:rsidR="009830BC" w:rsidRPr="003A24C1">
        <w:t xml:space="preserve">steps </w:t>
      </w:r>
      <w:r w:rsidR="005E2E6E" w:rsidRPr="003A24C1">
        <w:t>N/A</w:t>
      </w:r>
      <w:r w:rsidR="009830BC" w:rsidRPr="003A24C1">
        <w:t>:</w:t>
      </w:r>
    </w:p>
    <w:p w:rsidR="0013137B" w:rsidRPr="003A24C1" w:rsidRDefault="0013137B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F03C94" w:rsidRPr="003A24C1">
        <w:t>A</w:t>
      </w:r>
      <w:r w:rsidR="00850B32" w:rsidRPr="003A24C1">
        <w:t>s</w:t>
      </w:r>
      <w:r w:rsidR="004C4F43" w:rsidRPr="003A24C1">
        <w:noBreakHyphen/>
      </w:r>
      <w:r w:rsidR="00AE34C1" w:rsidRPr="003A24C1">
        <w:t>found</w:t>
      </w:r>
      <w:r w:rsidR="00850B32" w:rsidRPr="003A24C1">
        <w:t xml:space="preserve"> </w:t>
      </w:r>
      <w:r w:rsidRPr="003A24C1">
        <w:t xml:space="preserve">value </w:t>
      </w:r>
      <w:r w:rsidR="00850B32" w:rsidRPr="003A24C1">
        <w:t xml:space="preserve">from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="00850B32" w:rsidRPr="003A24C1">
        <w:t xml:space="preserve"> </w:t>
      </w:r>
      <w:r w:rsidRPr="003A24C1">
        <w:t>in 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for D</w:t>
      </w:r>
      <w:r w:rsidR="00F03C94" w:rsidRPr="003A24C1">
        <w:t>OWNSCALE</w:t>
      </w:r>
      <w:r w:rsidRPr="003A24C1">
        <w:t xml:space="preserve"> trip setpoint.</w:t>
      </w:r>
      <w:r w:rsidRPr="003A24C1">
        <w:tab/>
        <w:t>________</w:t>
      </w:r>
    </w:p>
    <w:p w:rsidR="004D1E8D" w:rsidRPr="003A24C1" w:rsidRDefault="008218E9" w:rsidP="003A24C1">
      <w:pPr>
        <w:pStyle w:val="ActionStep2PK"/>
        <w:keepNext/>
      </w:pPr>
      <w:r w:rsidRPr="003A24C1">
        <w:rPr>
          <w:rStyle w:val="Bold"/>
        </w:rPr>
        <w:t>MARK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_Ref124741764 \w \h \*MERGEFORMAT </w:instrText>
      </w:r>
      <w:r w:rsidRPr="003A24C1">
        <w:fldChar w:fldCharType="separate"/>
      </w:r>
      <w:r w:rsidR="003A24C1">
        <w:t>6.11[9]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_Ref124739570 \w \h \*MERGEFORMAT </w:instrText>
      </w:r>
      <w:r w:rsidRPr="003A24C1">
        <w:fldChar w:fldCharType="separate"/>
      </w:r>
      <w:r w:rsidR="003A24C1">
        <w:t>6.11[15]</w:t>
      </w:r>
      <w:r w:rsidRPr="003A24C1">
        <w:fldChar w:fldCharType="end"/>
      </w:r>
      <w:r w:rsidRPr="003A24C1">
        <w:t xml:space="preserve"> N/A.</w:t>
      </w:r>
      <w:r w:rsidR="005E2E6E" w:rsidRPr="003A24C1">
        <w:tab/>
      </w:r>
      <w:r w:rsidR="004D1E8D" w:rsidRPr="003A24C1">
        <w:t>________</w:t>
      </w:r>
    </w:p>
    <w:p w:rsidR="00FD3F33" w:rsidRPr="003A24C1" w:rsidRDefault="00ED4B8C" w:rsidP="003A24C1">
      <w:pPr>
        <w:pStyle w:val="ActionStep1PK"/>
      </w:pPr>
      <w:bookmarkStart w:id="128" w:name="_Ref124741764"/>
      <w:r w:rsidRPr="003A24C1">
        <w:rPr>
          <w:rStyle w:val="Bold"/>
        </w:rPr>
        <w:t>ADJUST</w:t>
      </w:r>
      <w:r w:rsidRPr="003A24C1">
        <w:t xml:space="preserve"> test oscillator amplitude until D</w:t>
      </w:r>
      <w:r w:rsidR="00F03C94" w:rsidRPr="003A24C1">
        <w:t>M</w:t>
      </w:r>
      <w:r w:rsidRPr="003A24C1">
        <w:t xml:space="preserve">M indicates </w:t>
      </w:r>
      <w:r w:rsidR="007A37F1" w:rsidRPr="003A24C1">
        <w:t>0.060 Vdc</w:t>
      </w:r>
      <w:bookmarkEnd w:id="128"/>
      <w:r w:rsidR="00145436" w:rsidRPr="003A24C1">
        <w:t xml:space="preserve"> (</w:t>
      </w:r>
      <w:r w:rsidR="007A37F1" w:rsidRPr="003A24C1">
        <w:t>0.048 to 0.072 Vdc</w:t>
      </w:r>
      <w:r w:rsidR="00145436" w:rsidRPr="003A24C1">
        <w:t>)</w:t>
      </w:r>
      <w:r w:rsidR="00562628" w:rsidRPr="003A24C1">
        <w:t>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IF</w:t>
      </w:r>
      <w:r w:rsidR="00875F58" w:rsidRPr="003A24C1">
        <w:t xml:space="preserve"> IRM </w:t>
      </w:r>
      <w:r w:rsidRPr="003A24C1">
        <w:t>D</w:t>
      </w:r>
      <w:r w:rsidR="00F03C94" w:rsidRPr="003A24C1">
        <w:t>OWNSCALE</w:t>
      </w:r>
      <w:r w:rsidRPr="003A24C1">
        <w:t xml:space="preserve"> indicating light is </w:t>
      </w:r>
      <w:r w:rsidR="0082659C" w:rsidRPr="003A24C1">
        <w:t>ILLUMINATED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R2 until indicating light is </w:t>
      </w:r>
      <w:r w:rsidR="0082659C" w:rsidRPr="003A24C1">
        <w:t>EXTINGUISHED</w:t>
      </w:r>
      <w:r w:rsidRPr="003A24C1">
        <w:t>.</w:t>
      </w:r>
      <w:r w:rsidR="003A1A67" w:rsidRPr="003A24C1">
        <w:t xml:space="preserve"> </w:t>
      </w:r>
      <w:r w:rsidR="005257C7" w:rsidRPr="003A24C1">
        <w:t xml:space="preserve"> </w:t>
      </w:r>
      <w:r w:rsidRPr="003A24C1">
        <w:t xml:space="preserve">Otherwise, </w:t>
      </w:r>
      <w:r w:rsidR="000C4EF8" w:rsidRPr="003A24C1">
        <w:rPr>
          <w:rStyle w:val="Bold"/>
        </w:rPr>
        <w:t xml:space="preserve">MARK </w:t>
      </w:r>
      <w:r w:rsidR="000C4EF8" w:rsidRPr="003A24C1">
        <w:t>N/A</w:t>
      </w:r>
      <w:r w:rsidR="005257C7" w:rsidRPr="003A24C1">
        <w:t>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ADJUST</w:t>
      </w:r>
      <w:r w:rsidRPr="003A24C1">
        <w:t xml:space="preserve"> Z32</w:t>
      </w:r>
      <w:r w:rsidR="004C4F43" w:rsidRPr="003A24C1">
        <w:noBreakHyphen/>
      </w:r>
      <w:r w:rsidR="001B0231" w:rsidRPr="003A24C1">
        <w:t>R2 until</w:t>
      </w:r>
      <w:r w:rsidR="00875F58" w:rsidRPr="003A24C1">
        <w:t xml:space="preserve"> IRM </w:t>
      </w:r>
      <w:r w:rsidRPr="003A24C1">
        <w:t>D</w:t>
      </w:r>
      <w:r w:rsidR="00F03C94" w:rsidRPr="003A24C1">
        <w:t>OWNSCALE</w:t>
      </w:r>
      <w:r w:rsidRPr="003A24C1">
        <w:t xml:space="preserve"> indicating light </w:t>
      </w:r>
      <w:r w:rsidR="00410155" w:rsidRPr="003A24C1">
        <w:t>is ILLUMINATED.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until front panel meter indicates 15</w:t>
      </w:r>
      <w:r w:rsidR="00FF6110" w:rsidRPr="003A24C1">
        <w:t> </w:t>
      </w:r>
      <w:r w:rsidR="00F03C94" w:rsidRPr="003A24C1">
        <w:t>UNITS</w:t>
      </w:r>
      <w:r w:rsidRPr="003A24C1">
        <w:t xml:space="preserve"> on black scale.</w:t>
      </w:r>
      <w:r w:rsidR="000D03AE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29" w:name="_Ref124741772"/>
      <w:r w:rsidRPr="003A24C1">
        <w:rPr>
          <w:rStyle w:val="Bold"/>
        </w:rPr>
        <w:t>LOWER</w:t>
      </w:r>
      <w:r w:rsidRPr="003A24C1">
        <w:t xml:space="preserve"> test os</w:t>
      </w:r>
      <w:r w:rsidR="001B0231" w:rsidRPr="003A24C1">
        <w:t>cillator output amplitude until</w:t>
      </w:r>
      <w:r w:rsidR="00F03C94" w:rsidRPr="003A24C1">
        <w:t xml:space="preserve"> IRM </w:t>
      </w:r>
      <w:r w:rsidRPr="003A24C1">
        <w:t>D</w:t>
      </w:r>
      <w:r w:rsidR="00F03C94" w:rsidRPr="003A24C1">
        <w:t>OWNSCALE</w:t>
      </w:r>
      <w:r w:rsidRPr="003A24C1">
        <w:t xml:space="preserve"> indicating light </w:t>
      </w:r>
      <w:r w:rsidR="00410155" w:rsidRPr="003A24C1">
        <w:t>is ILLUMINATED.</w:t>
      </w:r>
      <w:bookmarkEnd w:id="129"/>
      <w:r w:rsidR="00223421" w:rsidRPr="003A24C1">
        <w:tab/>
        <w:t>________</w:t>
      </w:r>
    </w:p>
    <w:p w:rsidR="00FD3F33" w:rsidRPr="003A24C1" w:rsidRDefault="00DA4738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DOWNSCALE trip point is </w:t>
      </w:r>
      <w:r w:rsidRPr="003A24C1">
        <w:rPr>
          <w:rStyle w:val="Bold"/>
        </w:rPr>
        <w:t>NOT</w:t>
      </w:r>
      <w:r w:rsidRPr="003A24C1">
        <w:t xml:space="preserve"> within 0.</w:t>
      </w:r>
      <w:r w:rsidR="00EE707A" w:rsidRPr="003A24C1">
        <w:t xml:space="preserve">048 </w:t>
      </w:r>
      <w:r w:rsidRPr="003A24C1">
        <w:t xml:space="preserve">to 0.072 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ED4B8C" w:rsidRPr="003A24C1">
        <w:rPr>
          <w:rStyle w:val="Bold"/>
        </w:rPr>
        <w:t>REPEAT</w:t>
      </w:r>
      <w:r w:rsidR="00ED4B8C" w:rsidRPr="003A24C1">
        <w:t xml:space="preserve"> Steps </w:t>
      </w:r>
      <w:r w:rsidR="00A26430" w:rsidRPr="003A24C1">
        <w:fldChar w:fldCharType="begin"/>
      </w:r>
      <w:r w:rsidR="00A26430" w:rsidRPr="003A24C1">
        <w:instrText xml:space="preserve"> REF _Ref124741764 \w \h \*MERGEFORMAT </w:instrText>
      </w:r>
      <w:r w:rsidR="00A26430" w:rsidRPr="003A24C1">
        <w:fldChar w:fldCharType="separate"/>
      </w:r>
      <w:r w:rsidR="003A24C1">
        <w:t>6.11[9]</w:t>
      </w:r>
      <w:r w:rsidR="00A26430" w:rsidRPr="003A24C1">
        <w:fldChar w:fldCharType="end"/>
      </w:r>
      <w:r w:rsidR="00ED4B8C" w:rsidRPr="003A24C1">
        <w:t xml:space="preserve"> through </w:t>
      </w:r>
      <w:r w:rsidR="00A26430" w:rsidRPr="003A24C1">
        <w:fldChar w:fldCharType="begin"/>
      </w:r>
      <w:r w:rsidR="00A26430" w:rsidRPr="003A24C1">
        <w:instrText xml:space="preserve"> REF _Ref124741772 \w \h \*MERGEFORMAT </w:instrText>
      </w:r>
      <w:r w:rsidR="00A26430" w:rsidRPr="003A24C1">
        <w:fldChar w:fldCharType="separate"/>
      </w:r>
      <w:r w:rsidR="003A24C1">
        <w:t>6.11[13]</w:t>
      </w:r>
      <w:r w:rsidR="00A26430" w:rsidRPr="003A24C1">
        <w:fldChar w:fldCharType="end"/>
      </w:r>
      <w:r w:rsidR="00ED4B8C" w:rsidRPr="003A24C1">
        <w:t xml:space="preserve"> until </w:t>
      </w:r>
      <w:r w:rsidR="007D1C40" w:rsidRPr="003A24C1">
        <w:t>DOWNSCALE</w:t>
      </w:r>
      <w:r w:rsidR="00ED4B8C" w:rsidRPr="003A24C1">
        <w:t xml:space="preserve"> trip point is within </w:t>
      </w:r>
      <w:r w:rsidR="00971D9D" w:rsidRPr="003A24C1">
        <w:t>0.</w:t>
      </w:r>
      <w:r w:rsidR="00EE707A" w:rsidRPr="003A24C1">
        <w:t xml:space="preserve">048 </w:t>
      </w:r>
      <w:r w:rsidR="00971D9D" w:rsidRPr="003A24C1">
        <w:t>to 0.072</w:t>
      </w:r>
      <w:r w:rsidR="00946CA1" w:rsidRPr="003A24C1">
        <w:t> </w:t>
      </w:r>
      <w:r w:rsidR="00971D9D" w:rsidRPr="003A24C1">
        <w:t>Vdc</w:t>
      </w:r>
      <w:r w:rsidR="00ED4B8C" w:rsidRPr="003A24C1">
        <w:t>.</w:t>
      </w:r>
      <w:r w:rsidR="00FF6110" w:rsidRPr="003A24C1">
        <w:t xml:space="preserve"> </w:t>
      </w:r>
      <w:r w:rsidR="005257C7" w:rsidRPr="003A24C1">
        <w:t xml:space="preserve"> </w:t>
      </w:r>
      <w:r w:rsidR="0035453E" w:rsidRPr="003A24C1">
        <w:t xml:space="preserve">Otherwise, </w:t>
      </w:r>
      <w:r w:rsidR="0035453E" w:rsidRPr="003A24C1">
        <w:rPr>
          <w:rStyle w:val="Bold"/>
        </w:rPr>
        <w:t>MARK</w:t>
      </w:r>
      <w:r w:rsidR="0035453E" w:rsidRPr="003A24C1">
        <w:t xml:space="preserve"> N/A</w:t>
      </w:r>
      <w:r w:rsidR="005257C7" w:rsidRPr="003A24C1">
        <w:t>.</w:t>
      </w:r>
      <w:r w:rsidR="00ED4B8C" w:rsidRPr="003A24C1">
        <w:tab/>
        <w:t>________</w:t>
      </w:r>
    </w:p>
    <w:p w:rsidR="00DE68BC" w:rsidRPr="003A24C1" w:rsidRDefault="00ED4B8C" w:rsidP="003A24C1">
      <w:pPr>
        <w:pStyle w:val="ActionStep1PK"/>
      </w:pPr>
      <w:bookmarkStart w:id="130" w:name="_Ref124739570"/>
      <w:r w:rsidRPr="003A24C1">
        <w:rPr>
          <w:rStyle w:val="Bold"/>
        </w:rPr>
        <w:t>RECORD</w:t>
      </w:r>
      <w:r w:rsidRPr="003A24C1">
        <w:t xml:space="preserve"> </w:t>
      </w:r>
      <w:r w:rsidR="00DE68BC" w:rsidRPr="003A24C1">
        <w:t>A</w:t>
      </w:r>
      <w:r w:rsidR="00EA6585" w:rsidRPr="003A24C1">
        <w:t>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7D1C40" w:rsidRPr="003A24C1">
        <w:t>DOWNSCALE</w:t>
      </w:r>
      <w:r w:rsidRPr="003A24C1">
        <w:t xml:space="preserve"> trip voltage</w:t>
      </w:r>
      <w:r w:rsidR="00A71E40" w:rsidRPr="003A24C1">
        <w:t xml:space="preserve">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="00DE68BC" w:rsidRPr="003A24C1">
        <w:t>.</w:t>
      </w:r>
      <w:bookmarkEnd w:id="130"/>
      <w:r w:rsidR="005E2E6E" w:rsidRPr="003A24C1">
        <w:tab/>
        <w:t>________</w:t>
      </w:r>
    </w:p>
    <w:p w:rsidR="005E2E6E" w:rsidRPr="003A24C1" w:rsidRDefault="00F03C94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As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5B2B7F" w:rsidRPr="003A24C1">
        <w:t>UP</w:t>
      </w:r>
      <w:r w:rsidRPr="003A24C1">
        <w:t>SCALE</w:t>
      </w:r>
      <w:r w:rsidR="0064124D" w:rsidRPr="003A24C1">
        <w:t xml:space="preserve"> HIGH</w:t>
      </w:r>
      <w:r w:rsidRPr="003A24C1">
        <w:t xml:space="preserve"> trip setpoint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is within tolerance </w:t>
      </w:r>
      <w:r w:rsidRPr="003A24C1">
        <w:rPr>
          <w:rStyle w:val="Bold"/>
        </w:rPr>
        <w:t>AND</w:t>
      </w:r>
      <w:r w:rsidRPr="003A24C1">
        <w:t xml:space="preserve"> </w:t>
      </w:r>
      <w:r w:rsidR="00CA0B3C" w:rsidRPr="003A24C1">
        <w:t>NEITHER</w:t>
      </w:r>
      <w:r w:rsidRPr="003A24C1">
        <w:t xml:space="preserve"> VOLTAGE PREREGULATOR Module VR27 (</w:t>
      </w:r>
      <w:r w:rsidR="00254C30" w:rsidRPr="003A24C1">
        <w:fldChar w:fldCharType="begin"/>
      </w:r>
      <w:r w:rsidR="00254C30" w:rsidRPr="003A24C1">
        <w:instrText xml:space="preserve"> REF _Ref534720437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254C30" w:rsidRPr="003A24C1">
        <w:fldChar w:fldCharType="end"/>
      </w:r>
      <w:r w:rsidRPr="003A24C1">
        <w:t xml:space="preserve">) </w:t>
      </w:r>
      <w:r w:rsidR="00DA4738" w:rsidRPr="003A24C1">
        <w:t>N</w:t>
      </w:r>
      <w:r w:rsidR="00CA0B3C" w:rsidRPr="003A24C1">
        <w:t>OR</w:t>
      </w:r>
      <w:r w:rsidRPr="003A24C1">
        <w:t xml:space="preserve"> VOLTAGE REGULATOR Module VR29 (</w:t>
      </w:r>
      <w:r w:rsidR="00254C30" w:rsidRPr="003A24C1">
        <w:fldChar w:fldCharType="begin"/>
      </w:r>
      <w:r w:rsidR="00254C30" w:rsidRPr="003A24C1">
        <w:instrText xml:space="preserve"> REF _Ref534720629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254C30" w:rsidRPr="003A24C1">
        <w:fldChar w:fldCharType="end"/>
      </w:r>
      <w:r w:rsidRPr="003A24C1">
        <w:t xml:space="preserve">) was adjusted, </w:t>
      </w:r>
      <w:r w:rsidRPr="003A24C1">
        <w:rPr>
          <w:rStyle w:val="Bold"/>
        </w:rPr>
        <w:t>THEN</w:t>
      </w:r>
      <w:r w:rsidRPr="003A24C1">
        <w:br/>
      </w:r>
      <w:r w:rsidR="00AD006B" w:rsidRPr="003A24C1">
        <w:br/>
      </w:r>
      <w:r w:rsidR="005E2E6E" w:rsidRPr="003A24C1">
        <w:rPr>
          <w:rStyle w:val="Bold"/>
        </w:rPr>
        <w:t xml:space="preserve">PERFORM </w:t>
      </w:r>
      <w:r w:rsidR="001959BE" w:rsidRPr="003A24C1">
        <w:t xml:space="preserve">the following, otherwise, </w:t>
      </w:r>
      <w:r w:rsidR="001959BE" w:rsidRPr="003A24C1">
        <w:rPr>
          <w:rStyle w:val="Bold"/>
        </w:rPr>
        <w:t>MARK</w:t>
      </w:r>
      <w:r w:rsidR="001959BE" w:rsidRPr="003A24C1">
        <w:t xml:space="preserve"> </w:t>
      </w:r>
      <w:r w:rsidR="0015065E" w:rsidRPr="003A24C1">
        <w:t xml:space="preserve">steps </w:t>
      </w:r>
      <w:r w:rsidR="001959BE" w:rsidRPr="003A24C1">
        <w:t>N/A:</w:t>
      </w:r>
    </w:p>
    <w:p w:rsidR="005E2E6E" w:rsidRPr="003A24C1" w:rsidRDefault="005E2E6E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4E9C" w:rsidRPr="003A24C1">
        <w:t>A</w:t>
      </w:r>
      <w:r w:rsidR="00850B32" w:rsidRPr="003A24C1">
        <w:t>s</w:t>
      </w:r>
      <w:r w:rsidR="004C4F43" w:rsidRPr="003A24C1">
        <w:noBreakHyphen/>
      </w:r>
      <w:r w:rsidR="00AE34C1" w:rsidRPr="003A24C1">
        <w:t>found</w:t>
      </w:r>
      <w:r w:rsidR="00850B32" w:rsidRPr="003A24C1">
        <w:t xml:space="preserve"> value from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in 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for </w:t>
      </w:r>
      <w:r w:rsidR="007D1C40" w:rsidRPr="003A24C1">
        <w:t>UPSCALE HIGH</w:t>
      </w:r>
      <w:r w:rsidRPr="003A24C1">
        <w:t xml:space="preserve"> trip setpoint.</w:t>
      </w:r>
      <w:r w:rsidRPr="003A24C1">
        <w:tab/>
        <w:t>________</w:t>
      </w:r>
    </w:p>
    <w:p w:rsidR="00AD006B" w:rsidRPr="003A24C1" w:rsidRDefault="008218E9" w:rsidP="003A24C1">
      <w:pPr>
        <w:pStyle w:val="ActionStep2PK"/>
      </w:pPr>
      <w:r w:rsidRPr="003A24C1">
        <w:rPr>
          <w:rStyle w:val="Bold"/>
        </w:rPr>
        <w:t>MARK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_Ref124741586 \w \h \*MERGEFORMAT </w:instrText>
      </w:r>
      <w:r w:rsidRPr="003A24C1">
        <w:fldChar w:fldCharType="separate"/>
      </w:r>
      <w:r w:rsidR="003A24C1">
        <w:t>6.11[17]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_Ref124739537 \w \h \*MERGEFORMAT </w:instrText>
      </w:r>
      <w:r w:rsidRPr="003A24C1">
        <w:fldChar w:fldCharType="separate"/>
      </w:r>
      <w:r w:rsidR="003A24C1">
        <w:t>6.11[22]</w:t>
      </w:r>
      <w:r w:rsidRPr="003A24C1">
        <w:fldChar w:fldCharType="end"/>
      </w:r>
      <w:r w:rsidRPr="003A24C1">
        <w:t xml:space="preserve"> N/A.</w:t>
      </w:r>
      <w:r w:rsidR="005E2E6E" w:rsidRPr="003A24C1">
        <w:tab/>
      </w:r>
      <w:r w:rsidR="00AD006B" w:rsidRPr="003A24C1">
        <w:t>________</w:t>
      </w:r>
    </w:p>
    <w:p w:rsidR="00FD3F33" w:rsidRPr="003A24C1" w:rsidRDefault="00ED4B8C" w:rsidP="003A24C1">
      <w:pPr>
        <w:pStyle w:val="ActionStep1PK"/>
      </w:pPr>
      <w:bookmarkStart w:id="131" w:name="_Ref124741586"/>
      <w:r w:rsidRPr="003A24C1">
        <w:rPr>
          <w:rStyle w:val="Bold"/>
        </w:rPr>
        <w:t>ADJUST</w:t>
      </w:r>
      <w:r w:rsidRPr="003A24C1">
        <w:t xml:space="preserve"> test oscillator amplitude until D</w:t>
      </w:r>
      <w:r w:rsidR="00EA4E9C" w:rsidRPr="003A24C1">
        <w:t>M</w:t>
      </w:r>
      <w:r w:rsidRPr="003A24C1">
        <w:t xml:space="preserve">M indicates </w:t>
      </w:r>
      <w:r w:rsidR="007A37F1" w:rsidRPr="003A24C1">
        <w:t>0.720 Vdc</w:t>
      </w:r>
      <w:bookmarkEnd w:id="131"/>
      <w:r w:rsidR="00145436" w:rsidRPr="003A24C1">
        <w:t xml:space="preserve"> (</w:t>
      </w:r>
      <w:r w:rsidR="007A37F1" w:rsidRPr="003A24C1">
        <w:t>0.700 to 0.740 Vdc</w:t>
      </w:r>
      <w:r w:rsidR="00145436" w:rsidRPr="003A24C1">
        <w:t>)</w:t>
      </w:r>
      <w:r w:rsidR="00562628" w:rsidRPr="003A24C1">
        <w:t>.</w:t>
      </w:r>
      <w:r w:rsidR="00D24CEE" w:rsidRPr="003A24C1">
        <w:tab/>
        <w:t>________</w:t>
      </w:r>
    </w:p>
    <w:p w:rsidR="00B74217" w:rsidRPr="003A24C1" w:rsidRDefault="00B74217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B74217" w:rsidRPr="003A24C1" w:rsidTr="00B74217">
        <w:trPr>
          <w:cantSplit/>
          <w:tblHeader/>
          <w:jc w:val="center"/>
        </w:trPr>
        <w:tc>
          <w:tcPr>
            <w:tcW w:w="9936" w:type="dxa"/>
          </w:tcPr>
          <w:p w:rsidR="00B74217" w:rsidRPr="003A24C1" w:rsidRDefault="00B74217" w:rsidP="003A24C1">
            <w:pPr>
              <w:pStyle w:val="SpecialMessageHead"/>
            </w:pPr>
            <w:r w:rsidRPr="003A24C1">
              <w:t>NOTES</w:t>
            </w:r>
          </w:p>
        </w:tc>
      </w:tr>
      <w:tr w:rsidR="00B74217" w:rsidRPr="003A24C1">
        <w:trPr>
          <w:cantSplit/>
          <w:jc w:val="center"/>
        </w:trPr>
        <w:tc>
          <w:tcPr>
            <w:tcW w:w="9936" w:type="dxa"/>
          </w:tcPr>
          <w:p w:rsidR="00B74217" w:rsidRPr="003A24C1" w:rsidRDefault="00B74217" w:rsidP="003A24C1">
            <w:pPr>
              <w:pStyle w:val="SpecialMessageList"/>
            </w:pPr>
            <w:r w:rsidRPr="003A24C1">
              <w:t>Steps</w:t>
            </w:r>
            <w:r w:rsidR="00430554" w:rsidRPr="003A24C1">
              <w:t> </w:t>
            </w:r>
            <w:r w:rsidRPr="003A24C1">
              <w:fldChar w:fldCharType="begin"/>
            </w:r>
            <w:r w:rsidRPr="003A24C1">
              <w:instrText xml:space="preserve"> REF _Ref377559147 \w \h \*MERGEFORMAT </w:instrText>
            </w:r>
            <w:r w:rsidRPr="003A24C1">
              <w:fldChar w:fldCharType="separate"/>
            </w:r>
            <w:r w:rsidR="003A24C1">
              <w:t>6.11[18.1]</w:t>
            </w:r>
            <w:r w:rsidRPr="003A24C1">
              <w:fldChar w:fldCharType="end"/>
            </w:r>
            <w:r w:rsidRPr="003A24C1">
              <w:t xml:space="preserve"> through </w:t>
            </w:r>
            <w:r w:rsidRPr="003A24C1">
              <w:fldChar w:fldCharType="begin"/>
            </w:r>
            <w:r w:rsidRPr="003A24C1">
              <w:instrText xml:space="preserve"> REF _Ref377558966 \w \h \*MERGEFORMAT </w:instrText>
            </w:r>
            <w:r w:rsidRPr="003A24C1">
              <w:fldChar w:fldCharType="separate"/>
            </w:r>
            <w:r w:rsidR="003A24C1">
              <w:t>6.11[18.5]</w:t>
            </w:r>
            <w:r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  <w:p w:rsidR="00B74217" w:rsidRPr="003A24C1" w:rsidRDefault="00B74217" w:rsidP="003A24C1">
            <w:pPr>
              <w:pStyle w:val="SpecialMessageList"/>
            </w:pPr>
            <w:r w:rsidRPr="003A24C1">
              <w:t>Step</w:t>
            </w:r>
            <w:r w:rsidR="003F5859" w:rsidRPr="003A24C1">
              <w:t>s</w:t>
            </w:r>
            <w:r w:rsidR="00430554" w:rsidRPr="003A24C1">
              <w:t> </w:t>
            </w:r>
            <w:r w:rsidRPr="003A24C1">
              <w:fldChar w:fldCharType="begin"/>
            </w:r>
            <w:r w:rsidRPr="003A24C1">
              <w:instrText xml:space="preserve"> REF _Ref377640831 \w \h \*MERGEFORMAT </w:instrText>
            </w:r>
            <w:r w:rsidRPr="003A24C1">
              <w:fldChar w:fldCharType="separate"/>
            </w:r>
            <w:r w:rsidR="003A24C1">
              <w:t>6.11[18.2]</w:t>
            </w:r>
            <w:r w:rsidRPr="003A24C1">
              <w:fldChar w:fldCharType="end"/>
            </w:r>
            <w:r w:rsidRPr="003A24C1">
              <w:t xml:space="preserve"> through </w:t>
            </w:r>
            <w:r w:rsidRPr="003A24C1">
              <w:fldChar w:fldCharType="begin"/>
            </w:r>
            <w:r w:rsidRPr="003A24C1">
              <w:instrText xml:space="preserve"> REF _Ref377640926 \w \h \*MERGEFORMAT </w:instrText>
            </w:r>
            <w:r w:rsidRPr="003A24C1">
              <w:fldChar w:fldCharType="separate"/>
            </w:r>
            <w:r w:rsidR="003A24C1">
              <w:t>6.11[18.4]</w:t>
            </w:r>
            <w:r w:rsidRPr="003A24C1">
              <w:fldChar w:fldCharType="end"/>
            </w:r>
            <w:r w:rsidRPr="003A24C1">
              <w:t xml:space="preserve"> are performed with the Reset switch held in the rotated position.</w:t>
            </w:r>
          </w:p>
        </w:tc>
      </w:tr>
    </w:tbl>
    <w:p w:rsidR="00187B5A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="00EA4E9C" w:rsidRPr="003A24C1">
        <w:t xml:space="preserve"> IRM drawer </w:t>
      </w:r>
      <w:r w:rsidRPr="003A24C1">
        <w:t>U</w:t>
      </w:r>
      <w:r w:rsidR="00EA4E9C" w:rsidRPr="003A24C1">
        <w:t>PSCALE</w:t>
      </w:r>
      <w:r w:rsidRPr="003A24C1">
        <w:t xml:space="preserve"> H</w:t>
      </w:r>
      <w:r w:rsidR="00EA4E9C" w:rsidRPr="003A24C1">
        <w:t>IGH</w:t>
      </w:r>
      <w:r w:rsidRPr="003A24C1">
        <w:t xml:space="preserve"> indicating light is </w:t>
      </w:r>
      <w:r w:rsidR="0082659C" w:rsidRPr="003A24C1">
        <w:t>ILLUMINATED</w:t>
      </w:r>
      <w:r w:rsidRPr="003A24C1">
        <w:t xml:space="preserve">, </w:t>
      </w:r>
      <w:r w:rsidRPr="003A24C1">
        <w:rPr>
          <w:rStyle w:val="Bold"/>
        </w:rPr>
        <w:t>THEN</w:t>
      </w:r>
      <w:r w:rsidR="000B06FE" w:rsidRPr="003A24C1">
        <w:t xml:space="preserve"> </w:t>
      </w:r>
      <w:r w:rsidR="00705724" w:rsidRPr="003A24C1">
        <w:br/>
      </w:r>
      <w:r w:rsidR="00705724" w:rsidRPr="003A24C1">
        <w:br/>
      </w:r>
      <w:r w:rsidR="003F5859" w:rsidRPr="003A24C1">
        <w:rPr>
          <w:rStyle w:val="Bold"/>
        </w:rPr>
        <w:t>PERFORM</w:t>
      </w:r>
      <w:r w:rsidR="003F5859" w:rsidRPr="003A24C1">
        <w:t xml:space="preserve"> </w:t>
      </w:r>
      <w:r w:rsidR="000B06FE" w:rsidRPr="003A24C1">
        <w:t>the following</w:t>
      </w:r>
      <w:r w:rsidR="00174B3B" w:rsidRPr="003A24C1">
        <w:t>,</w:t>
      </w:r>
      <w:r w:rsidR="005257C7" w:rsidRPr="003A24C1">
        <w:t xml:space="preserve"> </w:t>
      </w:r>
      <w:r w:rsidR="00174B3B" w:rsidRPr="003A24C1">
        <w:t>o</w:t>
      </w:r>
      <w:r w:rsidR="000B06FE" w:rsidRPr="003A24C1">
        <w:t xml:space="preserve">therwise, </w:t>
      </w:r>
      <w:r w:rsidR="000B06FE" w:rsidRPr="003A24C1">
        <w:rPr>
          <w:rStyle w:val="Bold"/>
        </w:rPr>
        <w:t>MARK</w:t>
      </w:r>
      <w:r w:rsidR="00800BA1" w:rsidRPr="003A24C1">
        <w:t xml:space="preserve"> </w:t>
      </w:r>
      <w:r w:rsidR="009830BC" w:rsidRPr="003A24C1">
        <w:t xml:space="preserve">steps </w:t>
      </w:r>
      <w:r w:rsidR="00800BA1" w:rsidRPr="003A24C1">
        <w:t>N/A</w:t>
      </w:r>
      <w:r w:rsidR="009830BC" w:rsidRPr="003A24C1">
        <w:t>:</w:t>
      </w:r>
    </w:p>
    <w:p w:rsidR="000B06FE" w:rsidRPr="003A24C1" w:rsidRDefault="00ED4B8C" w:rsidP="003A24C1">
      <w:pPr>
        <w:pStyle w:val="ActionStep2PK"/>
        <w:keepNext/>
      </w:pPr>
      <w:bookmarkStart w:id="132" w:name="_Ref377559147"/>
      <w:r w:rsidRPr="003A24C1">
        <w:rPr>
          <w:rStyle w:val="Bold"/>
        </w:rPr>
        <w:t>HOLD</w:t>
      </w:r>
      <w:r w:rsidRPr="003A24C1">
        <w:t xml:space="preserve"> </w:t>
      </w:r>
      <w:r w:rsidR="00946CA1" w:rsidRPr="003A24C1">
        <w:t>RESET</w:t>
      </w:r>
      <w:r w:rsidRPr="003A24C1">
        <w:t xml:space="preserve"> switch</w:t>
      </w:r>
      <w:r w:rsidR="008E0013" w:rsidRPr="003A24C1">
        <w:t xml:space="preserve"> in the RESET position</w:t>
      </w:r>
      <w:r w:rsidR="000B06FE" w:rsidRPr="003A24C1">
        <w:t>.</w:t>
      </w:r>
      <w:r w:rsidR="000B06FE" w:rsidRPr="003A24C1">
        <w:tab/>
        <w:t>________</w:t>
      </w:r>
      <w:bookmarkEnd w:id="132"/>
    </w:p>
    <w:p w:rsidR="00FD3F33" w:rsidRPr="003A24C1" w:rsidRDefault="00ED4B8C" w:rsidP="003A24C1">
      <w:pPr>
        <w:pStyle w:val="ActionStep2PK"/>
        <w:keepNext/>
      </w:pPr>
      <w:bookmarkStart w:id="133" w:name="_Ref377640831"/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R3 until </w:t>
      </w:r>
      <w:r w:rsidR="00EA4E9C" w:rsidRPr="003A24C1">
        <w:t xml:space="preserve">UPSCALE HIGH </w:t>
      </w:r>
      <w:r w:rsidRPr="003A24C1">
        <w:t xml:space="preserve">indicating light is </w:t>
      </w:r>
      <w:r w:rsidR="0082659C" w:rsidRPr="003A24C1">
        <w:t>EXTINGUISHED</w:t>
      </w:r>
      <w:r w:rsidR="00800BA1" w:rsidRPr="003A24C1">
        <w:t>.</w:t>
      </w:r>
      <w:r w:rsidR="000B06FE" w:rsidRPr="003A24C1">
        <w:tab/>
        <w:t>________</w:t>
      </w:r>
      <w:bookmarkEnd w:id="133"/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R3 until </w:t>
      </w:r>
      <w:r w:rsidR="00EA4E9C" w:rsidRPr="003A24C1">
        <w:t>UPSCALE HIGH</w:t>
      </w:r>
      <w:r w:rsidRPr="003A24C1">
        <w:t xml:space="preserve"> indicating light </w:t>
      </w:r>
      <w:r w:rsidR="00B13A06" w:rsidRPr="003A24C1">
        <w:t>is ILLUMINATED</w:t>
      </w:r>
      <w:r w:rsidRPr="003A24C1">
        <w:t>.</w:t>
      </w:r>
      <w:r w:rsidR="000B06FE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bookmarkStart w:id="134" w:name="_Ref377640926"/>
      <w:r w:rsidRPr="003A24C1">
        <w:rPr>
          <w:rStyle w:val="Bold"/>
        </w:rPr>
        <w:t>ADJUST</w:t>
      </w:r>
      <w:r w:rsidRPr="003A24C1">
        <w:t xml:space="preserve"> test oscillator until front panel meter indicates 80</w:t>
      </w:r>
      <w:r w:rsidR="00A71E40" w:rsidRPr="003A24C1">
        <w:t> </w:t>
      </w:r>
      <w:r w:rsidR="0041767C" w:rsidRPr="003A24C1">
        <w:t>U</w:t>
      </w:r>
      <w:r w:rsidR="00EA4E9C" w:rsidRPr="003A24C1">
        <w:t>NITS</w:t>
      </w:r>
      <w:r w:rsidR="00B13A06" w:rsidRPr="003A24C1">
        <w:t xml:space="preserve"> </w:t>
      </w:r>
      <w:r w:rsidRPr="003A24C1">
        <w:t>on black scale.</w:t>
      </w:r>
      <w:r w:rsidR="000B06FE" w:rsidRPr="003A24C1">
        <w:tab/>
        <w:t>________</w:t>
      </w:r>
      <w:bookmarkEnd w:id="134"/>
    </w:p>
    <w:p w:rsidR="00FD3F33" w:rsidRPr="003A24C1" w:rsidRDefault="00ED4B8C" w:rsidP="003A24C1">
      <w:pPr>
        <w:pStyle w:val="ActionStep2PK"/>
      </w:pPr>
      <w:bookmarkStart w:id="135" w:name="_Ref377558966"/>
      <w:r w:rsidRPr="003A24C1">
        <w:rPr>
          <w:rStyle w:val="Bold"/>
        </w:rPr>
        <w:t>RELEASE</w:t>
      </w:r>
      <w:r w:rsidRPr="003A24C1">
        <w:t xml:space="preserve"> </w:t>
      </w:r>
      <w:r w:rsidR="00946CA1" w:rsidRPr="003A24C1">
        <w:t>RESET</w:t>
      </w:r>
      <w:r w:rsidRPr="003A24C1">
        <w:t xml:space="preserve"> switch on IRM drawer.</w:t>
      </w:r>
      <w:r w:rsidR="000F0BC2" w:rsidRPr="003A24C1">
        <w:tab/>
        <w:t>________</w:t>
      </w:r>
      <w:bookmarkEnd w:id="135"/>
    </w:p>
    <w:p w:rsidR="00FD3F33" w:rsidRPr="003A24C1" w:rsidRDefault="00582A87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EA4E9C" w:rsidRPr="003A24C1">
        <w:t>UPSCALE 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D24CEE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bookmarkStart w:id="136" w:name="_Ref124741707"/>
      <w:r w:rsidRPr="003A24C1">
        <w:rPr>
          <w:rStyle w:val="Bold"/>
        </w:rPr>
        <w:t>RAISE</w:t>
      </w:r>
      <w:r w:rsidRPr="003A24C1">
        <w:t xml:space="preserve"> test oscillator output amplitude until </w:t>
      </w:r>
      <w:r w:rsidR="00EA4E9C" w:rsidRPr="003A24C1">
        <w:t>UPSCALE HIGH</w:t>
      </w:r>
      <w:r w:rsidRPr="003A24C1">
        <w:t xml:space="preserve"> indicating light </w:t>
      </w:r>
      <w:r w:rsidR="00114BDF" w:rsidRPr="003A24C1">
        <w:t>is ILLUMINATED</w:t>
      </w:r>
      <w:r w:rsidRPr="003A24C1">
        <w:t>.</w:t>
      </w:r>
      <w:bookmarkEnd w:id="136"/>
      <w:r w:rsidR="00D24CEE" w:rsidRPr="003A24C1">
        <w:tab/>
        <w:t>________</w:t>
      </w:r>
    </w:p>
    <w:p w:rsidR="00FD3F33" w:rsidRPr="003A24C1" w:rsidRDefault="00DA4738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UPSCALE HIGH trip point is </w:t>
      </w:r>
      <w:r w:rsidRPr="003A24C1">
        <w:rPr>
          <w:rStyle w:val="Bold"/>
        </w:rPr>
        <w:t>NOT</w:t>
      </w:r>
      <w:r w:rsidR="00FF6110" w:rsidRPr="003A24C1">
        <w:t xml:space="preserve"> 0.720</w:t>
      </w:r>
      <w:r w:rsidR="0026317E" w:rsidRPr="003A24C1">
        <w:t> </w:t>
      </w:r>
      <w:r w:rsidR="00FF6110" w:rsidRPr="003A24C1">
        <w:t>Vdc (0.700 to </w:t>
      </w:r>
      <w:r w:rsidRPr="003A24C1">
        <w:t xml:space="preserve">0.740 Vdc),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ED4B8C" w:rsidRPr="003A24C1">
        <w:rPr>
          <w:rStyle w:val="Bold"/>
        </w:rPr>
        <w:t>REPEAT</w:t>
      </w:r>
      <w:r w:rsidR="00ED4B8C" w:rsidRPr="003A24C1">
        <w:t xml:space="preserve"> Steps </w:t>
      </w:r>
      <w:r w:rsidR="00A26430" w:rsidRPr="003A24C1">
        <w:fldChar w:fldCharType="begin"/>
      </w:r>
      <w:r w:rsidR="00A26430" w:rsidRPr="003A24C1">
        <w:instrText xml:space="preserve"> REF _Ref124741586 \w \h \*MERGEFORMAT </w:instrText>
      </w:r>
      <w:r w:rsidR="00A26430" w:rsidRPr="003A24C1">
        <w:fldChar w:fldCharType="separate"/>
      </w:r>
      <w:r w:rsidR="003A24C1">
        <w:t>6.11[17]</w:t>
      </w:r>
      <w:r w:rsidR="00A26430" w:rsidRPr="003A24C1">
        <w:fldChar w:fldCharType="end"/>
      </w:r>
      <w:r w:rsidR="00ED4B8C" w:rsidRPr="003A24C1">
        <w:t xml:space="preserve"> through </w:t>
      </w:r>
      <w:r w:rsidR="00A26430" w:rsidRPr="003A24C1">
        <w:fldChar w:fldCharType="begin"/>
      </w:r>
      <w:r w:rsidR="00A26430" w:rsidRPr="003A24C1">
        <w:instrText xml:space="preserve"> REF _Ref124741707 \w \h \*MERGEFORMAT </w:instrText>
      </w:r>
      <w:r w:rsidR="00A26430" w:rsidRPr="003A24C1">
        <w:fldChar w:fldCharType="separate"/>
      </w:r>
      <w:r w:rsidR="003A24C1">
        <w:t>6.11[20]</w:t>
      </w:r>
      <w:r w:rsidR="00A26430" w:rsidRPr="003A24C1">
        <w:fldChar w:fldCharType="end"/>
      </w:r>
      <w:r w:rsidR="00ED4B8C" w:rsidRPr="003A24C1">
        <w:t xml:space="preserve"> until </w:t>
      </w:r>
      <w:r w:rsidR="007D1C40" w:rsidRPr="003A24C1">
        <w:t>UPSCALE HIGH</w:t>
      </w:r>
      <w:r w:rsidR="00ED4B8C" w:rsidRPr="003A24C1">
        <w:t xml:space="preserve"> trip point is within </w:t>
      </w:r>
      <w:r w:rsidR="00AD31F5" w:rsidRPr="003A24C1">
        <w:t>0.700 to 0.740</w:t>
      </w:r>
      <w:r w:rsidR="00A71E40" w:rsidRPr="003A24C1">
        <w:t> </w:t>
      </w:r>
      <w:r w:rsidR="00AD31F5" w:rsidRPr="003A24C1">
        <w:t>Vdc</w:t>
      </w:r>
      <w:r w:rsidR="00ED4B8C" w:rsidRPr="003A24C1">
        <w:t>.</w:t>
      </w:r>
      <w:r w:rsidR="00F17BFA" w:rsidRPr="003A24C1">
        <w:t xml:space="preserve"> </w:t>
      </w:r>
      <w:r w:rsidR="005257C7" w:rsidRPr="003A24C1">
        <w:t xml:space="preserve"> </w:t>
      </w:r>
      <w:r w:rsidR="00F17BFA" w:rsidRPr="003A24C1">
        <w:t>Otherwise,</w:t>
      </w:r>
      <w:r w:rsidR="00FF6110" w:rsidRPr="003A24C1">
        <w:t> </w:t>
      </w:r>
      <w:r w:rsidR="00F17BFA" w:rsidRPr="003A24C1">
        <w:rPr>
          <w:rStyle w:val="Bold"/>
        </w:rPr>
        <w:t>MARK</w:t>
      </w:r>
      <w:r w:rsidR="00F17BFA" w:rsidRPr="003A24C1">
        <w:t xml:space="preserve"> N/A</w:t>
      </w:r>
      <w:r w:rsidR="005257C7" w:rsidRPr="003A24C1">
        <w:t>.</w:t>
      </w:r>
      <w:r w:rsidR="00ED4B8C" w:rsidRPr="003A24C1">
        <w:tab/>
        <w:t>________</w:t>
      </w:r>
    </w:p>
    <w:p w:rsidR="00DE68BC" w:rsidRPr="003A24C1" w:rsidRDefault="00ED4B8C" w:rsidP="003A24C1">
      <w:pPr>
        <w:pStyle w:val="ActionStep1PK"/>
      </w:pPr>
      <w:bookmarkStart w:id="137" w:name="_Ref124739537"/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7D1C40" w:rsidRPr="003A24C1">
        <w:t>UPSCALE HIGH</w:t>
      </w:r>
      <w:r w:rsidRPr="003A24C1">
        <w:t xml:space="preserve"> trip voltage</w:t>
      </w:r>
      <w:r w:rsidR="005E2E6E" w:rsidRPr="003A24C1">
        <w:t xml:space="preserve">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="00DE68BC" w:rsidRPr="003A24C1">
        <w:t>.</w:t>
      </w:r>
      <w:bookmarkEnd w:id="137"/>
      <w:r w:rsidR="005E2E6E" w:rsidRPr="003A24C1">
        <w:tab/>
        <w:t>________</w:t>
      </w:r>
    </w:p>
    <w:p w:rsidR="005E2E6E" w:rsidRPr="003A24C1" w:rsidRDefault="00EA4E9C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As</w:t>
      </w:r>
      <w:r w:rsidR="004C4F43" w:rsidRPr="003A24C1">
        <w:noBreakHyphen/>
      </w:r>
      <w:r w:rsidR="00AE34C1" w:rsidRPr="003A24C1">
        <w:t>found</w:t>
      </w:r>
      <w:r w:rsidRPr="003A24C1">
        <w:t xml:space="preserve"> </w:t>
      </w:r>
      <w:r w:rsidR="00134B56" w:rsidRPr="003A24C1">
        <w:t>UP</w:t>
      </w:r>
      <w:r w:rsidRPr="003A24C1">
        <w:t xml:space="preserve">SCALE </w:t>
      </w:r>
      <w:r w:rsidR="00134B56" w:rsidRPr="003A24C1">
        <w:t xml:space="preserve">HIGH HIGH </w:t>
      </w:r>
      <w:r w:rsidRPr="003A24C1">
        <w:t xml:space="preserve">trip setpoint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is within tolerance </w:t>
      </w:r>
      <w:r w:rsidRPr="003A24C1">
        <w:rPr>
          <w:rStyle w:val="Bold"/>
        </w:rPr>
        <w:t>AND</w:t>
      </w:r>
      <w:r w:rsidRPr="003A24C1">
        <w:t xml:space="preserve"> </w:t>
      </w:r>
      <w:r w:rsidR="00757AF4" w:rsidRPr="003A24C1">
        <w:t>NEITHER</w:t>
      </w:r>
      <w:r w:rsidRPr="003A24C1">
        <w:t xml:space="preserve"> VOLTAGE PREREGULATOR Module VR27 (</w:t>
      </w:r>
      <w:r w:rsidR="00254C30" w:rsidRPr="003A24C1">
        <w:fldChar w:fldCharType="begin"/>
      </w:r>
      <w:r w:rsidR="00254C30" w:rsidRPr="003A24C1">
        <w:instrText xml:space="preserve"> REF _Ref534720437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3</w:t>
      </w:r>
      <w:r w:rsidR="00254C30" w:rsidRPr="003A24C1">
        <w:fldChar w:fldCharType="end"/>
      </w:r>
      <w:r w:rsidRPr="003A24C1">
        <w:t xml:space="preserve">) </w:t>
      </w:r>
      <w:r w:rsidR="00DA4738" w:rsidRPr="003A24C1">
        <w:t>N</w:t>
      </w:r>
      <w:r w:rsidR="00757AF4" w:rsidRPr="003A24C1">
        <w:t>OR</w:t>
      </w:r>
      <w:r w:rsidRPr="003A24C1">
        <w:t xml:space="preserve"> VOLTAGE REGULATOR Module VR29 (</w:t>
      </w:r>
      <w:r w:rsidR="00254C30" w:rsidRPr="003A24C1">
        <w:fldChar w:fldCharType="begin"/>
      </w:r>
      <w:r w:rsidR="00254C30" w:rsidRPr="003A24C1">
        <w:instrText xml:space="preserve"> REF _Ref534720629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4</w:t>
      </w:r>
      <w:r w:rsidR="00254C30" w:rsidRPr="003A24C1">
        <w:fldChar w:fldCharType="end"/>
      </w:r>
      <w:r w:rsidRPr="003A24C1">
        <w:t xml:space="preserve">) was adjusted, </w:t>
      </w:r>
      <w:r w:rsidRPr="003A24C1">
        <w:rPr>
          <w:rStyle w:val="Bold"/>
        </w:rPr>
        <w:t>THEN</w:t>
      </w:r>
      <w:r w:rsidRPr="003A24C1">
        <w:br/>
      </w:r>
      <w:r w:rsidR="00134F2D" w:rsidRPr="003A24C1">
        <w:rPr>
          <w:rStyle w:val="Bold"/>
        </w:rPr>
        <w:br/>
      </w:r>
      <w:r w:rsidR="005E2E6E" w:rsidRPr="003A24C1">
        <w:rPr>
          <w:rStyle w:val="Bold"/>
        </w:rPr>
        <w:t>PERFORM</w:t>
      </w:r>
      <w:r w:rsidR="005E2E6E" w:rsidRPr="003A24C1">
        <w:t xml:space="preserve"> the following</w:t>
      </w:r>
      <w:r w:rsidR="00174B3B" w:rsidRPr="003A24C1">
        <w:t>,</w:t>
      </w:r>
      <w:r w:rsidR="005257C7" w:rsidRPr="003A24C1">
        <w:t xml:space="preserve"> </w:t>
      </w:r>
      <w:r w:rsidR="00174B3B" w:rsidRPr="003A24C1">
        <w:t>o</w:t>
      </w:r>
      <w:r w:rsidR="005E2E6E" w:rsidRPr="003A24C1">
        <w:t xml:space="preserve">therwise, </w:t>
      </w:r>
      <w:r w:rsidR="00AD31F5" w:rsidRPr="003A24C1">
        <w:rPr>
          <w:rStyle w:val="Bold"/>
        </w:rPr>
        <w:t>MARK</w:t>
      </w:r>
      <w:r w:rsidR="00AD31F5" w:rsidRPr="003A24C1">
        <w:t xml:space="preserve"> </w:t>
      </w:r>
      <w:r w:rsidR="00DD1D74" w:rsidRPr="003A24C1">
        <w:t xml:space="preserve">steps </w:t>
      </w:r>
      <w:r w:rsidR="005E2E6E" w:rsidRPr="003A24C1">
        <w:t>N/A</w:t>
      </w:r>
      <w:r w:rsidR="00DD1D74" w:rsidRPr="003A24C1">
        <w:t>:</w:t>
      </w:r>
    </w:p>
    <w:p w:rsidR="005E2E6E" w:rsidRPr="003A24C1" w:rsidRDefault="005E2E6E" w:rsidP="003A24C1">
      <w:pPr>
        <w:pStyle w:val="ActionStep2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4E9C" w:rsidRPr="003A24C1">
        <w:t>A</w:t>
      </w:r>
      <w:r w:rsidR="00850B32" w:rsidRPr="003A24C1">
        <w:t>s</w:t>
      </w:r>
      <w:r w:rsidR="004C4F43" w:rsidRPr="003A24C1">
        <w:noBreakHyphen/>
      </w:r>
      <w:r w:rsidR="00AE34C1" w:rsidRPr="003A24C1">
        <w:t>found</w:t>
      </w:r>
      <w:r w:rsidR="00850B32" w:rsidRPr="003A24C1">
        <w:t xml:space="preserve"> value from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="00850B32" w:rsidRPr="003A24C1">
        <w:t xml:space="preserve"> </w:t>
      </w:r>
      <w:r w:rsidRPr="003A24C1">
        <w:t>in As</w:t>
      </w:r>
      <w:r w:rsidR="004C4F43" w:rsidRPr="003A24C1">
        <w:noBreakHyphen/>
      </w:r>
      <w:r w:rsidR="00AE34C1" w:rsidRPr="003A24C1">
        <w:t>left</w:t>
      </w:r>
      <w:r w:rsidRPr="003A24C1">
        <w:t xml:space="preserve"> column of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Pr="003A24C1">
        <w:t xml:space="preserve"> for U</w:t>
      </w:r>
      <w:r w:rsidR="00EA4E9C" w:rsidRPr="003A24C1">
        <w:t>PSCALE</w:t>
      </w:r>
      <w:r w:rsidRPr="003A24C1">
        <w:t xml:space="preserve"> H</w:t>
      </w:r>
      <w:r w:rsidR="00EA4E9C" w:rsidRPr="003A24C1">
        <w:t>IGH</w:t>
      </w:r>
      <w:r w:rsidRPr="003A24C1">
        <w:t xml:space="preserve"> H</w:t>
      </w:r>
      <w:r w:rsidR="00EA4E9C" w:rsidRPr="003A24C1">
        <w:t>IGH</w:t>
      </w:r>
      <w:r w:rsidRPr="003A24C1">
        <w:t xml:space="preserve"> trip setpoint.</w:t>
      </w:r>
      <w:r w:rsidRPr="003A24C1">
        <w:tab/>
        <w:t>________</w:t>
      </w:r>
    </w:p>
    <w:p w:rsidR="00134F2D" w:rsidRPr="003A24C1" w:rsidRDefault="00EB7C03" w:rsidP="003A24C1">
      <w:pPr>
        <w:pStyle w:val="ActionStep2PK"/>
      </w:pPr>
      <w:r w:rsidRPr="003A24C1">
        <w:rPr>
          <w:rStyle w:val="Bold"/>
        </w:rPr>
        <w:t xml:space="preserve">MARK </w:t>
      </w:r>
      <w:r w:rsidRPr="003A24C1">
        <w:t>Steps </w:t>
      </w:r>
      <w:r w:rsidRPr="003A24C1">
        <w:fldChar w:fldCharType="begin"/>
      </w:r>
      <w:r w:rsidRPr="003A24C1">
        <w:instrText xml:space="preserve"> REF _Ref124740744 \w \h \*MERGEFORMAT </w:instrText>
      </w:r>
      <w:r w:rsidRPr="003A24C1">
        <w:fldChar w:fldCharType="separate"/>
      </w:r>
      <w:r w:rsidR="003A24C1">
        <w:t>6.11[24]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_Ref124740864 \w \h \*MERGEFORMAT </w:instrText>
      </w:r>
      <w:r w:rsidRPr="003A24C1">
        <w:fldChar w:fldCharType="separate"/>
      </w:r>
      <w:r w:rsidR="003A24C1">
        <w:t>6.11[32]</w:t>
      </w:r>
      <w:r w:rsidRPr="003A24C1">
        <w:fldChar w:fldCharType="end"/>
      </w:r>
      <w:r w:rsidRPr="003A24C1">
        <w:t xml:space="preserve"> N/A.</w:t>
      </w:r>
      <w:r w:rsidR="005E2E6E" w:rsidRPr="003A24C1">
        <w:tab/>
      </w:r>
      <w:r w:rsidR="00134F2D" w:rsidRPr="003A24C1">
        <w:t>________</w:t>
      </w:r>
    </w:p>
    <w:p w:rsidR="00FD3F33" w:rsidRPr="003A24C1" w:rsidRDefault="00ED4B8C" w:rsidP="003A24C1">
      <w:pPr>
        <w:pStyle w:val="ActionStep1PK"/>
      </w:pPr>
      <w:bookmarkStart w:id="138" w:name="_Ref124740744"/>
      <w:r w:rsidRPr="003A24C1">
        <w:rPr>
          <w:rStyle w:val="Bold"/>
        </w:rPr>
        <w:t>ADJUST</w:t>
      </w:r>
      <w:r w:rsidRPr="003A24C1">
        <w:t xml:space="preserve"> test oscillator amplitude until D</w:t>
      </w:r>
      <w:r w:rsidR="0026501D" w:rsidRPr="003A24C1">
        <w:t>M</w:t>
      </w:r>
      <w:r w:rsidRPr="003A24C1">
        <w:t xml:space="preserve">M indicates </w:t>
      </w:r>
      <w:r w:rsidR="007A37F1" w:rsidRPr="003A24C1">
        <w:t>0.931 Vdc</w:t>
      </w:r>
      <w:r w:rsidR="00B13A06" w:rsidRPr="003A24C1">
        <w:t xml:space="preserve"> (</w:t>
      </w:r>
      <w:r w:rsidR="007A37F1" w:rsidRPr="003A24C1">
        <w:t>0.911 to 0.951 Vdc</w:t>
      </w:r>
      <w:r w:rsidR="00B13A06" w:rsidRPr="003A24C1">
        <w:t>)</w:t>
      </w:r>
      <w:bookmarkEnd w:id="138"/>
      <w:r w:rsidR="00FD0205" w:rsidRPr="003A24C1">
        <w:t>.</w:t>
      </w:r>
      <w:r w:rsidR="00546E4A" w:rsidRPr="003A24C1">
        <w:tab/>
        <w:t>________</w:t>
      </w:r>
    </w:p>
    <w:p w:rsidR="008E0013" w:rsidRPr="003A24C1" w:rsidRDefault="008E0013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8E0013" w:rsidRPr="003A24C1" w:rsidTr="008E0013">
        <w:trPr>
          <w:cantSplit/>
          <w:tblHeader/>
          <w:jc w:val="center"/>
        </w:trPr>
        <w:tc>
          <w:tcPr>
            <w:tcW w:w="9936" w:type="dxa"/>
          </w:tcPr>
          <w:p w:rsidR="008E0013" w:rsidRPr="003A24C1" w:rsidRDefault="008E0013" w:rsidP="003A24C1">
            <w:pPr>
              <w:pStyle w:val="SpecialMessageHead"/>
            </w:pPr>
            <w:r w:rsidRPr="003A24C1">
              <w:t>NOTES</w:t>
            </w:r>
          </w:p>
        </w:tc>
      </w:tr>
      <w:tr w:rsidR="008E0013" w:rsidRPr="003A24C1">
        <w:trPr>
          <w:cantSplit/>
          <w:jc w:val="center"/>
        </w:trPr>
        <w:tc>
          <w:tcPr>
            <w:tcW w:w="9936" w:type="dxa"/>
          </w:tcPr>
          <w:p w:rsidR="008E0013" w:rsidRPr="003A24C1" w:rsidRDefault="008E0013" w:rsidP="003A24C1">
            <w:pPr>
              <w:pStyle w:val="SpecialMessageList"/>
            </w:pPr>
            <w:r w:rsidRPr="003A24C1">
              <w:t>Steps</w:t>
            </w:r>
            <w:r w:rsidR="00430554" w:rsidRPr="003A24C1">
              <w:t> </w:t>
            </w:r>
            <w:r w:rsidR="00C53704" w:rsidRPr="003A24C1">
              <w:fldChar w:fldCharType="begin"/>
            </w:r>
            <w:r w:rsidR="00C53704" w:rsidRPr="003A24C1">
              <w:instrText xml:space="preserve"> REF _Ref383430640 \w \h \*MERGEFORMAT </w:instrText>
            </w:r>
            <w:r w:rsidR="00C53704" w:rsidRPr="003A24C1">
              <w:fldChar w:fldCharType="separate"/>
            </w:r>
            <w:r w:rsidR="003A24C1">
              <w:t>6.11[25.1]</w:t>
            </w:r>
            <w:r w:rsidR="00C53704" w:rsidRPr="003A24C1">
              <w:fldChar w:fldCharType="end"/>
            </w:r>
            <w:r w:rsidRPr="003A24C1">
              <w:t xml:space="preserve"> through</w:t>
            </w:r>
            <w:r w:rsidR="00AD31F5" w:rsidRPr="003A24C1">
              <w:t xml:space="preserve"> </w:t>
            </w:r>
            <w:r w:rsidR="00C53704" w:rsidRPr="003A24C1">
              <w:fldChar w:fldCharType="begin"/>
            </w:r>
            <w:r w:rsidR="00C53704" w:rsidRPr="003A24C1">
              <w:instrText xml:space="preserve"> REF _Ref383430673 \w \h \*MERGEFORMAT </w:instrText>
            </w:r>
            <w:r w:rsidR="00C53704" w:rsidRPr="003A24C1">
              <w:fldChar w:fldCharType="separate"/>
            </w:r>
            <w:r w:rsidR="003A24C1">
              <w:t>6.11[25.5]</w:t>
            </w:r>
            <w:r w:rsidR="00C53704"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  <w:p w:rsidR="008E0013" w:rsidRPr="003A24C1" w:rsidRDefault="008E0013" w:rsidP="003A24C1">
            <w:pPr>
              <w:pStyle w:val="SpecialMessageList"/>
            </w:pPr>
            <w:r w:rsidRPr="003A24C1">
              <w:t>Step</w:t>
            </w:r>
            <w:r w:rsidR="00375371" w:rsidRPr="003A24C1">
              <w:t>s</w:t>
            </w:r>
            <w:r w:rsidR="00430554" w:rsidRPr="003A24C1">
              <w:t> </w:t>
            </w:r>
            <w:r w:rsidR="00C53704" w:rsidRPr="003A24C1">
              <w:fldChar w:fldCharType="begin"/>
            </w:r>
            <w:r w:rsidR="00C53704" w:rsidRPr="003A24C1">
              <w:instrText xml:space="preserve"> REF _Ref383430420 \w \h \*MERGEFORMAT </w:instrText>
            </w:r>
            <w:r w:rsidR="00C53704" w:rsidRPr="003A24C1">
              <w:fldChar w:fldCharType="separate"/>
            </w:r>
            <w:r w:rsidR="003A24C1">
              <w:t>6.11[25.2]</w:t>
            </w:r>
            <w:r w:rsidR="00C53704" w:rsidRPr="003A24C1">
              <w:fldChar w:fldCharType="end"/>
            </w:r>
            <w:r w:rsidRPr="003A24C1">
              <w:t xml:space="preserve"> through </w:t>
            </w:r>
            <w:r w:rsidR="00C53704" w:rsidRPr="003A24C1">
              <w:fldChar w:fldCharType="begin"/>
            </w:r>
            <w:r w:rsidR="00C53704" w:rsidRPr="003A24C1">
              <w:instrText xml:space="preserve"> REF _Ref383430749 \w \h \*MERGEFORMAT </w:instrText>
            </w:r>
            <w:r w:rsidR="00C53704" w:rsidRPr="003A24C1">
              <w:fldChar w:fldCharType="separate"/>
            </w:r>
            <w:r w:rsidR="003A24C1">
              <w:t>6.11[25.4]</w:t>
            </w:r>
            <w:r w:rsidR="00C53704" w:rsidRPr="003A24C1">
              <w:fldChar w:fldCharType="end"/>
            </w:r>
            <w:r w:rsidRPr="003A24C1">
              <w:t xml:space="preserve"> are performed with the Reset switch held in the rotated position.</w:t>
            </w:r>
          </w:p>
        </w:tc>
      </w:tr>
    </w:tbl>
    <w:p w:rsidR="008E0013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EA4E9C" w:rsidRPr="003A24C1">
        <w:t>UPSCALE HIGH HIGH</w:t>
      </w:r>
      <w:r w:rsidRPr="003A24C1">
        <w:t xml:space="preserve"> indicating light is </w:t>
      </w:r>
      <w:r w:rsidR="0082659C" w:rsidRPr="003A24C1">
        <w:t>ILLUMINATED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8E0013" w:rsidRPr="003A24C1">
        <w:rPr>
          <w:rStyle w:val="Bold"/>
        </w:rPr>
        <w:t>PERFORM</w:t>
      </w:r>
      <w:r w:rsidR="008E0013" w:rsidRPr="003A24C1">
        <w:t xml:space="preserve"> the following</w:t>
      </w:r>
      <w:r w:rsidR="00562628" w:rsidRPr="003A24C1">
        <w:t>,</w:t>
      </w:r>
      <w:r w:rsidR="005257C7" w:rsidRPr="003A24C1">
        <w:t xml:space="preserve"> </w:t>
      </w:r>
      <w:r w:rsidR="00562628" w:rsidRPr="003A24C1">
        <w:t>o</w:t>
      </w:r>
      <w:r w:rsidR="008E0013" w:rsidRPr="003A24C1">
        <w:t xml:space="preserve">therwise, </w:t>
      </w:r>
      <w:r w:rsidR="008E0013" w:rsidRPr="003A24C1">
        <w:rPr>
          <w:rStyle w:val="Bold"/>
        </w:rPr>
        <w:t>MARK</w:t>
      </w:r>
      <w:r w:rsidR="008E0013" w:rsidRPr="003A24C1">
        <w:t xml:space="preserve"> </w:t>
      </w:r>
      <w:r w:rsidR="00DD1D74" w:rsidRPr="003A24C1">
        <w:t xml:space="preserve">steps </w:t>
      </w:r>
      <w:r w:rsidR="008E0013" w:rsidRPr="003A24C1">
        <w:t>N/A</w:t>
      </w:r>
      <w:r w:rsidR="00DD1D74" w:rsidRPr="003A24C1">
        <w:t>:</w:t>
      </w:r>
    </w:p>
    <w:p w:rsidR="008E0013" w:rsidRPr="003A24C1" w:rsidRDefault="00ED4B8C" w:rsidP="003A24C1">
      <w:pPr>
        <w:pStyle w:val="ActionStep2PK"/>
        <w:keepNext/>
      </w:pPr>
      <w:bookmarkStart w:id="139" w:name="_Ref383430640"/>
      <w:r w:rsidRPr="003A24C1">
        <w:rPr>
          <w:rStyle w:val="Bold"/>
        </w:rPr>
        <w:t>HOLD</w:t>
      </w:r>
      <w:r w:rsidRPr="003A24C1">
        <w:t xml:space="preserve"> </w:t>
      </w:r>
      <w:r w:rsidR="00946CA1" w:rsidRPr="003A24C1">
        <w:t>RESET</w:t>
      </w:r>
      <w:r w:rsidRPr="003A24C1">
        <w:t xml:space="preserve"> switch </w:t>
      </w:r>
      <w:r w:rsidR="008E0013" w:rsidRPr="003A24C1">
        <w:t>in RESET position.</w:t>
      </w:r>
      <w:r w:rsidR="008E0013" w:rsidRPr="003A24C1">
        <w:tab/>
        <w:t>________</w:t>
      </w:r>
      <w:bookmarkEnd w:id="139"/>
    </w:p>
    <w:p w:rsidR="00FD3F33" w:rsidRPr="003A24C1" w:rsidRDefault="00ED4B8C" w:rsidP="003A24C1">
      <w:pPr>
        <w:pStyle w:val="ActionStep2PK"/>
        <w:keepNext/>
      </w:pPr>
      <w:bookmarkStart w:id="140" w:name="_Ref383430420"/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>R4 until</w:t>
      </w:r>
      <w:r w:rsidR="00EA4E9C" w:rsidRPr="003A24C1">
        <w:t xml:space="preserve"> UPSCALE HIGH HIGH</w:t>
      </w:r>
      <w:r w:rsidRPr="003A24C1">
        <w:t xml:space="preserve"> indicating light is </w:t>
      </w:r>
      <w:r w:rsidR="0082659C" w:rsidRPr="003A24C1">
        <w:t>EXTINGUISHED</w:t>
      </w:r>
      <w:r w:rsidRPr="003A24C1">
        <w:t>.</w:t>
      </w:r>
      <w:r w:rsidR="00546E4A" w:rsidRPr="003A24C1">
        <w:tab/>
        <w:t>________</w:t>
      </w:r>
      <w:bookmarkEnd w:id="140"/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ADJUST</w:t>
      </w:r>
      <w:r w:rsidRPr="003A24C1">
        <w:t xml:space="preserve"> Z32</w:t>
      </w:r>
      <w:r w:rsidR="004C4F43" w:rsidRPr="003A24C1">
        <w:noBreakHyphen/>
      </w:r>
      <w:r w:rsidRPr="003A24C1">
        <w:t xml:space="preserve">R4 until </w:t>
      </w:r>
      <w:r w:rsidR="00EA4E9C" w:rsidRPr="003A24C1">
        <w:t>UPSCALE HIGH HIGH</w:t>
      </w:r>
      <w:r w:rsidRPr="003A24C1">
        <w:t xml:space="preserve"> indicating light </w:t>
      </w:r>
      <w:r w:rsidR="00B13A06" w:rsidRPr="003A24C1">
        <w:t>is ILLUMINATED</w:t>
      </w:r>
      <w:r w:rsidRPr="003A24C1">
        <w:t>.</w:t>
      </w:r>
      <w:r w:rsidR="00757AF4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bookmarkStart w:id="141" w:name="_Ref383430749"/>
      <w:r w:rsidRPr="003A24C1">
        <w:rPr>
          <w:rStyle w:val="Bold"/>
        </w:rPr>
        <w:t>ADJUST</w:t>
      </w:r>
      <w:r w:rsidRPr="003A24C1">
        <w:t xml:space="preserve"> test oscillator until front panel meter indicates 110 </w:t>
      </w:r>
      <w:r w:rsidR="00EA4E9C" w:rsidRPr="003A24C1">
        <w:t>UNITS</w:t>
      </w:r>
      <w:r w:rsidR="00B13A06" w:rsidRPr="003A24C1">
        <w:t xml:space="preserve"> </w:t>
      </w:r>
      <w:r w:rsidRPr="003A24C1">
        <w:t>on black scale.</w:t>
      </w:r>
      <w:r w:rsidR="00546E4A" w:rsidRPr="003A24C1">
        <w:tab/>
        <w:t>________</w:t>
      </w:r>
      <w:bookmarkEnd w:id="141"/>
    </w:p>
    <w:p w:rsidR="00FD3F33" w:rsidRPr="003A24C1" w:rsidRDefault="00ED4B8C" w:rsidP="003A24C1">
      <w:pPr>
        <w:pStyle w:val="ActionStep2PK"/>
      </w:pPr>
      <w:bookmarkStart w:id="142" w:name="_Ref383430673"/>
      <w:r w:rsidRPr="003A24C1">
        <w:rPr>
          <w:rStyle w:val="Bold"/>
        </w:rPr>
        <w:t>RELEASE</w:t>
      </w:r>
      <w:r w:rsidRPr="003A24C1">
        <w:t xml:space="preserve"> </w:t>
      </w:r>
      <w:r w:rsidR="00946CA1" w:rsidRPr="003A24C1">
        <w:t>RESET</w:t>
      </w:r>
      <w:r w:rsidRPr="003A24C1">
        <w:t xml:space="preserve"> switch on IRM drawer.</w:t>
      </w:r>
      <w:r w:rsidR="00546E4A" w:rsidRPr="003A24C1">
        <w:tab/>
        <w:t>________</w:t>
      </w:r>
      <w:bookmarkEnd w:id="142"/>
    </w:p>
    <w:p w:rsidR="00FD3F33" w:rsidRPr="003A24C1" w:rsidRDefault="00582A87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EA4E9C" w:rsidRPr="003A24C1">
        <w:t>UPSCALE HIGH 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546E4A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43" w:name="_Ref124740753"/>
      <w:r w:rsidRPr="003A24C1">
        <w:rPr>
          <w:rStyle w:val="Bold"/>
        </w:rPr>
        <w:lastRenderedPageBreak/>
        <w:t>RAISE</w:t>
      </w:r>
      <w:r w:rsidRPr="003A24C1">
        <w:t xml:space="preserve"> test oscillator output amplitude until </w:t>
      </w:r>
      <w:r w:rsidR="00AC648E" w:rsidRPr="003A24C1">
        <w:t>UPSCALE HIGH HIGH</w:t>
      </w:r>
      <w:r w:rsidRPr="003A24C1">
        <w:t xml:space="preserve"> indicating light </w:t>
      </w:r>
      <w:r w:rsidR="00C35FA9" w:rsidRPr="003A24C1">
        <w:t>is ILLUMINATED</w:t>
      </w:r>
      <w:r w:rsidRPr="003A24C1">
        <w:t>.</w:t>
      </w:r>
      <w:bookmarkEnd w:id="143"/>
      <w:r w:rsidR="00546E4A" w:rsidRPr="003A24C1">
        <w:tab/>
        <w:t>________</w:t>
      </w:r>
    </w:p>
    <w:p w:rsidR="00AC648E" w:rsidRPr="003A24C1" w:rsidRDefault="00AC648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UPSCALE HIGH HIGH trip setpoint is </w:t>
      </w:r>
      <w:r w:rsidRPr="003A24C1">
        <w:rPr>
          <w:rStyle w:val="Bold"/>
        </w:rPr>
        <w:t>NOT</w:t>
      </w:r>
      <w:r w:rsidRPr="003A24C1">
        <w:t xml:space="preserve"> </w:t>
      </w:r>
      <w:r w:rsidR="00DA4738" w:rsidRPr="003A24C1">
        <w:t>0.931</w:t>
      </w:r>
      <w:r w:rsidR="00A71E40" w:rsidRPr="003A24C1">
        <w:t> </w:t>
      </w:r>
      <w:r w:rsidR="00DA4738" w:rsidRPr="003A24C1">
        <w:t>Vdc</w:t>
      </w:r>
      <w:r w:rsidRPr="003A24C1">
        <w:t xml:space="preserve"> </w:t>
      </w:r>
      <w:r w:rsidR="00DA4738" w:rsidRPr="003A24C1">
        <w:t>(</w:t>
      </w:r>
      <w:r w:rsidRPr="003A24C1">
        <w:t>0.911 to 0.951</w:t>
      </w:r>
      <w:r w:rsidR="00AE34C1" w:rsidRPr="003A24C1">
        <w:t> </w:t>
      </w:r>
      <w:r w:rsidR="00DA4738" w:rsidRPr="003A24C1">
        <w:t>Vdc)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REPEAT</w:t>
      </w:r>
      <w:r w:rsidRPr="003A24C1">
        <w:t xml:space="preserve"> Steps </w:t>
      </w:r>
      <w:r w:rsidRPr="003A24C1">
        <w:fldChar w:fldCharType="begin"/>
      </w:r>
      <w:r w:rsidRPr="003A24C1">
        <w:instrText xml:space="preserve"> REF _Ref124740744 \w \h \*MERGEFORMAT </w:instrText>
      </w:r>
      <w:r w:rsidRPr="003A24C1">
        <w:fldChar w:fldCharType="separate"/>
      </w:r>
      <w:r w:rsidR="003A24C1">
        <w:t>6.11[24]</w:t>
      </w:r>
      <w:r w:rsidRPr="003A24C1">
        <w:fldChar w:fldCharType="end"/>
      </w:r>
      <w:r w:rsidRPr="003A24C1">
        <w:t xml:space="preserve"> through </w:t>
      </w:r>
      <w:r w:rsidRPr="003A24C1">
        <w:fldChar w:fldCharType="begin"/>
      </w:r>
      <w:r w:rsidRPr="003A24C1">
        <w:instrText xml:space="preserve"> REF _Ref124740753 \w \h \*MERGEFORMAT </w:instrText>
      </w:r>
      <w:r w:rsidRPr="003A24C1">
        <w:fldChar w:fldCharType="separate"/>
      </w:r>
      <w:r w:rsidR="003A24C1">
        <w:t>6.11[27]</w:t>
      </w:r>
      <w:r w:rsidRPr="003A24C1">
        <w:fldChar w:fldCharType="end"/>
      </w:r>
      <w:r w:rsidRPr="003A24C1">
        <w:t xml:space="preserve"> until </w:t>
      </w:r>
      <w:r w:rsidR="007D1C40" w:rsidRPr="003A24C1">
        <w:t>UPSCALE HIGH</w:t>
      </w:r>
      <w:r w:rsidRPr="003A24C1">
        <w:t> H</w:t>
      </w:r>
      <w:r w:rsidR="007D1C40" w:rsidRPr="003A24C1">
        <w:t>IGH</w:t>
      </w:r>
      <w:r w:rsidRPr="003A24C1">
        <w:t xml:space="preserve"> trip point is within 0.911 to 0.951</w:t>
      </w:r>
      <w:r w:rsidR="00A71E40" w:rsidRPr="003A24C1">
        <w:t> </w:t>
      </w:r>
      <w:r w:rsidR="00562628" w:rsidRPr="003A24C1">
        <w:t>Vdc</w:t>
      </w:r>
      <w:r w:rsidRPr="003A24C1">
        <w:t xml:space="preserve">. </w:t>
      </w:r>
      <w:r w:rsidR="005257C7" w:rsidRPr="003A24C1">
        <w:t xml:space="preserve"> </w:t>
      </w:r>
      <w:r w:rsidRPr="003A24C1">
        <w:t>Otherwise,</w:t>
      </w:r>
      <w:r w:rsidR="00FF6110" w:rsidRPr="003A24C1">
        <w:t> </w:t>
      </w:r>
      <w:r w:rsidRPr="003A24C1">
        <w:rPr>
          <w:rStyle w:val="Bold"/>
        </w:rPr>
        <w:t>MARK</w:t>
      </w:r>
      <w:r w:rsidR="00800BA1" w:rsidRPr="003A24C1">
        <w:t xml:space="preserve"> N/A</w:t>
      </w:r>
      <w:r w:rsidR="005257C7" w:rsidRPr="003A24C1">
        <w:t>.</w:t>
      </w:r>
      <w:r w:rsidRPr="003A24C1">
        <w:tab/>
        <w:t>________</w:t>
      </w:r>
    </w:p>
    <w:p w:rsidR="00DE68BC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</w:t>
      </w:r>
      <w:r w:rsidR="00AC648E" w:rsidRPr="003A24C1">
        <w:t>UPSCALE HIGH HIGH</w:t>
      </w:r>
      <w:r w:rsidRPr="003A24C1">
        <w:t xml:space="preserve"> trip voltage</w:t>
      </w:r>
      <w:r w:rsidR="005E2E6E" w:rsidRPr="003A24C1">
        <w:t xml:space="preserve"> in </w:t>
      </w:r>
      <w:r w:rsidR="00254C30" w:rsidRPr="003A24C1">
        <w:fldChar w:fldCharType="begin"/>
      </w:r>
      <w:r w:rsidR="00254C30" w:rsidRPr="003A24C1">
        <w:instrText xml:space="preserve"> REF _Ref534720348 \h </w:instrText>
      </w:r>
      <w:r w:rsidR="00254C30" w:rsidRPr="003A24C1">
        <w:fldChar w:fldCharType="separate"/>
      </w:r>
      <w:r w:rsidR="003A24C1" w:rsidRPr="003A24C1">
        <w:t>Table </w:t>
      </w:r>
      <w:r w:rsidR="003A24C1">
        <w:rPr>
          <w:noProof/>
        </w:rPr>
        <w:t>1</w:t>
      </w:r>
      <w:r w:rsidR="00254C30" w:rsidRPr="003A24C1">
        <w:fldChar w:fldCharType="end"/>
      </w:r>
      <w:r w:rsidR="00DE68BC" w:rsidRPr="003A24C1">
        <w:t>.</w:t>
      </w:r>
      <w:r w:rsidR="005E2E6E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until front panel meter indicates 110</w:t>
      </w:r>
      <w:r w:rsidR="00DA4738" w:rsidRPr="003A24C1">
        <w:t> </w:t>
      </w:r>
      <w:r w:rsidR="00AC648E" w:rsidRPr="003A24C1">
        <w:t>UNITS</w:t>
      </w:r>
      <w:r w:rsidR="00B13A06" w:rsidRPr="003A24C1">
        <w:t xml:space="preserve"> </w:t>
      </w:r>
      <w:r w:rsidRPr="003A24C1">
        <w:t>on black scale</w:t>
      </w:r>
      <w:r w:rsidR="00800BA1" w:rsidRPr="003A24C1">
        <w:t>.</w:t>
      </w:r>
      <w:r w:rsidR="00B175A3" w:rsidRPr="003A24C1">
        <w:tab/>
        <w:t>________</w:t>
      </w:r>
    </w:p>
    <w:p w:rsidR="00FD3F33" w:rsidRPr="003A24C1" w:rsidRDefault="00DA4738" w:rsidP="003A24C1">
      <w:pPr>
        <w:pStyle w:val="ActionStep1PK"/>
      </w:pPr>
      <w:r w:rsidRPr="003A24C1">
        <w:t xml:space="preserve">Using </w:t>
      </w:r>
      <w:r w:rsidR="00946CA1" w:rsidRPr="003A24C1">
        <w:t>RESET</w:t>
      </w:r>
      <w:r w:rsidRPr="003A24C1">
        <w:t xml:space="preserve"> switch on IRM drawer, </w:t>
      </w:r>
      <w:r w:rsidR="00B74217" w:rsidRPr="003A24C1">
        <w:rPr>
          <w:rStyle w:val="Bold"/>
        </w:rPr>
        <w:t>RESET</w:t>
      </w:r>
      <w:r w:rsidR="00ED4B8C" w:rsidRPr="003A24C1">
        <w:t xml:space="preserve"> </w:t>
      </w:r>
      <w:r w:rsidR="00562628" w:rsidRPr="003A24C1">
        <w:t>local IRM alarms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582A87" w:rsidP="003A24C1">
      <w:pPr>
        <w:pStyle w:val="ActionStep1PK"/>
      </w:pPr>
      <w:r w:rsidRPr="003A24C1">
        <w:rPr>
          <w:rStyle w:val="Bold"/>
        </w:rPr>
        <w:t>CHECK</w:t>
      </w:r>
      <w:bookmarkStart w:id="144" w:name="_Ref124740864"/>
      <w:r w:rsidR="00ED4B8C" w:rsidRPr="003A24C1">
        <w:t xml:space="preserve"> </w:t>
      </w:r>
      <w:r w:rsidR="00AC648E" w:rsidRPr="003A24C1">
        <w:t>UPSCALE HIGH 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  <w:bookmarkEnd w:id="144"/>
    </w:p>
    <w:p w:rsidR="00AC648E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D</w:t>
      </w:r>
      <w:r w:rsidR="00AC648E" w:rsidRPr="003A24C1">
        <w:t>M</w:t>
      </w:r>
      <w:r w:rsidRPr="003A24C1">
        <w:t>M</w:t>
      </w:r>
      <w:r w:rsidR="00AC648E" w:rsidRPr="003A24C1">
        <w:t>.</w:t>
      </w:r>
      <w:r w:rsidR="0017196E" w:rsidRPr="003A24C1">
        <w:tab/>
        <w:t>________</w:t>
      </w:r>
    </w:p>
    <w:p w:rsidR="00AC648E" w:rsidRPr="003A24C1" w:rsidRDefault="00AC648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Pr="003A24C1">
        <w:rPr>
          <w:rStyle w:val="Bold"/>
        </w:rPr>
        <w:t>NOT</w:t>
      </w:r>
      <w:r w:rsidRPr="003A24C1">
        <w:t xml:space="preserve"> performing Section</w:t>
      </w:r>
      <w:r w:rsidR="0026317E" w:rsidRPr="003A24C1">
        <w:t> </w:t>
      </w:r>
      <w:r w:rsidR="00645D00" w:rsidRPr="003A24C1">
        <w:fldChar w:fldCharType="begin"/>
      </w:r>
      <w:r w:rsidR="00DD5CCA" w:rsidRPr="003A24C1">
        <w:instrText xml:space="preserve"> REF cr_1956712 \w \h \*MERGEFORMAT </w:instrText>
      </w:r>
      <w:r w:rsidR="00645D00" w:rsidRPr="003A24C1">
        <w:fldChar w:fldCharType="separate"/>
      </w:r>
      <w:r w:rsidR="003A24C1">
        <w:t>6.12</w:t>
      </w:r>
      <w:r w:rsidR="00645D00"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J4 adapter.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REMOVE</w:t>
      </w:r>
      <w:r w:rsidRPr="003A24C1">
        <w:t xml:space="preserve"> test oscillator from J1 at back of IRM.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bookmarkStart w:id="145" w:name="_Ref124739459"/>
      <w:r w:rsidRPr="003A24C1">
        <w:rPr>
          <w:rStyle w:val="Bold"/>
        </w:rPr>
        <w:t>CONNECT</w:t>
      </w:r>
      <w:r w:rsidRPr="003A24C1">
        <w:t xml:space="preserve"> preamp input cable J1 at rear of IRM drawer.</w:t>
      </w:r>
      <w:r w:rsidRPr="003A24C1">
        <w:tab/>
        <w:t>________</w:t>
      </w:r>
      <w:bookmarkEnd w:id="145"/>
    </w:p>
    <w:p w:rsidR="00AC648E" w:rsidRPr="003A24C1" w:rsidRDefault="00AC648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Pr="003A24C1">
        <w:rPr>
          <w:rStyle w:val="Bold"/>
        </w:rPr>
        <w:t>NOT</w:t>
      </w:r>
      <w:r w:rsidRPr="003A24C1">
        <w:t xml:space="preserve"> performing Section</w:t>
      </w:r>
      <w:r w:rsidR="0026317E" w:rsidRPr="003A24C1">
        <w:t> </w:t>
      </w:r>
      <w:r w:rsidR="00DA4738" w:rsidRPr="003A24C1">
        <w:fldChar w:fldCharType="begin"/>
      </w:r>
      <w:r w:rsidR="00290265" w:rsidRPr="003A24C1">
        <w:instrText xml:space="preserve"> REF cr_1956712 \w \h \*MERGEFORMAT </w:instrText>
      </w:r>
      <w:r w:rsidR="00DA4738" w:rsidRPr="003A24C1">
        <w:fldChar w:fldCharType="separate"/>
      </w:r>
      <w:r w:rsidR="003A24C1">
        <w:t>6.12</w:t>
      </w:r>
      <w:r w:rsidR="00DA4738"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CONNECT</w:t>
      </w:r>
      <w:r w:rsidRPr="003A24C1">
        <w:t xml:space="preserve"> recorder cable</w:t>
      </w:r>
      <w:r w:rsidR="00DC7176" w:rsidRPr="003A24C1">
        <w:t xml:space="preserve"> </w:t>
      </w:r>
      <w:r w:rsidRPr="003A24C1">
        <w:t>to J4 at rear of IRM drawer.</w:t>
      </w:r>
      <w:r w:rsidR="00DD1D74" w:rsidRPr="003A24C1">
        <w:t xml:space="preserve">  Otherwise, </w:t>
      </w:r>
      <w:r w:rsidR="00DD1D74" w:rsidRPr="003A24C1">
        <w:rPr>
          <w:rStyle w:val="Bold"/>
        </w:rPr>
        <w:t>MARK</w:t>
      </w:r>
      <w:r w:rsidR="00DD1D74" w:rsidRPr="003A24C1">
        <w:t xml:space="preserve"> N/A.</w:t>
      </w:r>
      <w:r w:rsidRPr="003A24C1">
        <w:tab/>
        <w:t>________</w:t>
      </w:r>
    </w:p>
    <w:p w:rsidR="00FD3F33" w:rsidRPr="003A24C1" w:rsidRDefault="00ED4B8C" w:rsidP="003A24C1">
      <w:pPr>
        <w:pStyle w:val="SubSection"/>
      </w:pPr>
      <w:bookmarkStart w:id="146" w:name="cr_1956712"/>
      <w:bookmarkStart w:id="147" w:name="rh_2662702"/>
      <w:bookmarkStart w:id="148" w:name="rh_8822652"/>
      <w:bookmarkStart w:id="149" w:name="rh_8978258"/>
      <w:bookmarkStart w:id="150" w:name="rh_4483085"/>
      <w:bookmarkStart w:id="151" w:name="rh_4431206"/>
      <w:bookmarkStart w:id="152" w:name="rh_2077046"/>
      <w:bookmarkStart w:id="153" w:name="rh_6046463"/>
      <w:bookmarkStart w:id="154" w:name="rh_5295406"/>
      <w:bookmarkStart w:id="155" w:name="rh_8454539"/>
      <w:bookmarkStart w:id="156" w:name="rh_3137266"/>
      <w:bookmarkStart w:id="157" w:name="rh_5986374"/>
      <w:bookmarkStart w:id="158" w:name="rh_8625772"/>
      <w:bookmarkStart w:id="159" w:name="rh_1525420"/>
      <w:bookmarkStart w:id="160" w:name="rh_7250502"/>
      <w:bookmarkStart w:id="161" w:name="_Toc68073360"/>
      <w:r w:rsidRPr="003A24C1">
        <w:lastRenderedPageBreak/>
        <w:t>IRM System Gain and Range Correlation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high voltage cable from J7 at back of IRM Drawer.</w:t>
      </w:r>
      <w:r w:rsidRPr="003A24C1">
        <w:tab/>
        <w:t>________</w:t>
      </w:r>
    </w:p>
    <w:p w:rsidR="00516993" w:rsidRPr="003A24C1" w:rsidRDefault="00516993" w:rsidP="003A24C1">
      <w:pPr>
        <w:pStyle w:val="ActionStep1PK"/>
        <w:keepNext/>
      </w:pPr>
      <w:bookmarkStart w:id="162" w:name="_Ref67386098"/>
      <w:r w:rsidRPr="003A24C1">
        <w:rPr>
          <w:rStyle w:val="Bold"/>
        </w:rPr>
        <w:t>PERFORM</w:t>
      </w:r>
      <w:r w:rsidR="00A71E40" w:rsidRPr="003A24C1">
        <w:t xml:space="preserve"> the following at Panel </w:t>
      </w:r>
      <w:r w:rsidRPr="003A24C1">
        <w:t>2</w:t>
      </w:r>
      <w:r w:rsidR="004C4F43" w:rsidRPr="003A24C1">
        <w:noBreakHyphen/>
      </w:r>
      <w:r w:rsidRPr="003A24C1">
        <w:t>LPNL</w:t>
      </w:r>
      <w:r w:rsidR="004C4F43" w:rsidRPr="003A24C1">
        <w:noBreakHyphen/>
      </w:r>
      <w:r w:rsidRPr="003A24C1">
        <w:t>925</w:t>
      </w:r>
      <w:r w:rsidR="004C4F43" w:rsidRPr="003A24C1">
        <w:noBreakHyphen/>
      </w:r>
      <w:r w:rsidRPr="003A24C1">
        <w:t>0027</w:t>
      </w:r>
      <w:r w:rsidR="00571CC3" w:rsidRPr="003A24C1">
        <w:t xml:space="preserve"> </w:t>
      </w:r>
      <w:r w:rsidRPr="003A24C1">
        <w:t>(</w:t>
      </w:r>
      <w:r w:rsidR="00A71E40" w:rsidRPr="003A24C1">
        <w:t>located </w:t>
      </w:r>
      <w:r w:rsidR="00571CC3" w:rsidRPr="003A24C1">
        <w:t>at</w:t>
      </w:r>
      <w:r w:rsidRPr="003A24C1">
        <w:t xml:space="preserve"> EL 565', R1</w:t>
      </w:r>
      <w:r w:rsidR="007D6FCC" w:rsidRPr="003A24C1">
        <w:t>0</w:t>
      </w:r>
      <w:r w:rsidR="004C4F43" w:rsidRPr="003A24C1">
        <w:noBreakHyphen/>
      </w:r>
      <w:r w:rsidR="007D6FCC" w:rsidRPr="003A24C1">
        <w:t>S</w:t>
      </w:r>
      <w:r w:rsidR="00571CC3" w:rsidRPr="003A24C1">
        <w:t xml:space="preserve"> Line</w:t>
      </w:r>
      <w:r w:rsidRPr="003A24C1">
        <w:t>):</w:t>
      </w:r>
      <w:bookmarkEnd w:id="162"/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571CC3" w:rsidRPr="003A24C1">
        <w:t xml:space="preserve">INPUT </w:t>
      </w:r>
      <w:r w:rsidRPr="003A24C1">
        <w:t>cable from J</w:t>
      </w:r>
      <w:r w:rsidR="004C4F43" w:rsidRPr="003A24C1">
        <w:noBreakHyphen/>
      </w:r>
      <w:r w:rsidRPr="003A24C1">
        <w:t xml:space="preserve">1 on </w:t>
      </w:r>
      <w:r w:rsidR="00571CC3" w:rsidRPr="003A24C1">
        <w:t>2</w:t>
      </w:r>
      <w:r w:rsidR="004C4F43" w:rsidRPr="003A24C1">
        <w:noBreakHyphen/>
      </w:r>
      <w:r w:rsidR="00571CC3" w:rsidRPr="003A24C1">
        <w:t>AMP</w:t>
      </w:r>
      <w:r w:rsidR="004C4F43" w:rsidRPr="003A24C1">
        <w:noBreakHyphen/>
      </w:r>
      <w:r w:rsidR="00571CC3" w:rsidRPr="003A24C1">
        <w:t>092</w:t>
      </w:r>
      <w:r w:rsidR="004C4F43" w:rsidRPr="003A24C1">
        <w:noBreakHyphen/>
      </w:r>
      <w:r w:rsidR="00571CC3" w:rsidRPr="003A24C1">
        <w:t>0007/41A, IRM CH A PREAMP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571CC3" w:rsidRPr="003A24C1">
        <w:t xml:space="preserve">OUTPUT </w:t>
      </w:r>
      <w:r w:rsidRPr="003A24C1">
        <w:t>cable from J</w:t>
      </w:r>
      <w:r w:rsidR="004C4F43" w:rsidRPr="003A24C1">
        <w:noBreakHyphen/>
      </w:r>
      <w:r w:rsidRPr="003A24C1">
        <w:t>2 on IRM</w:t>
      </w:r>
      <w:r w:rsidR="004C4F43" w:rsidRPr="003A24C1">
        <w:noBreakHyphen/>
      </w:r>
      <w:r w:rsidR="000C2021" w:rsidRPr="003A24C1">
        <w:t>A</w:t>
      </w:r>
      <w:r w:rsidR="00FF6110" w:rsidRPr="003A24C1">
        <w:t> </w:t>
      </w:r>
      <w:r w:rsidRPr="003A24C1">
        <w:t>preamp.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H</w:t>
      </w:r>
      <w:r w:rsidR="00571CC3" w:rsidRPr="003A24C1">
        <w:t>V</w:t>
      </w:r>
      <w:r w:rsidRPr="003A24C1">
        <w:t xml:space="preserve"> input cable from J</w:t>
      </w:r>
      <w:r w:rsidR="004C4F43" w:rsidRPr="003A24C1">
        <w:noBreakHyphen/>
      </w:r>
      <w:r w:rsidRPr="003A24C1">
        <w:t xml:space="preserve">3 on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="00FF6110" w:rsidRPr="003A24C1">
        <w:t> </w:t>
      </w:r>
      <w:r w:rsidRPr="003A24C1">
        <w:t>preamp.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L</w:t>
      </w:r>
      <w:r w:rsidR="00571CC3" w:rsidRPr="003A24C1">
        <w:t>OW VOLTAGE</w:t>
      </w:r>
      <w:r w:rsidRPr="003A24C1">
        <w:t xml:space="preserve"> input cable from J</w:t>
      </w:r>
      <w:r w:rsidR="004C4F43" w:rsidRPr="003A24C1">
        <w:noBreakHyphen/>
      </w:r>
      <w:r w:rsidRPr="003A24C1">
        <w:t xml:space="preserve">4 on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Pr="003A24C1">
        <w:t xml:space="preserve"> preamp.</w:t>
      </w:r>
      <w:r w:rsidRPr="003A24C1">
        <w:tab/>
        <w:t>________</w:t>
      </w:r>
    </w:p>
    <w:p w:rsidR="008B7367" w:rsidRPr="003A24C1" w:rsidRDefault="00ED4B8C" w:rsidP="003A24C1">
      <w:pPr>
        <w:pStyle w:val="ActionStep2PK"/>
      </w:pPr>
      <w:r w:rsidRPr="003A24C1">
        <w:rPr>
          <w:rStyle w:val="Bold"/>
        </w:rPr>
        <w:t>REMOVE</w:t>
      </w:r>
      <w:r w:rsidRPr="003A24C1">
        <w:t xml:space="preserve">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Pr="003A24C1">
        <w:t xml:space="preserve"> preamp from Panel</w:t>
      </w:r>
      <w:r w:rsidR="00A71E40" w:rsidRPr="003A24C1">
        <w:t> </w:t>
      </w:r>
      <w:r w:rsidR="000C2021" w:rsidRPr="003A24C1">
        <w:t>2</w:t>
      </w:r>
      <w:r w:rsidR="004C4F43" w:rsidRPr="003A24C1">
        <w:noBreakHyphen/>
      </w:r>
      <w:r w:rsidR="000C2021" w:rsidRPr="003A24C1">
        <w:t>LPNL</w:t>
      </w:r>
      <w:r w:rsidR="004C4F43" w:rsidRPr="003A24C1">
        <w:noBreakHyphen/>
      </w:r>
      <w:r w:rsidR="000C2021" w:rsidRPr="003A24C1">
        <w:t>925</w:t>
      </w:r>
      <w:r w:rsidR="004C4F43" w:rsidRPr="003A24C1">
        <w:noBreakHyphen/>
      </w:r>
      <w:r w:rsidR="000C2021" w:rsidRPr="003A24C1">
        <w:t>0027</w:t>
      </w:r>
      <w:r w:rsidR="008B7367" w:rsidRPr="003A24C1">
        <w:t>.</w:t>
      </w:r>
      <w:r w:rsidR="00B13A06" w:rsidRPr="003A24C1">
        <w:tab/>
        <w:t>________</w:t>
      </w:r>
    </w:p>
    <w:p w:rsidR="00FD3F33" w:rsidRPr="003A24C1" w:rsidRDefault="008B7367" w:rsidP="003A24C1">
      <w:pPr>
        <w:pStyle w:val="ActionStep1PK"/>
      </w:pPr>
      <w:r w:rsidRPr="003A24C1">
        <w:rPr>
          <w:rStyle w:val="Bold"/>
        </w:rPr>
        <w:t>MOVE</w:t>
      </w:r>
      <w:r w:rsidR="00ED4B8C" w:rsidRPr="003A24C1">
        <w:t xml:space="preserve">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Pr="003A24C1">
        <w:t xml:space="preserve"> preamp </w:t>
      </w:r>
      <w:r w:rsidR="00ED4B8C" w:rsidRPr="003A24C1">
        <w:t xml:space="preserve">to </w:t>
      </w:r>
      <w:r w:rsidR="006216C7" w:rsidRPr="003A24C1">
        <w:t>Unit </w:t>
      </w:r>
      <w:r w:rsidR="000C2021" w:rsidRPr="003A24C1">
        <w:t>2</w:t>
      </w:r>
      <w:r w:rsidR="00ED4B8C" w:rsidRPr="003A24C1">
        <w:t xml:space="preserve"> Control Room.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preamp input cable from J</w:t>
      </w:r>
      <w:r w:rsidR="004C4F43" w:rsidRPr="003A24C1">
        <w:noBreakHyphen/>
      </w:r>
      <w:r w:rsidRPr="003A24C1">
        <w:t>1 on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low voltage cable from J</w:t>
      </w:r>
      <w:r w:rsidR="004C4F43" w:rsidRPr="003A24C1">
        <w:noBreakHyphen/>
      </w:r>
      <w:r w:rsidR="001B0231" w:rsidRPr="003A24C1">
        <w:t>42 on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615240" w:rsidRPr="003A24C1" w:rsidRDefault="00271B78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A</w:t>
      </w:r>
      <w:r w:rsidR="00767F85" w:rsidRPr="003A24C1">
        <w:t>MPLIFIER</w:t>
      </w:r>
      <w:r w:rsidRPr="003A24C1">
        <w:t xml:space="preserve"> </w:t>
      </w:r>
      <w:r w:rsidR="00767F85" w:rsidRPr="003A24C1">
        <w:t>&amp;</w:t>
      </w:r>
      <w:r w:rsidRPr="003A24C1">
        <w:t xml:space="preserve"> A</w:t>
      </w:r>
      <w:r w:rsidR="00767F85" w:rsidRPr="003A24C1">
        <w:t>TTENUATOR</w:t>
      </w:r>
      <w:r w:rsidRPr="003A24C1">
        <w:t xml:space="preserve"> </w:t>
      </w:r>
      <w:r w:rsidR="00767F85" w:rsidRPr="003A24C1">
        <w:t>M</w:t>
      </w:r>
      <w:r w:rsidRPr="003A24C1">
        <w:t>odule AR11 i</w:t>
      </w:r>
      <w:r w:rsidR="004F02C4" w:rsidRPr="003A24C1">
        <w:t>s</w:t>
      </w:r>
      <w:r w:rsidRPr="003A24C1">
        <w:t xml:space="preserve"> </w:t>
      </w:r>
      <w:r w:rsidR="004F02C4" w:rsidRPr="003A24C1">
        <w:t>194X667 G1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615240" w:rsidRPr="003A24C1">
        <w:rPr>
          <w:rStyle w:val="Bold"/>
        </w:rPr>
        <w:t>PERFORM</w:t>
      </w:r>
      <w:r w:rsidR="00615240" w:rsidRPr="003A24C1">
        <w:t xml:space="preserve"> the following</w:t>
      </w:r>
      <w:r w:rsidR="00174B3B" w:rsidRPr="003A24C1">
        <w:t>,</w:t>
      </w:r>
      <w:r w:rsidR="00615240" w:rsidRPr="003A24C1">
        <w:t xml:space="preserve"> </w:t>
      </w:r>
      <w:r w:rsidR="00174B3B" w:rsidRPr="003A24C1">
        <w:t>o</w:t>
      </w:r>
      <w:r w:rsidR="00615240" w:rsidRPr="003A24C1">
        <w:t xml:space="preserve">therwise, </w:t>
      </w:r>
      <w:r w:rsidR="00B13A06" w:rsidRPr="003A24C1">
        <w:rPr>
          <w:rStyle w:val="Bold"/>
        </w:rPr>
        <w:t>MARK</w:t>
      </w:r>
      <w:r w:rsidR="00B13A06" w:rsidRPr="003A24C1">
        <w:t xml:space="preserve"> </w:t>
      </w:r>
      <w:r w:rsidR="00DD1D74" w:rsidRPr="003A24C1">
        <w:t xml:space="preserve">steps </w:t>
      </w:r>
      <w:r w:rsidR="00615240" w:rsidRPr="003A24C1">
        <w:t>N/A</w:t>
      </w:r>
      <w:r w:rsidR="00DD1D74" w:rsidRPr="003A24C1">
        <w:t>:</w:t>
      </w:r>
    </w:p>
    <w:p w:rsidR="00271B78" w:rsidRPr="003A24C1" w:rsidRDefault="00271B78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</w:t>
      </w:r>
      <w:r w:rsidR="00767F85" w:rsidRPr="003A24C1">
        <w:t>AMPLIFIER &amp; ATTENUATOR Module</w:t>
      </w:r>
      <w:r w:rsidRPr="003A24C1">
        <w:t xml:space="preserve"> AR11 from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B13A06" w:rsidRPr="003A24C1" w:rsidRDefault="00B13A06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767F85" w:rsidRPr="003A24C1">
        <w:t>AMPLIFIER &amp; ATTENUATOR Module</w:t>
      </w:r>
      <w:r w:rsidR="0022251F" w:rsidRPr="003A24C1">
        <w:t xml:space="preserve"> AR11</w:t>
      </w:r>
      <w:r w:rsidR="00EA7F25" w:rsidRPr="003A24C1">
        <w:t xml:space="preserve"> R19</w:t>
      </w:r>
      <w:r w:rsidR="0065328E" w:rsidRPr="003A24C1">
        <w:t xml:space="preserve"> or R1</w:t>
      </w:r>
      <w:r w:rsidR="0022251F" w:rsidRPr="003A24C1">
        <w:t xml:space="preserve"> is </w:t>
      </w:r>
      <w:r w:rsidR="00645D00" w:rsidRPr="003A24C1">
        <w:rPr>
          <w:rStyle w:val="Bold"/>
        </w:rPr>
        <w:t>NOT</w:t>
      </w:r>
      <w:r w:rsidR="00645D00" w:rsidRPr="003A24C1">
        <w:t xml:space="preserve"> </w:t>
      </w:r>
      <w:r w:rsidR="0022251F" w:rsidRPr="003A24C1">
        <w:t>accessible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cover from </w:t>
      </w:r>
      <w:r w:rsidR="00767F85" w:rsidRPr="003A24C1">
        <w:t>AMPLIFIER &amp; ATTENUATOR Module</w:t>
      </w:r>
      <w:r w:rsidRPr="003A24C1">
        <w:t xml:space="preserve"> AR11.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DD1D74" w:rsidRPr="003A24C1">
        <w:t xml:space="preserve"> </w:t>
      </w:r>
      <w:r w:rsidR="0022251F" w:rsidRPr="003A24C1">
        <w:t>N/A</w:t>
      </w:r>
      <w:r w:rsidR="00234D9C" w:rsidRPr="003A24C1">
        <w:t>.</w:t>
      </w:r>
      <w:r w:rsidRPr="003A24C1">
        <w:tab/>
        <w:t>________</w:t>
      </w:r>
    </w:p>
    <w:p w:rsidR="00031C2E" w:rsidRPr="003A24C1" w:rsidRDefault="00ED4B8C" w:rsidP="003A24C1">
      <w:pPr>
        <w:pStyle w:val="ActionStep2PK"/>
        <w:keepNext/>
      </w:pPr>
      <w:r w:rsidRPr="003A24C1">
        <w:rPr>
          <w:rStyle w:val="Bold"/>
        </w:rPr>
        <w:t>INSTALL</w:t>
      </w:r>
      <w:r w:rsidRPr="003A24C1">
        <w:t xml:space="preserve"> </w:t>
      </w:r>
      <w:r w:rsidR="00767F85" w:rsidRPr="003A24C1">
        <w:t>AMPLIFIER &amp; ATTENUATOR Module</w:t>
      </w:r>
      <w:r w:rsidRPr="003A24C1">
        <w:t xml:space="preserve"> </w:t>
      </w:r>
      <w:r w:rsidR="008B7367" w:rsidRPr="003A24C1">
        <w:t>AR11</w:t>
      </w:r>
      <w:r w:rsidRPr="003A24C1">
        <w:t xml:space="preserve"> </w:t>
      </w:r>
      <w:r w:rsidR="00592D87" w:rsidRPr="003A24C1">
        <w:t>on</w:t>
      </w:r>
      <w:r w:rsidR="001E52FE" w:rsidRPr="003A24C1">
        <w:t xml:space="preserve"> GE</w:t>
      </w:r>
      <w:r w:rsidR="00592D87" w:rsidRPr="003A24C1">
        <w:t>129B2048G2 plug</w:t>
      </w:r>
      <w:r w:rsidR="004C4F43" w:rsidRPr="003A24C1">
        <w:noBreakHyphen/>
      </w:r>
      <w:r w:rsidR="00592D87" w:rsidRPr="003A24C1">
        <w:t>in adapter</w:t>
      </w:r>
      <w:r w:rsidR="00031C2E" w:rsidRPr="003A24C1">
        <w:t>.</w:t>
      </w:r>
      <w:r w:rsidR="00CC06C1"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INSTALL</w:t>
      </w:r>
      <w:r w:rsidRPr="003A24C1">
        <w:t xml:space="preserve"> </w:t>
      </w:r>
      <w:r w:rsidR="00767F85" w:rsidRPr="003A24C1">
        <w:t>AMPLIFIER &amp; ATTENUATOR Module</w:t>
      </w:r>
      <w:r w:rsidR="008B7367" w:rsidRPr="003A24C1">
        <w:t xml:space="preserve"> AR11</w:t>
      </w:r>
      <w:r w:rsidRPr="003A24C1">
        <w:t xml:space="preserve"> </w:t>
      </w:r>
      <w:r w:rsidR="00252B47" w:rsidRPr="003A24C1">
        <w:t xml:space="preserve">with </w:t>
      </w:r>
      <w:r w:rsidR="001E52FE" w:rsidRPr="003A24C1">
        <w:t>GE</w:t>
      </w:r>
      <w:r w:rsidR="00843CA2" w:rsidRPr="003A24C1">
        <w:t xml:space="preserve">129B2048G2 </w:t>
      </w:r>
      <w:r w:rsidR="00252B47" w:rsidRPr="003A24C1">
        <w:t>plug</w:t>
      </w:r>
      <w:r w:rsidR="004C4F43" w:rsidRPr="003A24C1">
        <w:noBreakHyphen/>
      </w:r>
      <w:r w:rsidR="00252B47" w:rsidRPr="003A24C1">
        <w:t xml:space="preserve">in adapter in </w:t>
      </w:r>
      <w:r w:rsidR="00767F85" w:rsidRPr="003A24C1">
        <w:t>AMPLIFIER &amp; ATTENUATOR Module</w:t>
      </w:r>
      <w:r w:rsidR="0022251F" w:rsidRPr="003A24C1">
        <w:t xml:space="preserve"> AR11</w:t>
      </w:r>
      <w:r w:rsidR="00252B47" w:rsidRPr="003A24C1">
        <w:t xml:space="preserve"> </w:t>
      </w:r>
      <w:r w:rsidRPr="003A24C1">
        <w:t>location in IRM drawer.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CONNECT</w:t>
      </w:r>
      <w:r w:rsidRPr="003A24C1">
        <w:t xml:space="preserve"> test equipment as shown on </w:t>
      </w:r>
      <w:r w:rsidR="00455C9E" w:rsidRPr="003A24C1">
        <w:fldChar w:fldCharType="begin"/>
      </w:r>
      <w:r w:rsidR="00455C9E" w:rsidRPr="003A24C1">
        <w:instrText xml:space="preserve"> REF Supplement1333137_cr \h  \*MERGEFORMAT </w:instrText>
      </w:r>
      <w:r w:rsidR="00455C9E" w:rsidRPr="003A24C1">
        <w:fldChar w:fldCharType="separate"/>
      </w:r>
      <w:r w:rsidR="003A24C1" w:rsidRPr="003A24C1">
        <w:t>Attachment </w:t>
      </w:r>
      <w:r w:rsidR="003A24C1">
        <w:t>4</w:t>
      </w:r>
      <w:r w:rsidR="00455C9E" w:rsidRPr="003A24C1">
        <w:fldChar w:fldCharType="end"/>
      </w:r>
      <w:r w:rsidR="00455C9E" w:rsidRPr="003A24C1">
        <w:t xml:space="preserve">, </w:t>
      </w:r>
      <w:r w:rsidR="00455C9E" w:rsidRPr="003A24C1">
        <w:fldChar w:fldCharType="begin"/>
      </w:r>
      <w:r w:rsidR="00455C9E" w:rsidRPr="003A24C1">
        <w:instrText xml:space="preserve"> REF SupplementTitle6061058_cr \h  \*MERGEFORMAT </w:instrText>
      </w:r>
      <w:r w:rsidR="00455C9E" w:rsidRPr="003A24C1">
        <w:fldChar w:fldCharType="separate"/>
      </w:r>
      <w:r w:rsidR="003A24C1" w:rsidRPr="003A24C1">
        <w:t>Test Setup For IRM Channel Calibration</w:t>
      </w:r>
      <w:r w:rsidR="00455C9E" w:rsidRPr="003A24C1">
        <w:fldChar w:fldCharType="end"/>
      </w:r>
      <w:r w:rsidRPr="003A24C1">
        <w:t>.</w:t>
      </w:r>
      <w:r w:rsidRPr="003A24C1">
        <w:tab/>
        <w:t>________</w:t>
      </w:r>
    </w:p>
    <w:p w:rsidR="00FD3F33" w:rsidRPr="003A24C1" w:rsidRDefault="00B13A06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 place</w:t>
      </w:r>
      <w:r w:rsidR="001C39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853CFC" w:rsidRPr="003A24C1">
        <w:t xml:space="preserve">, </w:t>
      </w:r>
      <w:r w:rsidR="0024271F" w:rsidRPr="003A24C1">
        <w:t>CHANNEL A</w:t>
      </w:r>
      <w:r w:rsidR="00853CFC" w:rsidRPr="003A24C1">
        <w:t xml:space="preserve"> IRM RANGE SWITCH, </w:t>
      </w:r>
      <w:r w:rsidR="00ED4B8C" w:rsidRPr="003A24C1">
        <w:t xml:space="preserve">to </w:t>
      </w:r>
      <w:r w:rsidR="00FE0EFA" w:rsidRPr="003A24C1">
        <w:t>Range </w:t>
      </w:r>
      <w:r w:rsidR="00ED4B8C" w:rsidRPr="003A24C1">
        <w:t xml:space="preserve">6 </w:t>
      </w:r>
      <w:r w:rsidR="00853CFC" w:rsidRPr="003A24C1">
        <w:t>P</w:t>
      </w:r>
      <w:r w:rsidR="00ED4B8C" w:rsidRPr="003A24C1">
        <w:t>osition.</w:t>
      </w:r>
      <w:r w:rsidR="001C3984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Test Attenuator switch S1 </w:t>
      </w:r>
      <w:r w:rsidR="00316A50" w:rsidRPr="003A24C1">
        <w:t>in</w:t>
      </w:r>
      <w:r w:rsidRPr="003A24C1">
        <w:t xml:space="preserve"> Position 6.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for 8</w:t>
      </w:r>
      <w:r w:rsidR="005C2D4F" w:rsidRPr="003A24C1">
        <w:t> </w:t>
      </w:r>
      <w:r w:rsidRPr="003A24C1">
        <w:t>KHz output.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amplitude to produce a midscale indication on IRM front panel meter.</w:t>
      </w:r>
      <w:r w:rsidRPr="003A24C1">
        <w:tab/>
        <w:t>________</w:t>
      </w:r>
    </w:p>
    <w:p w:rsidR="00FD3F33" w:rsidRPr="003A24C1" w:rsidRDefault="005D7D31" w:rsidP="003A24C1">
      <w:pPr>
        <w:pStyle w:val="ActionStep1PK"/>
      </w:pPr>
      <w:r w:rsidRPr="003A24C1">
        <w:rPr>
          <w:rStyle w:val="Bold"/>
        </w:rPr>
        <w:t>ADJUST</w:t>
      </w:r>
      <w:r w:rsidR="00ED4B8C" w:rsidRPr="003A24C1">
        <w:t xml:space="preserve"> output frequency between 8 and 16</w:t>
      </w:r>
      <w:r w:rsidR="005C1A46" w:rsidRPr="003A24C1">
        <w:t> </w:t>
      </w:r>
      <w:r w:rsidR="00ED4B8C" w:rsidRPr="003A24C1">
        <w:t>KHz, while maintaining constant output amplitude from test oscillator, until a minimum indication is observed on D</w:t>
      </w:r>
      <w:r w:rsidR="00767F85" w:rsidRPr="003A24C1">
        <w:t>M</w:t>
      </w:r>
      <w:r w:rsidR="00ED4B8C" w:rsidRPr="003A24C1">
        <w:t>M.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amplitude of test oscillator to 2.29 mV as read on RMS voltmeter.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ADJUST</w:t>
      </w:r>
      <w:r w:rsidRPr="003A24C1">
        <w:t xml:space="preserve"> R19 or R1 on </w:t>
      </w:r>
      <w:r w:rsidR="00562090" w:rsidRPr="003A24C1">
        <w:t>AMPLIFIER &amp; ATTENUATOR</w:t>
      </w:r>
      <w:r w:rsidRPr="003A24C1">
        <w:t xml:space="preserve"> Module AR11 until D</w:t>
      </w:r>
      <w:r w:rsidR="0026501D" w:rsidRPr="003A24C1">
        <w:t>M</w:t>
      </w:r>
      <w:r w:rsidRPr="003A24C1">
        <w:t>M connected to IRM drawer indicates same voltage calculated in Step </w:t>
      </w:r>
      <w:r w:rsidR="00245734" w:rsidRPr="003A24C1">
        <w:fldChar w:fldCharType="begin"/>
      </w:r>
      <w:r w:rsidR="00245734" w:rsidRPr="003A24C1">
        <w:instrText xml:space="preserve"> REF _Ref382818682 \w \h \*MERGEFORMAT </w:instrText>
      </w:r>
      <w:r w:rsidR="00245734" w:rsidRPr="003A24C1">
        <w:fldChar w:fldCharType="separate"/>
      </w:r>
      <w:r w:rsidR="003A24C1">
        <w:t>6.9[33]</w:t>
      </w:r>
      <w:r w:rsidR="00245734" w:rsidRPr="003A24C1">
        <w:fldChar w:fldCharType="end"/>
      </w:r>
      <w:r w:rsidRPr="003A24C1">
        <w:t>.</w:t>
      </w:r>
      <w:r w:rsidRPr="003A24C1">
        <w:tab/>
        <w:t>________</w:t>
      </w:r>
    </w:p>
    <w:p w:rsidR="002617BA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voltage from previous step in space below.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480"/>
        <w:gridCol w:w="236"/>
        <w:gridCol w:w="1368"/>
      </w:tblGrid>
      <w:tr w:rsidR="002617BA" w:rsidRPr="003A24C1" w:rsidTr="00CF01E5">
        <w:trPr>
          <w:jc w:val="right"/>
        </w:trPr>
        <w:tc>
          <w:tcPr>
            <w:tcW w:w="4480" w:type="dxa"/>
            <w:shd w:val="clear" w:color="auto" w:fill="auto"/>
            <w:vAlign w:val="center"/>
          </w:tcPr>
          <w:p w:rsidR="002617BA" w:rsidRPr="003A24C1" w:rsidRDefault="002617BA" w:rsidP="003A24C1">
            <w:pPr>
              <w:pStyle w:val="Table10Right"/>
              <w:keepNext/>
            </w:pPr>
            <w:r w:rsidRPr="003A24C1">
              <w:t xml:space="preserve">______________ </w:t>
            </w:r>
            <w:r w:rsidR="00BE4302" w:rsidRPr="003A24C1">
              <w:t>Vdc</w:t>
            </w:r>
            <w:r w:rsidRPr="003A24C1">
              <w:t>.</w:t>
            </w:r>
          </w:p>
        </w:tc>
        <w:tc>
          <w:tcPr>
            <w:tcW w:w="236" w:type="dxa"/>
          </w:tcPr>
          <w:p w:rsidR="002617BA" w:rsidRPr="003A24C1" w:rsidRDefault="002617BA" w:rsidP="003A24C1">
            <w:pPr>
              <w:pStyle w:val="Table12Right"/>
              <w:keepNext/>
            </w:pPr>
          </w:p>
        </w:tc>
        <w:tc>
          <w:tcPr>
            <w:tcW w:w="1368" w:type="dxa"/>
            <w:vAlign w:val="bottom"/>
          </w:tcPr>
          <w:p w:rsidR="002617BA" w:rsidRPr="003A24C1" w:rsidRDefault="002617BA" w:rsidP="003A24C1">
            <w:pPr>
              <w:pStyle w:val="Table12Center"/>
              <w:keepNext/>
              <w:spacing w:before="80" w:after="80"/>
            </w:pPr>
            <w:r w:rsidRPr="003A24C1">
              <w:t>________</w:t>
            </w:r>
          </w:p>
        </w:tc>
      </w:tr>
    </w:tbl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D</w:t>
      </w:r>
      <w:r w:rsidR="00767F85" w:rsidRPr="003A24C1">
        <w:t>M</w:t>
      </w:r>
      <w:r w:rsidRPr="003A24C1">
        <w:t>M at IRM drawer.</w:t>
      </w:r>
      <w:r w:rsidRPr="003A24C1">
        <w:tab/>
        <w:t>________</w:t>
      </w:r>
    </w:p>
    <w:p w:rsidR="00E765DD" w:rsidRPr="003A24C1" w:rsidRDefault="00E765DD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J4 adapter to J4.</w:t>
      </w:r>
      <w:r w:rsidRPr="003A24C1">
        <w:tab/>
        <w:t>________</w:t>
      </w:r>
    </w:p>
    <w:p w:rsidR="00FD3F33" w:rsidRPr="003A24C1" w:rsidRDefault="00E765DD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DMM to J4 adapter H(+) and K(</w:t>
      </w:r>
      <w:r w:rsidR="004C4F43" w:rsidRPr="003A24C1">
        <w:noBreakHyphen/>
      </w:r>
      <w:r w:rsidRPr="003A24C1">
        <w:t>)</w:t>
      </w:r>
      <w:r w:rsidR="00ED4B8C" w:rsidRPr="003A24C1">
        <w:t>.</w:t>
      </w:r>
      <w:r w:rsidR="00ED4B8C" w:rsidRPr="003A24C1">
        <w:tab/>
        <w:t>________</w:t>
      </w:r>
    </w:p>
    <w:p w:rsidR="00031C2E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R10 on F</w:t>
      </w:r>
      <w:r w:rsidR="000C1D0E" w:rsidRPr="003A24C1">
        <w:t>EEDBACK</w:t>
      </w:r>
      <w:r w:rsidRPr="003A24C1">
        <w:t xml:space="preserve"> U</w:t>
      </w:r>
      <w:r w:rsidR="000C1D0E" w:rsidRPr="003A24C1">
        <w:t>NIT</w:t>
      </w:r>
      <w:r w:rsidRPr="003A24C1">
        <w:t xml:space="preserve"> Z14 for </w:t>
      </w:r>
      <w:r w:rsidR="007A37F1" w:rsidRPr="003A24C1">
        <w:t>1.000 Vdc</w:t>
      </w:r>
      <w:r w:rsidRPr="003A24C1">
        <w:t xml:space="preserve"> </w:t>
      </w:r>
      <w:r w:rsidR="00516993" w:rsidRPr="003A24C1">
        <w:t xml:space="preserve">(0.990 to 1.010 Vdc) </w:t>
      </w:r>
      <w:r w:rsidRPr="003A24C1">
        <w:t>indication</w:t>
      </w:r>
      <w:r w:rsidR="006F4380" w:rsidRPr="003A24C1">
        <w:t xml:space="preserve"> on D</w:t>
      </w:r>
      <w:r w:rsidR="00A1024D" w:rsidRPr="003A24C1">
        <w:t>M</w:t>
      </w:r>
      <w:r w:rsidR="006F4380" w:rsidRPr="003A24C1">
        <w:t>M</w:t>
      </w:r>
      <w:r w:rsidR="00031C2E" w:rsidRPr="003A24C1">
        <w:t>.</w:t>
      </w:r>
      <w:r w:rsidR="00245734" w:rsidRPr="003A24C1">
        <w:tab/>
        <w:t>________</w:t>
      </w:r>
    </w:p>
    <w:p w:rsidR="00ED4B8C" w:rsidRPr="003A24C1" w:rsidRDefault="00ED4B8C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voltage in </w:t>
      </w:r>
      <w:r w:rsidR="00455C9E" w:rsidRPr="003A24C1">
        <w:fldChar w:fldCharType="begin"/>
      </w:r>
      <w:r w:rsidR="00455C9E" w:rsidRPr="003A24C1">
        <w:instrText xml:space="preserve"> REF _Ref534722910 \h </w:instrText>
      </w:r>
      <w:r w:rsidR="00455C9E" w:rsidRPr="003A24C1">
        <w:fldChar w:fldCharType="separate"/>
      </w:r>
      <w:r w:rsidR="003A24C1" w:rsidRPr="003A24C1">
        <w:t>Table </w:t>
      </w:r>
      <w:r w:rsidR="003A24C1">
        <w:rPr>
          <w:noProof/>
        </w:rPr>
        <w:t>11</w:t>
      </w:r>
      <w:r w:rsidR="00455C9E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36"/>
        <w:gridCol w:w="1194"/>
        <w:gridCol w:w="1197"/>
        <w:gridCol w:w="1143"/>
      </w:tblGrid>
      <w:tr w:rsidR="00ED4B8C" w:rsidRPr="003A24C1" w:rsidTr="00C16E2A">
        <w:trPr>
          <w:cantSplit/>
          <w:jc w:val="center"/>
        </w:trPr>
        <w:tc>
          <w:tcPr>
            <w:tcW w:w="4770" w:type="dxa"/>
            <w:gridSpan w:val="4"/>
            <w:tcBorders>
              <w:top w:val="nil"/>
              <w:left w:val="nil"/>
              <w:right w:val="nil"/>
            </w:tcBorders>
          </w:tcPr>
          <w:p w:rsidR="00ED4B8C" w:rsidRPr="003A24C1" w:rsidRDefault="00455C9E" w:rsidP="003A24C1">
            <w:pPr>
              <w:pStyle w:val="Table11CenterBold"/>
            </w:pPr>
            <w:bookmarkStart w:id="163" w:name="_Ref534722910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11</w:t>
            </w:r>
            <w:r w:rsidR="003A24C1" w:rsidRPr="003A24C1">
              <w:rPr>
                <w:noProof/>
              </w:rPr>
              <w:fldChar w:fldCharType="end"/>
            </w:r>
            <w:bookmarkEnd w:id="163"/>
          </w:p>
        </w:tc>
      </w:tr>
      <w:tr w:rsidR="00ED4B8C" w:rsidRPr="003A24C1" w:rsidTr="00C16E2A">
        <w:trPr>
          <w:cantSplit/>
          <w:jc w:val="center"/>
        </w:trPr>
        <w:tc>
          <w:tcPr>
            <w:tcW w:w="1236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Desired</w:t>
            </w:r>
            <w:r w:rsidR="00FE0EFA" w:rsidRPr="003A24C1">
              <w:t xml:space="preserve"> </w:t>
            </w:r>
            <w:r w:rsidRPr="003A24C1">
              <w:t>Vdc</w:t>
            </w:r>
          </w:p>
        </w:tc>
        <w:tc>
          <w:tcPr>
            <w:tcW w:w="1194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Min</w:t>
            </w:r>
            <w:r w:rsidR="00361F8C" w:rsidRPr="003A24C1">
              <w:br/>
            </w:r>
            <w:r w:rsidRPr="003A24C1">
              <w:t>Vdc</w:t>
            </w:r>
          </w:p>
        </w:tc>
        <w:tc>
          <w:tcPr>
            <w:tcW w:w="1197" w:type="dxa"/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FE0EFA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143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Max</w:t>
            </w:r>
            <w:r w:rsidR="00361F8C" w:rsidRPr="003A24C1">
              <w:br/>
            </w:r>
            <w:r w:rsidRPr="003A24C1">
              <w:t>Vdc</w:t>
            </w:r>
          </w:p>
        </w:tc>
      </w:tr>
      <w:tr w:rsidR="003E53F8" w:rsidRPr="003A24C1" w:rsidTr="00C16E2A">
        <w:trPr>
          <w:cantSplit/>
          <w:jc w:val="center"/>
        </w:trPr>
        <w:tc>
          <w:tcPr>
            <w:tcW w:w="1236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1.000</w:t>
            </w:r>
          </w:p>
        </w:tc>
        <w:tc>
          <w:tcPr>
            <w:tcW w:w="1194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0.990</w:t>
            </w:r>
          </w:p>
        </w:tc>
        <w:tc>
          <w:tcPr>
            <w:tcW w:w="1197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</w:p>
        </w:tc>
        <w:tc>
          <w:tcPr>
            <w:tcW w:w="1143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1.010</w:t>
            </w:r>
          </w:p>
        </w:tc>
      </w:tr>
    </w:tbl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PLACE</w:t>
      </w:r>
      <w:r w:rsidR="00484E5E" w:rsidRPr="003A24C1">
        <w:t xml:space="preserve"> </w:t>
      </w:r>
      <w:r w:rsidRPr="003A24C1">
        <w:t>IRM </w:t>
      </w:r>
      <w:r w:rsidR="00A1024D" w:rsidRPr="003A24C1">
        <w:t xml:space="preserve">drawer </w:t>
      </w:r>
      <w:r w:rsidR="009514EE" w:rsidRPr="003A24C1">
        <w:t>M</w:t>
      </w:r>
      <w:r w:rsidR="00796744" w:rsidRPr="003A24C1">
        <w:t>ode</w:t>
      </w:r>
      <w:r w:rsidRPr="003A24C1">
        <w:t xml:space="preserve"> switch to 125 position.</w:t>
      </w:r>
      <w:r w:rsidRPr="003A24C1">
        <w:tab/>
        <w:t>________</w:t>
      </w:r>
    </w:p>
    <w:p w:rsidR="00031C2E" w:rsidRPr="003A24C1" w:rsidRDefault="00ED4B8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665CA1" w:rsidRPr="003A24C1">
        <w:t xml:space="preserve">Vdc is </w:t>
      </w:r>
      <w:r w:rsidR="00665CA1" w:rsidRPr="003A24C1">
        <w:rPr>
          <w:rStyle w:val="Bold"/>
        </w:rPr>
        <w:t>NOT</w:t>
      </w:r>
      <w:r w:rsidR="00665CA1" w:rsidRPr="003A24C1">
        <w:t xml:space="preserve"> in range of </w:t>
      </w:r>
      <w:r w:rsidR="00A970C9" w:rsidRPr="003A24C1">
        <w:t>0</w:t>
      </w:r>
      <w:r w:rsidR="00665CA1" w:rsidRPr="003A24C1">
        <w:t>.990 to 1.010</w:t>
      </w:r>
      <w:r w:rsidR="00A71E40" w:rsidRPr="003A24C1">
        <w:t> </w:t>
      </w:r>
      <w:r w:rsidR="00665CA1" w:rsidRPr="003A24C1">
        <w:t>Vdc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Pr="003A24C1">
        <w:rPr>
          <w:rStyle w:val="Bold"/>
        </w:rPr>
        <w:t>ADJUST</w:t>
      </w:r>
      <w:r w:rsidRPr="003A24C1">
        <w:t xml:space="preserve"> R9 on Diode Logic and Calibration Unit</w:t>
      </w:r>
      <w:r w:rsidR="00A71E40" w:rsidRPr="003A24C1">
        <w:t> </w:t>
      </w:r>
      <w:r w:rsidRPr="003A24C1">
        <w:t>Z10 for </w:t>
      </w:r>
      <w:r w:rsidR="007A37F1" w:rsidRPr="003A24C1">
        <w:t>1.000 Vdc</w:t>
      </w:r>
      <w:r w:rsidR="003E53F8" w:rsidRPr="003A24C1">
        <w:t xml:space="preserve"> </w:t>
      </w:r>
      <w:r w:rsidR="00516993" w:rsidRPr="003A24C1">
        <w:t xml:space="preserve">(0.990 to 1.010 Vdc) </w:t>
      </w:r>
      <w:r w:rsidR="003E53F8" w:rsidRPr="003A24C1">
        <w:t>indication</w:t>
      </w:r>
      <w:r w:rsidR="00484E5E" w:rsidRPr="003A24C1">
        <w:t xml:space="preserve"> on D</w:t>
      </w:r>
      <w:r w:rsidR="00A1024D" w:rsidRPr="003A24C1">
        <w:t>M</w:t>
      </w:r>
      <w:r w:rsidR="00484E5E" w:rsidRPr="003A24C1">
        <w:t>M</w:t>
      </w:r>
      <w:r w:rsidR="00031C2E" w:rsidRPr="003A24C1">
        <w:t>.</w:t>
      </w:r>
      <w:r w:rsidR="003E53F8" w:rsidRPr="003A24C1">
        <w:t xml:space="preserve"> </w:t>
      </w:r>
      <w:r w:rsidR="00796D87" w:rsidRPr="003A24C1">
        <w:t xml:space="preserve"> Otherwise, </w:t>
      </w:r>
      <w:r w:rsidR="00796D87" w:rsidRPr="003A24C1">
        <w:rPr>
          <w:rStyle w:val="Bold"/>
        </w:rPr>
        <w:t>MARK</w:t>
      </w:r>
      <w:r w:rsidR="00796D87" w:rsidRPr="003A24C1">
        <w:t xml:space="preserve"> N/A</w:t>
      </w:r>
      <w:r w:rsidR="00081901" w:rsidRPr="003A24C1">
        <w:t>.</w:t>
      </w:r>
      <w:r w:rsidR="00516993" w:rsidRPr="003A24C1">
        <w:tab/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voltage in</w:t>
      </w:r>
      <w:r w:rsidR="00455C9E" w:rsidRPr="003A24C1">
        <w:t xml:space="preserve"> </w:t>
      </w:r>
      <w:r w:rsidR="00455C9E" w:rsidRPr="003A24C1">
        <w:fldChar w:fldCharType="begin"/>
      </w:r>
      <w:r w:rsidR="00455C9E" w:rsidRPr="003A24C1">
        <w:instrText xml:space="preserve"> REF _Ref534723025 \h </w:instrText>
      </w:r>
      <w:r w:rsidR="00455C9E" w:rsidRPr="003A24C1">
        <w:fldChar w:fldCharType="separate"/>
      </w:r>
      <w:r w:rsidR="003A24C1" w:rsidRPr="003A24C1">
        <w:t>Table </w:t>
      </w:r>
      <w:r w:rsidR="003A24C1">
        <w:rPr>
          <w:noProof/>
        </w:rPr>
        <w:t>12</w:t>
      </w:r>
      <w:r w:rsidR="00455C9E" w:rsidRPr="003A24C1">
        <w:fldChar w:fldCharType="end"/>
      </w:r>
      <w:r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36"/>
        <w:gridCol w:w="1086"/>
        <w:gridCol w:w="1350"/>
        <w:gridCol w:w="1188"/>
      </w:tblGrid>
      <w:tr w:rsidR="00ED4B8C" w:rsidRPr="003A24C1" w:rsidTr="00C16E2A">
        <w:trPr>
          <w:cantSplit/>
          <w:jc w:val="center"/>
        </w:trPr>
        <w:tc>
          <w:tcPr>
            <w:tcW w:w="4860" w:type="dxa"/>
            <w:gridSpan w:val="4"/>
            <w:tcBorders>
              <w:top w:val="nil"/>
              <w:left w:val="nil"/>
              <w:right w:val="nil"/>
            </w:tcBorders>
          </w:tcPr>
          <w:p w:rsidR="00ED4B8C" w:rsidRPr="003A24C1" w:rsidRDefault="00455C9E" w:rsidP="003A24C1">
            <w:pPr>
              <w:pStyle w:val="Table11CenterBold"/>
            </w:pPr>
            <w:bookmarkStart w:id="164" w:name="_Ref534723025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12</w:t>
            </w:r>
            <w:r w:rsidR="003A24C1" w:rsidRPr="003A24C1">
              <w:rPr>
                <w:noProof/>
              </w:rPr>
              <w:fldChar w:fldCharType="end"/>
            </w:r>
            <w:bookmarkEnd w:id="164"/>
          </w:p>
        </w:tc>
      </w:tr>
      <w:tr w:rsidR="00ED4B8C" w:rsidRPr="003A24C1" w:rsidTr="00C16E2A">
        <w:trPr>
          <w:cantSplit/>
          <w:jc w:val="center"/>
        </w:trPr>
        <w:tc>
          <w:tcPr>
            <w:tcW w:w="1236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Desired</w:t>
            </w:r>
            <w:r w:rsidR="00FE0EFA" w:rsidRPr="003A24C1">
              <w:t xml:space="preserve"> </w:t>
            </w:r>
            <w:r w:rsidRPr="003A24C1">
              <w:t>Vdc</w:t>
            </w:r>
          </w:p>
        </w:tc>
        <w:tc>
          <w:tcPr>
            <w:tcW w:w="1086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Min</w:t>
            </w:r>
            <w:r w:rsidR="00EF4618" w:rsidRPr="003A24C1">
              <w:t xml:space="preserve"> </w:t>
            </w:r>
            <w:r w:rsidR="00455C9E" w:rsidRPr="003A24C1">
              <w:br/>
            </w:r>
            <w:r w:rsidRPr="003A24C1">
              <w:t>Vdc</w:t>
            </w:r>
          </w:p>
        </w:tc>
        <w:tc>
          <w:tcPr>
            <w:tcW w:w="1350" w:type="dxa"/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FE0EFA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188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Max</w:t>
            </w:r>
            <w:r w:rsidR="00EF4618" w:rsidRPr="003A24C1">
              <w:t xml:space="preserve"> </w:t>
            </w:r>
            <w:r w:rsidR="00455C9E" w:rsidRPr="003A24C1">
              <w:br/>
            </w:r>
            <w:r w:rsidRPr="003A24C1">
              <w:t>Vdc</w:t>
            </w:r>
          </w:p>
        </w:tc>
      </w:tr>
      <w:tr w:rsidR="003E53F8" w:rsidRPr="003A24C1" w:rsidTr="00C16E2A">
        <w:trPr>
          <w:cantSplit/>
          <w:jc w:val="center"/>
        </w:trPr>
        <w:tc>
          <w:tcPr>
            <w:tcW w:w="1236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1.000</w:t>
            </w:r>
          </w:p>
        </w:tc>
        <w:tc>
          <w:tcPr>
            <w:tcW w:w="1086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0.990</w:t>
            </w:r>
          </w:p>
        </w:tc>
        <w:tc>
          <w:tcPr>
            <w:tcW w:w="1350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</w:p>
        </w:tc>
        <w:tc>
          <w:tcPr>
            <w:tcW w:w="1188" w:type="dxa"/>
            <w:vAlign w:val="center"/>
          </w:tcPr>
          <w:p w:rsidR="003E53F8" w:rsidRPr="003A24C1" w:rsidRDefault="003E53F8" w:rsidP="003A24C1">
            <w:pPr>
              <w:pStyle w:val="Table12Center"/>
              <w:spacing w:before="40" w:after="40"/>
            </w:pPr>
            <w:r w:rsidRPr="003A24C1">
              <w:t>1.010</w:t>
            </w:r>
          </w:p>
        </w:tc>
      </w:tr>
    </w:tbl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PLACE</w:t>
      </w:r>
      <w:r w:rsidR="00484E5E" w:rsidRPr="003A24C1">
        <w:t xml:space="preserve"> IRM </w:t>
      </w:r>
      <w:r w:rsidR="00A1024D" w:rsidRPr="003A24C1">
        <w:t xml:space="preserve">drawer </w:t>
      </w:r>
      <w:r w:rsidR="00484E5E" w:rsidRPr="003A24C1">
        <w:t>M</w:t>
      </w:r>
      <w:r w:rsidR="00796744" w:rsidRPr="003A24C1">
        <w:t>ode</w:t>
      </w:r>
      <w:r w:rsidR="0060649D" w:rsidRPr="003A24C1">
        <w:t xml:space="preserve"> </w:t>
      </w:r>
      <w:r w:rsidRPr="003A24C1">
        <w:t>switch to 40 position.</w:t>
      </w:r>
      <w:r w:rsidRPr="003A24C1">
        <w:tab/>
      </w:r>
      <w:r w:rsidR="005E5666" w:rsidRPr="003A24C1">
        <w:t>________</w:t>
      </w:r>
    </w:p>
    <w:p w:rsidR="00ED4B8C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 xml:space="preserve"> voltage in </w:t>
      </w:r>
      <w:r w:rsidR="00455C9E" w:rsidRPr="003A24C1">
        <w:fldChar w:fldCharType="begin"/>
      </w:r>
      <w:r w:rsidR="00455C9E" w:rsidRPr="003A24C1">
        <w:instrText xml:space="preserve"> REF _Ref534723132 \h </w:instrText>
      </w:r>
      <w:r w:rsidR="00455C9E" w:rsidRPr="003A24C1">
        <w:fldChar w:fldCharType="separate"/>
      </w:r>
      <w:r w:rsidR="003A24C1" w:rsidRPr="003A24C1">
        <w:t>Table </w:t>
      </w:r>
      <w:r w:rsidR="003A24C1">
        <w:rPr>
          <w:noProof/>
        </w:rPr>
        <w:t>13</w:t>
      </w:r>
      <w:r w:rsidR="00455C9E" w:rsidRPr="003A24C1">
        <w:fldChar w:fldCharType="end"/>
      </w:r>
      <w:r w:rsidR="00800BA1" w:rsidRPr="003A24C1">
        <w:t>.</w:t>
      </w:r>
      <w:r w:rsidRPr="003A24C1">
        <w:tab/>
        <w:t>________</w:t>
      </w: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36"/>
        <w:gridCol w:w="1194"/>
        <w:gridCol w:w="1107"/>
        <w:gridCol w:w="1233"/>
      </w:tblGrid>
      <w:tr w:rsidR="00ED4B8C" w:rsidRPr="003A24C1" w:rsidTr="00C16E2A">
        <w:trPr>
          <w:cantSplit/>
          <w:jc w:val="center"/>
        </w:trPr>
        <w:tc>
          <w:tcPr>
            <w:tcW w:w="4770" w:type="dxa"/>
            <w:gridSpan w:val="4"/>
            <w:tcBorders>
              <w:top w:val="nil"/>
              <w:left w:val="nil"/>
              <w:right w:val="nil"/>
            </w:tcBorders>
          </w:tcPr>
          <w:p w:rsidR="00ED4B8C" w:rsidRPr="003A24C1" w:rsidRDefault="00455C9E" w:rsidP="003A24C1">
            <w:pPr>
              <w:pStyle w:val="Table11CenterBold"/>
            </w:pPr>
            <w:bookmarkStart w:id="165" w:name="_Ref534723132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13</w:t>
            </w:r>
            <w:r w:rsidR="003A24C1" w:rsidRPr="003A24C1">
              <w:rPr>
                <w:noProof/>
              </w:rPr>
              <w:fldChar w:fldCharType="end"/>
            </w:r>
            <w:bookmarkEnd w:id="165"/>
          </w:p>
        </w:tc>
      </w:tr>
      <w:tr w:rsidR="00ED4B8C" w:rsidRPr="003A24C1" w:rsidTr="00C16E2A">
        <w:trPr>
          <w:cantSplit/>
          <w:jc w:val="center"/>
        </w:trPr>
        <w:tc>
          <w:tcPr>
            <w:tcW w:w="1236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Desired</w:t>
            </w:r>
            <w:r w:rsidR="00FE0EFA" w:rsidRPr="003A24C1">
              <w:t xml:space="preserve"> </w:t>
            </w:r>
            <w:r w:rsidRPr="003A24C1">
              <w:t>Vdc</w:t>
            </w:r>
          </w:p>
        </w:tc>
        <w:tc>
          <w:tcPr>
            <w:tcW w:w="1194" w:type="dxa"/>
          </w:tcPr>
          <w:p w:rsidR="00ED4B8C" w:rsidRPr="003A24C1" w:rsidRDefault="00361F8C" w:rsidP="003A24C1">
            <w:pPr>
              <w:pStyle w:val="Table11CenterBold"/>
            </w:pPr>
            <w:r w:rsidRPr="003A24C1">
              <w:t>Min</w:t>
            </w:r>
            <w:r w:rsidRPr="003A24C1">
              <w:br/>
            </w:r>
            <w:r w:rsidR="00ED4B8C" w:rsidRPr="003A24C1">
              <w:t>Vdc</w:t>
            </w:r>
          </w:p>
        </w:tc>
        <w:tc>
          <w:tcPr>
            <w:tcW w:w="1107" w:type="dxa"/>
          </w:tcPr>
          <w:p w:rsidR="00ED4B8C" w:rsidRPr="003A24C1" w:rsidRDefault="00EA6585" w:rsidP="003A24C1">
            <w:pPr>
              <w:pStyle w:val="Table11CenterBold"/>
            </w:pPr>
            <w:r w:rsidRPr="003A24C1">
              <w:t>As</w:t>
            </w:r>
            <w:r w:rsidR="004C4F43" w:rsidRPr="003A24C1">
              <w:noBreakHyphen/>
            </w:r>
            <w:r w:rsidR="00AE34C1" w:rsidRPr="003A24C1">
              <w:t>left</w:t>
            </w:r>
            <w:r w:rsidR="00FE0EFA" w:rsidRPr="003A24C1">
              <w:t xml:space="preserve"> </w:t>
            </w:r>
            <w:r w:rsidR="00ED4B8C" w:rsidRPr="003A24C1">
              <w:t>Vdc</w:t>
            </w:r>
          </w:p>
        </w:tc>
        <w:tc>
          <w:tcPr>
            <w:tcW w:w="1233" w:type="dxa"/>
          </w:tcPr>
          <w:p w:rsidR="00ED4B8C" w:rsidRPr="003A24C1" w:rsidRDefault="00ED4B8C" w:rsidP="003A24C1">
            <w:pPr>
              <w:pStyle w:val="Table11CenterBold"/>
            </w:pPr>
            <w:r w:rsidRPr="003A24C1">
              <w:t>Max</w:t>
            </w:r>
            <w:r w:rsidR="00361F8C" w:rsidRPr="003A24C1">
              <w:br/>
            </w:r>
            <w:r w:rsidRPr="003A24C1">
              <w:t>Vdc</w:t>
            </w:r>
          </w:p>
        </w:tc>
      </w:tr>
      <w:tr w:rsidR="003E53F8" w:rsidRPr="003A24C1" w:rsidTr="00C16E2A">
        <w:trPr>
          <w:cantSplit/>
          <w:jc w:val="center"/>
        </w:trPr>
        <w:tc>
          <w:tcPr>
            <w:tcW w:w="1236" w:type="dxa"/>
            <w:vAlign w:val="center"/>
          </w:tcPr>
          <w:p w:rsidR="003E53F8" w:rsidRPr="003A24C1" w:rsidRDefault="003E53F8" w:rsidP="003A24C1">
            <w:pPr>
              <w:pStyle w:val="Table12Center"/>
              <w:keepNext/>
              <w:spacing w:before="40" w:after="40"/>
            </w:pPr>
            <w:r w:rsidRPr="003A24C1">
              <w:t>0.316</w:t>
            </w:r>
          </w:p>
        </w:tc>
        <w:tc>
          <w:tcPr>
            <w:tcW w:w="1194" w:type="dxa"/>
            <w:vAlign w:val="center"/>
          </w:tcPr>
          <w:p w:rsidR="003E53F8" w:rsidRPr="003A24C1" w:rsidRDefault="003E53F8" w:rsidP="003A24C1">
            <w:pPr>
              <w:pStyle w:val="Table12Center"/>
              <w:keepNext/>
              <w:spacing w:before="40" w:after="40"/>
            </w:pPr>
            <w:r w:rsidRPr="003A24C1">
              <w:t>0.306</w:t>
            </w:r>
          </w:p>
        </w:tc>
        <w:tc>
          <w:tcPr>
            <w:tcW w:w="1107" w:type="dxa"/>
            <w:vAlign w:val="center"/>
          </w:tcPr>
          <w:p w:rsidR="003E53F8" w:rsidRPr="003A24C1" w:rsidRDefault="003E53F8" w:rsidP="003A24C1">
            <w:pPr>
              <w:pStyle w:val="Table12Center"/>
              <w:keepNext/>
              <w:spacing w:before="40" w:after="40"/>
            </w:pPr>
          </w:p>
        </w:tc>
        <w:tc>
          <w:tcPr>
            <w:tcW w:w="1233" w:type="dxa"/>
            <w:vAlign w:val="center"/>
          </w:tcPr>
          <w:p w:rsidR="003E53F8" w:rsidRPr="003A24C1" w:rsidRDefault="003E53F8" w:rsidP="003A24C1">
            <w:pPr>
              <w:pStyle w:val="Table12Center"/>
              <w:keepNext/>
              <w:spacing w:before="40" w:after="40"/>
            </w:pPr>
            <w:r w:rsidRPr="003A24C1">
              <w:t>0.326</w:t>
            </w:r>
          </w:p>
        </w:tc>
      </w:tr>
    </w:tbl>
    <w:p w:rsidR="00252B47" w:rsidRPr="003A24C1" w:rsidRDefault="00252B47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A</w:t>
      </w:r>
      <w:r w:rsidR="00A1024D" w:rsidRPr="003A24C1">
        <w:t>MPLIFIER</w:t>
      </w:r>
      <w:r w:rsidRPr="003A24C1">
        <w:t xml:space="preserve"> </w:t>
      </w:r>
      <w:r w:rsidR="00A1024D" w:rsidRPr="003A24C1">
        <w:t xml:space="preserve">&amp; </w:t>
      </w:r>
      <w:r w:rsidRPr="003A24C1">
        <w:t>A</w:t>
      </w:r>
      <w:r w:rsidR="00A1024D" w:rsidRPr="003A24C1">
        <w:t>TTENUATOR</w:t>
      </w:r>
      <w:r w:rsidRPr="003A24C1">
        <w:t xml:space="preserve"> </w:t>
      </w:r>
      <w:r w:rsidR="00A1024D" w:rsidRPr="003A24C1">
        <w:t>M</w:t>
      </w:r>
      <w:r w:rsidRPr="003A24C1">
        <w:t>odule AR11 i</w:t>
      </w:r>
      <w:r w:rsidR="004F02C4" w:rsidRPr="003A24C1">
        <w:t>s</w:t>
      </w:r>
      <w:r w:rsidRPr="003A24C1">
        <w:t xml:space="preserve"> </w:t>
      </w:r>
      <w:r w:rsidR="004F02C4" w:rsidRPr="003A24C1">
        <w:t>194X667 G1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592D87" w:rsidRPr="003A24C1">
        <w:rPr>
          <w:rStyle w:val="Bold"/>
        </w:rPr>
        <w:t>MARK</w:t>
      </w:r>
      <w:r w:rsidR="00592D87" w:rsidRPr="003A24C1">
        <w:t xml:space="preserve"> </w:t>
      </w:r>
      <w:r w:rsidR="00E765DD" w:rsidRPr="003A24C1">
        <w:t xml:space="preserve">steps </w:t>
      </w:r>
      <w:r w:rsidRPr="003A24C1">
        <w:t>N/A</w:t>
      </w:r>
      <w:r w:rsidR="00081901" w:rsidRPr="003A24C1">
        <w:t>.</w:t>
      </w:r>
    </w:p>
    <w:p w:rsidR="00252B47" w:rsidRPr="003A24C1" w:rsidRDefault="00252B47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</w:t>
      </w:r>
      <w:r w:rsidR="00A1024D" w:rsidRPr="003A24C1">
        <w:t>AMPLIFIER &amp; ATTENUATOR Module</w:t>
      </w:r>
      <w:r w:rsidRPr="003A24C1">
        <w:t xml:space="preserve"> AR11 and plug</w:t>
      </w:r>
      <w:r w:rsidR="004C4F43" w:rsidRPr="003A24C1">
        <w:noBreakHyphen/>
      </w:r>
      <w:r w:rsidRPr="003A24C1">
        <w:t>in adapter from IRM drawer.</w:t>
      </w:r>
      <w:r w:rsidRPr="003A24C1">
        <w:tab/>
        <w:t>________</w:t>
      </w:r>
    </w:p>
    <w:p w:rsidR="001246B5" w:rsidRPr="003A24C1" w:rsidRDefault="001246B5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A1024D" w:rsidRPr="003A24C1">
        <w:t>AMPLIFIER &amp; ATTENUATOR Module</w:t>
      </w:r>
      <w:r w:rsidRPr="003A24C1">
        <w:t xml:space="preserve"> </w:t>
      </w:r>
      <w:r w:rsidR="000C1D0E" w:rsidRPr="003A24C1">
        <w:t xml:space="preserve">AR11 </w:t>
      </w:r>
      <w:r w:rsidRPr="003A24C1">
        <w:t xml:space="preserve">cover was removed,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REPLACE</w:t>
      </w:r>
      <w:r w:rsidR="00F3385F" w:rsidRPr="003A24C1">
        <w:t xml:space="preserve"> cover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5E5666"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252B47" w:rsidRPr="003A24C1" w:rsidRDefault="00F3385F" w:rsidP="003A24C1">
      <w:pPr>
        <w:pStyle w:val="ActionStep2PK"/>
      </w:pPr>
      <w:r w:rsidRPr="003A24C1">
        <w:rPr>
          <w:rStyle w:val="Bold"/>
        </w:rPr>
        <w:t>RE</w:t>
      </w:r>
      <w:r w:rsidR="00252B47" w:rsidRPr="003A24C1">
        <w:rPr>
          <w:rStyle w:val="Bold"/>
        </w:rPr>
        <w:t>INSTALL</w:t>
      </w:r>
      <w:r w:rsidR="00252B47" w:rsidRPr="003A24C1">
        <w:t xml:space="preserve"> </w:t>
      </w:r>
      <w:r w:rsidR="00A1024D" w:rsidRPr="003A24C1">
        <w:t>AMPLIFIER &amp; ATTENUATOR Module</w:t>
      </w:r>
      <w:r w:rsidR="00252B47" w:rsidRPr="003A24C1">
        <w:t xml:space="preserve"> AR11, without </w:t>
      </w:r>
      <w:r w:rsidR="00A1024D" w:rsidRPr="003A24C1">
        <w:t>GE</w:t>
      </w:r>
      <w:r w:rsidR="00843CA2" w:rsidRPr="003A24C1">
        <w:t xml:space="preserve">129B2048G2 </w:t>
      </w:r>
      <w:r w:rsidR="00252B47" w:rsidRPr="003A24C1">
        <w:t>plug</w:t>
      </w:r>
      <w:r w:rsidR="004C4F43" w:rsidRPr="003A24C1">
        <w:noBreakHyphen/>
      </w:r>
      <w:r w:rsidR="00E765DD" w:rsidRPr="003A24C1">
        <w:t>in adapter, in AMPLIFIER &amp; ATTENUATOR Module AR11 location in</w:t>
      </w:r>
      <w:r w:rsidR="00252B47" w:rsidRPr="003A24C1">
        <w:t xml:space="preserve"> IRM drawer.</w:t>
      </w:r>
      <w:r w:rsidR="00252B47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DISCONNECT</w:t>
      </w:r>
      <w:r w:rsidRPr="003A24C1">
        <w:t xml:space="preserve"> test oscillator from IRM </w:t>
      </w:r>
      <w:r w:rsidR="00C86629" w:rsidRPr="003A24C1">
        <w:t>TEST FIXTURE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484E5E" w:rsidRPr="003A24C1">
        <w:t xml:space="preserve"> IRM </w:t>
      </w:r>
      <w:r w:rsidR="00A1024D" w:rsidRPr="003A24C1">
        <w:t xml:space="preserve">drawer </w:t>
      </w:r>
      <w:r w:rsidR="00484E5E" w:rsidRPr="003A24C1">
        <w:t>M</w:t>
      </w:r>
      <w:r w:rsidR="00796744" w:rsidRPr="003A24C1">
        <w:t>ode</w:t>
      </w:r>
      <w:r w:rsidR="0059655E" w:rsidRPr="003A24C1">
        <w:t xml:space="preserve"> switch</w:t>
      </w:r>
      <w:r w:rsidR="00C66EDE" w:rsidRPr="003A24C1">
        <w:t xml:space="preserve"> </w:t>
      </w:r>
      <w:r w:rsidRPr="003A24C1">
        <w:t>to OPERATE position.</w:t>
      </w:r>
      <w:r w:rsidRPr="003A24C1">
        <w:tab/>
        <w:t>________</w:t>
      </w:r>
    </w:p>
    <w:p w:rsidR="008E1753" w:rsidRPr="003A24C1" w:rsidRDefault="008E1753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8E1753" w:rsidRPr="003A24C1" w:rsidTr="008E1753">
        <w:trPr>
          <w:cantSplit/>
          <w:tblHeader/>
          <w:jc w:val="center"/>
        </w:trPr>
        <w:tc>
          <w:tcPr>
            <w:tcW w:w="9936" w:type="dxa"/>
          </w:tcPr>
          <w:p w:rsidR="008E1753" w:rsidRPr="003A24C1" w:rsidRDefault="008E1753" w:rsidP="003A24C1">
            <w:pPr>
              <w:pStyle w:val="SpecialMessageHead"/>
            </w:pPr>
            <w:r w:rsidRPr="003A24C1">
              <w:t>NOTE</w:t>
            </w:r>
          </w:p>
        </w:tc>
      </w:tr>
      <w:tr w:rsidR="008E1753" w:rsidRPr="003A24C1">
        <w:trPr>
          <w:cantSplit/>
          <w:jc w:val="center"/>
        </w:trPr>
        <w:tc>
          <w:tcPr>
            <w:tcW w:w="9936" w:type="dxa"/>
          </w:tcPr>
          <w:p w:rsidR="008E1753" w:rsidRPr="003A24C1" w:rsidRDefault="008E1753" w:rsidP="003A24C1">
            <w:pPr>
              <w:pStyle w:val="SpecialMessageText"/>
            </w:pPr>
            <w:r w:rsidRPr="003A24C1">
              <w:t>Steps</w:t>
            </w:r>
            <w:r w:rsidR="00430554" w:rsidRPr="003A24C1">
              <w:t> </w:t>
            </w:r>
            <w:r w:rsidRPr="003A24C1">
              <w:fldChar w:fldCharType="begin"/>
            </w:r>
            <w:r w:rsidRPr="003A24C1">
              <w:instrText xml:space="preserve"> REF _Ref383433156 \w \h \*MERGEFORMAT </w:instrText>
            </w:r>
            <w:r w:rsidRPr="003A24C1">
              <w:fldChar w:fldCharType="separate"/>
            </w:r>
            <w:r w:rsidR="003A24C1">
              <w:t>6.12[29]</w:t>
            </w:r>
            <w:r w:rsidRPr="003A24C1">
              <w:fldChar w:fldCharType="end"/>
            </w:r>
            <w:r w:rsidRPr="003A24C1">
              <w:t xml:space="preserve"> through </w:t>
            </w:r>
            <w:r w:rsidR="00562628" w:rsidRPr="003A24C1">
              <w:fldChar w:fldCharType="begin"/>
            </w:r>
            <w:r w:rsidR="00562628" w:rsidRPr="003A24C1">
              <w:instrText xml:space="preserve"> REF _Ref406146642 \w \h \*MERGEFORMAT </w:instrText>
            </w:r>
            <w:r w:rsidR="00562628" w:rsidRPr="003A24C1">
              <w:fldChar w:fldCharType="separate"/>
            </w:r>
            <w:r w:rsidR="003A24C1">
              <w:t>6.12[32]</w:t>
            </w:r>
            <w:r w:rsidR="00562628"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</w:tc>
      </w:tr>
    </w:tbl>
    <w:p w:rsidR="00E765DD" w:rsidRPr="003A24C1" w:rsidRDefault="00ED4B8C" w:rsidP="003A24C1">
      <w:pPr>
        <w:pStyle w:val="ActionStep1PK"/>
        <w:keepNext/>
      </w:pPr>
      <w:bookmarkStart w:id="166" w:name="_Ref383433156"/>
      <w:r w:rsidRPr="003A24C1">
        <w:rPr>
          <w:rStyle w:val="Bold"/>
        </w:rPr>
        <w:t>REQUEST</w:t>
      </w:r>
      <w:r w:rsidRPr="003A24C1">
        <w:t xml:space="preserve"> UO </w:t>
      </w:r>
      <w:r w:rsidR="00290265" w:rsidRPr="003A24C1">
        <w:t>place</w:t>
      </w:r>
      <w:r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853CFC" w:rsidRPr="003A24C1">
        <w:t xml:space="preserve">, </w:t>
      </w:r>
      <w:r w:rsidR="0024271F" w:rsidRPr="003A24C1">
        <w:t>CHANNEL A</w:t>
      </w:r>
      <w:r w:rsidR="00853CFC" w:rsidRPr="003A24C1">
        <w:t xml:space="preserve"> IRM RANGE SWITCH,</w:t>
      </w:r>
      <w:r w:rsidRPr="003A24C1">
        <w:t> </w:t>
      </w:r>
      <w:r w:rsidR="00290265" w:rsidRPr="003A24C1">
        <w:t>to range Position 1.</w:t>
      </w:r>
      <w:r w:rsidR="00290265" w:rsidRPr="003A24C1">
        <w:tab/>
        <w:t>________</w:t>
      </w:r>
      <w:bookmarkEnd w:id="166"/>
    </w:p>
    <w:p w:rsidR="00C66EDE" w:rsidRPr="003A24C1" w:rsidRDefault="00290265" w:rsidP="003A24C1">
      <w:pPr>
        <w:pStyle w:val="ActionStep1PK"/>
        <w:keepNext/>
      </w:pPr>
      <w:r w:rsidRPr="003A24C1">
        <w:rPr>
          <w:rStyle w:val="Bold"/>
        </w:rPr>
        <w:t>PLACE</w:t>
      </w:r>
      <w:r w:rsidRPr="003A24C1">
        <w:t xml:space="preserve"> IRM TEST FIXTURE switch to range Position 1.</w:t>
      </w:r>
      <w:r w:rsidR="00C66EDE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bookmarkStart w:id="167" w:name="_Ref383433181"/>
      <w:r w:rsidRPr="003A24C1">
        <w:rPr>
          <w:rStyle w:val="Bold"/>
        </w:rPr>
        <w:t>RECORD</w:t>
      </w:r>
      <w:r w:rsidRPr="003A24C1">
        <w:t xml:space="preserve"> D</w:t>
      </w:r>
      <w:r w:rsidR="00A1024D" w:rsidRPr="003A24C1">
        <w:t>M</w:t>
      </w:r>
      <w:r w:rsidRPr="003A24C1">
        <w:t xml:space="preserve">M reading for </w:t>
      </w:r>
      <w:r w:rsidR="00562628" w:rsidRPr="003A24C1">
        <w:t>R</w:t>
      </w:r>
      <w:r w:rsidRPr="003A24C1">
        <w:t>ange</w:t>
      </w:r>
      <w:r w:rsidR="00562628" w:rsidRPr="003A24C1">
        <w:t xml:space="preserve"> 1</w:t>
      </w:r>
      <w:r w:rsidRPr="003A24C1">
        <w:t xml:space="preserve"> in Noise Only column of </w:t>
      </w:r>
      <w:r w:rsidR="00455C9E" w:rsidRPr="003A24C1">
        <w:fldChar w:fldCharType="begin"/>
      </w:r>
      <w:r w:rsidR="00455C9E" w:rsidRPr="003A24C1">
        <w:instrText xml:space="preserve"> REF Supplement8453834_cr \h  \*MERGEFORMAT </w:instrText>
      </w:r>
      <w:r w:rsidR="00455C9E" w:rsidRPr="003A24C1">
        <w:fldChar w:fldCharType="separate"/>
      </w:r>
      <w:r w:rsidR="003A24C1" w:rsidRPr="003A24C1">
        <w:t>Attachment </w:t>
      </w:r>
      <w:r w:rsidR="003A24C1">
        <w:t>5</w:t>
      </w:r>
      <w:r w:rsidR="00455C9E" w:rsidRPr="003A24C1">
        <w:fldChar w:fldCharType="end"/>
      </w:r>
      <w:r w:rsidR="00455C9E" w:rsidRPr="003A24C1">
        <w:t xml:space="preserve">, </w:t>
      </w:r>
      <w:r w:rsidR="00455C9E" w:rsidRPr="003A24C1">
        <w:fldChar w:fldCharType="begin"/>
      </w:r>
      <w:r w:rsidR="00455C9E" w:rsidRPr="003A24C1">
        <w:instrText xml:space="preserve"> REF SupplementTitle5920893_cr \h  \*MERGEFORMAT </w:instrText>
      </w:r>
      <w:r w:rsidR="00455C9E" w:rsidRPr="003A24C1">
        <w:fldChar w:fldCharType="separate"/>
      </w:r>
      <w:r w:rsidR="003A24C1" w:rsidRPr="003A24C1">
        <w:t>Range Switch Signal Acceptance</w:t>
      </w:r>
      <w:r w:rsidR="00455C9E" w:rsidRPr="003A24C1">
        <w:fldChar w:fldCharType="end"/>
      </w:r>
      <w:r w:rsidR="00516993" w:rsidRPr="003A24C1">
        <w:t>,</w:t>
      </w:r>
      <w:r w:rsidR="001A6A6B" w:rsidRPr="003A24C1">
        <w:t xml:space="preserve"> </w:t>
      </w:r>
      <w:r w:rsidR="001A6A6B" w:rsidRPr="003A24C1">
        <w:fldChar w:fldCharType="begin"/>
      </w:r>
      <w:r w:rsidR="001A6A6B" w:rsidRPr="003A24C1">
        <w:instrText xml:space="preserve"> REF _Ref534723271 \h </w:instrText>
      </w:r>
      <w:r w:rsidR="001A6A6B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1A6A6B" w:rsidRPr="003A24C1">
        <w:fldChar w:fldCharType="end"/>
      </w:r>
      <w:r w:rsidRPr="003A24C1">
        <w:t>.</w:t>
      </w:r>
      <w:r w:rsidRPr="003A24C1">
        <w:tab/>
        <w:t>________</w:t>
      </w:r>
      <w:bookmarkEnd w:id="167"/>
    </w:p>
    <w:p w:rsidR="00290265" w:rsidRPr="003A24C1" w:rsidRDefault="00290265" w:rsidP="003A24C1">
      <w:pPr>
        <w:pStyle w:val="ActionStep1PK"/>
      </w:pPr>
      <w:bookmarkStart w:id="168" w:name="_Ref406146642"/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_Ref383433156 \w \h \*MERGEFORMAT </w:instrText>
      </w:r>
      <w:r w:rsidRPr="003A24C1">
        <w:fldChar w:fldCharType="separate"/>
      </w:r>
      <w:r w:rsidR="003A24C1">
        <w:t>6.12[29]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_Ref383433181 \w \h \*MERGEFORMAT </w:instrText>
      </w:r>
      <w:r w:rsidRPr="003A24C1">
        <w:fldChar w:fldCharType="separate"/>
      </w:r>
      <w:r w:rsidR="003A24C1">
        <w:t>6.12[31]</w:t>
      </w:r>
      <w:r w:rsidRPr="003A24C1">
        <w:fldChar w:fldCharType="end"/>
      </w:r>
      <w:r w:rsidR="00473D5A" w:rsidRPr="003A24C1">
        <w:t xml:space="preserve"> for ranges 2 </w:t>
      </w:r>
      <w:r w:rsidR="006A0D66" w:rsidRPr="003A24C1">
        <w:t>through </w:t>
      </w:r>
      <w:r w:rsidRPr="003A24C1">
        <w:t>6.</w:t>
      </w:r>
      <w:r w:rsidRPr="003A24C1">
        <w:tab/>
        <w:t>________</w:t>
      </w:r>
      <w:bookmarkEnd w:id="168"/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ENSURE</w:t>
      </w:r>
      <w:r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853CFC" w:rsidRPr="003A24C1">
        <w:t xml:space="preserve">, </w:t>
      </w:r>
      <w:r w:rsidR="0024271F" w:rsidRPr="003A24C1">
        <w:t>CHANNEL A</w:t>
      </w:r>
      <w:r w:rsidR="00853CFC" w:rsidRPr="003A24C1">
        <w:t xml:space="preserve"> IRM RANGE SWITCH</w:t>
      </w:r>
      <w:r w:rsidRPr="003A24C1">
        <w:t xml:space="preserve"> </w:t>
      </w:r>
      <w:r w:rsidR="00113FA4" w:rsidRPr="003A24C1">
        <w:t xml:space="preserve">is </w:t>
      </w:r>
      <w:r w:rsidRPr="003A24C1">
        <w:t>in Position 6.</w:t>
      </w:r>
      <w:r w:rsidRPr="003A24C1">
        <w:tab/>
        <w:t>________</w:t>
      </w:r>
    </w:p>
    <w:p w:rsidR="00113FA4" w:rsidRPr="003A24C1" w:rsidRDefault="00113FA4" w:rsidP="003A24C1">
      <w:pPr>
        <w:pStyle w:val="ActionStep1PK"/>
      </w:pPr>
      <w:r w:rsidRPr="003A24C1">
        <w:rPr>
          <w:rStyle w:val="Bold"/>
        </w:rPr>
        <w:t>ENSURE</w:t>
      </w:r>
      <w:r w:rsidRPr="003A24C1">
        <w:t xml:space="preserve"> Test Attenuator switches are in Position 6.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test oscillator to J1 on Test Attenuator portion of IRM </w:t>
      </w:r>
      <w:r w:rsidR="00C86629" w:rsidRPr="003A24C1">
        <w:t>TEST FIXTURE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</w:t>
      </w:r>
      <w:r w:rsidR="00333A9D" w:rsidRPr="003A24C1">
        <w:t>oscillator</w:t>
      </w:r>
      <w:r w:rsidRPr="003A24C1">
        <w:t xml:space="preserve"> output frequency to 8</w:t>
      </w:r>
      <w:r w:rsidR="005C1A46" w:rsidRPr="003A24C1">
        <w:t> </w:t>
      </w:r>
      <w:r w:rsidRPr="003A24C1">
        <w:t>KHz.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amplitude to produce a midscale indication on IRM front panel meter.</w:t>
      </w:r>
      <w:r w:rsidRPr="003A24C1">
        <w:tab/>
        <w:t>________</w:t>
      </w:r>
    </w:p>
    <w:p w:rsidR="00FD3F33" w:rsidRPr="003A24C1" w:rsidRDefault="00C66EDE" w:rsidP="003A24C1">
      <w:pPr>
        <w:pStyle w:val="ActionStep1PK"/>
      </w:pPr>
      <w:r w:rsidRPr="003A24C1">
        <w:rPr>
          <w:rStyle w:val="Bold"/>
        </w:rPr>
        <w:t>ADJUST</w:t>
      </w:r>
      <w:r w:rsidR="00ED4B8C" w:rsidRPr="003A24C1">
        <w:t xml:space="preserve"> output frequency between 8 and 16</w:t>
      </w:r>
      <w:r w:rsidR="005C1A46" w:rsidRPr="003A24C1">
        <w:t> </w:t>
      </w:r>
      <w:r w:rsidR="00ED4B8C" w:rsidRPr="003A24C1">
        <w:t>KHz, while maintaining constant output amplitude from test oscillator, until a maximum indication is observed on D</w:t>
      </w:r>
      <w:r w:rsidR="00BF4969" w:rsidRPr="003A24C1">
        <w:t>M</w:t>
      </w:r>
      <w:r w:rsidR="00ED4B8C" w:rsidRPr="003A24C1">
        <w:t>M.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Amplitude control of test oscillator to obtain a </w:t>
      </w:r>
      <w:r w:rsidR="007A37F1" w:rsidRPr="003A24C1">
        <w:t>1.000 Vdc</w:t>
      </w:r>
      <w:r w:rsidRPr="003A24C1">
        <w:t xml:space="preserve"> </w:t>
      </w:r>
      <w:r w:rsidR="00516993" w:rsidRPr="003A24C1">
        <w:t xml:space="preserve">(0.995 to 1.005 Vdc) </w:t>
      </w:r>
      <w:r w:rsidRPr="003A24C1">
        <w:t>reading on D</w:t>
      </w:r>
      <w:r w:rsidR="00BF4969" w:rsidRPr="003A24C1">
        <w:t>M</w:t>
      </w:r>
      <w:r w:rsidRPr="003A24C1">
        <w:t>M.</w:t>
      </w:r>
      <w:r w:rsidRPr="003A24C1">
        <w:tab/>
        <w:t>________</w:t>
      </w:r>
    </w:p>
    <w:p w:rsidR="002617BA" w:rsidRPr="003A24C1" w:rsidRDefault="00ED4B8C" w:rsidP="003A24C1">
      <w:pPr>
        <w:pStyle w:val="ActionStep1PK"/>
        <w:keepNext/>
      </w:pPr>
      <w:bookmarkStart w:id="169" w:name="_Ref383065769"/>
      <w:r w:rsidRPr="003A24C1">
        <w:rPr>
          <w:rStyle w:val="Bold"/>
        </w:rPr>
        <w:t>RECORD</w:t>
      </w:r>
      <w:r w:rsidRPr="003A24C1">
        <w:t xml:space="preserve"> RMS </w:t>
      </w:r>
      <w:r w:rsidR="009F7C71" w:rsidRPr="003A24C1">
        <w:t>voltage</w:t>
      </w:r>
      <w:r w:rsidRPr="003A24C1">
        <w:t xml:space="preserve"> signal in space below.</w:t>
      </w:r>
      <w:bookmarkEnd w:id="169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480"/>
        <w:gridCol w:w="236"/>
        <w:gridCol w:w="1368"/>
      </w:tblGrid>
      <w:tr w:rsidR="002617BA" w:rsidRPr="003A24C1" w:rsidTr="00CF01E5">
        <w:trPr>
          <w:jc w:val="right"/>
        </w:trPr>
        <w:tc>
          <w:tcPr>
            <w:tcW w:w="4480" w:type="dxa"/>
            <w:shd w:val="clear" w:color="auto" w:fill="auto"/>
            <w:vAlign w:val="center"/>
          </w:tcPr>
          <w:p w:rsidR="002617BA" w:rsidRPr="003A24C1" w:rsidRDefault="00564E5F" w:rsidP="003A24C1">
            <w:pPr>
              <w:pStyle w:val="Table10Right"/>
            </w:pPr>
            <w:r w:rsidRPr="003A24C1">
              <w:t xml:space="preserve"> </w:t>
            </w:r>
            <w:r w:rsidR="002617BA" w:rsidRPr="003A24C1">
              <w:t xml:space="preserve">______________ </w:t>
            </w:r>
            <w:r w:rsidR="00161907" w:rsidRPr="003A24C1">
              <w:t>mVac</w:t>
            </w:r>
            <w:r w:rsidR="002617BA" w:rsidRPr="003A24C1">
              <w:t>.</w:t>
            </w:r>
          </w:p>
        </w:tc>
        <w:tc>
          <w:tcPr>
            <w:tcW w:w="236" w:type="dxa"/>
          </w:tcPr>
          <w:p w:rsidR="002617BA" w:rsidRPr="003A24C1" w:rsidRDefault="002617BA" w:rsidP="003A24C1">
            <w:pPr>
              <w:pStyle w:val="Table12Right"/>
            </w:pPr>
          </w:p>
        </w:tc>
        <w:tc>
          <w:tcPr>
            <w:tcW w:w="1368" w:type="dxa"/>
            <w:vAlign w:val="bottom"/>
          </w:tcPr>
          <w:p w:rsidR="002617BA" w:rsidRPr="003A24C1" w:rsidRDefault="002617BA" w:rsidP="003A24C1">
            <w:pPr>
              <w:pStyle w:val="Table12Center"/>
              <w:spacing w:before="80" w:after="80"/>
            </w:pPr>
            <w:r w:rsidRPr="003A24C1">
              <w:t>________</w:t>
            </w:r>
          </w:p>
        </w:tc>
      </w:tr>
    </w:tbl>
    <w:p w:rsidR="00FD5C97" w:rsidRPr="003A24C1" w:rsidRDefault="00FD5C97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8E1753" w:rsidRPr="003A24C1" w:rsidTr="008E1753">
        <w:trPr>
          <w:cantSplit/>
          <w:tblHeader/>
          <w:jc w:val="center"/>
        </w:trPr>
        <w:tc>
          <w:tcPr>
            <w:tcW w:w="9936" w:type="dxa"/>
          </w:tcPr>
          <w:p w:rsidR="008E1753" w:rsidRPr="003A24C1" w:rsidRDefault="008E1753" w:rsidP="003A24C1">
            <w:pPr>
              <w:pStyle w:val="SpecialMessageHead"/>
            </w:pPr>
            <w:r w:rsidRPr="003A24C1">
              <w:t>NOTE</w:t>
            </w:r>
          </w:p>
        </w:tc>
      </w:tr>
      <w:tr w:rsidR="008E1753" w:rsidRPr="003A24C1">
        <w:trPr>
          <w:cantSplit/>
          <w:jc w:val="center"/>
        </w:trPr>
        <w:tc>
          <w:tcPr>
            <w:tcW w:w="9936" w:type="dxa"/>
          </w:tcPr>
          <w:p w:rsidR="008E1753" w:rsidRPr="003A24C1" w:rsidRDefault="008E1753" w:rsidP="003A24C1">
            <w:pPr>
              <w:pStyle w:val="SpecialMessageText"/>
            </w:pPr>
            <w:r w:rsidRPr="003A24C1">
              <w:t>Steps</w:t>
            </w:r>
            <w:r w:rsidR="00430554" w:rsidRPr="003A24C1">
              <w:t> </w:t>
            </w:r>
            <w:r w:rsidR="00D34E75" w:rsidRPr="003A24C1">
              <w:fldChar w:fldCharType="begin"/>
            </w:r>
            <w:r w:rsidR="00D34E75" w:rsidRPr="003A24C1">
              <w:instrText xml:space="preserve"> REF _Ref385220812 \w \h \*MERGEFORMAT </w:instrText>
            </w:r>
            <w:r w:rsidR="00D34E75" w:rsidRPr="003A24C1">
              <w:fldChar w:fldCharType="separate"/>
            </w:r>
            <w:r w:rsidR="003A24C1">
              <w:t>6.12[41]</w:t>
            </w:r>
            <w:r w:rsidR="00D34E75" w:rsidRPr="003A24C1">
              <w:fldChar w:fldCharType="end"/>
            </w:r>
            <w:r w:rsidRPr="003A24C1">
              <w:t xml:space="preserve"> through</w:t>
            </w:r>
            <w:r w:rsidR="00D418CF" w:rsidRPr="003A24C1">
              <w:t xml:space="preserve"> </w:t>
            </w:r>
            <w:r w:rsidR="00562628" w:rsidRPr="003A24C1">
              <w:fldChar w:fldCharType="begin"/>
            </w:r>
            <w:r w:rsidR="00562628" w:rsidRPr="003A24C1">
              <w:instrText xml:space="preserve"> REF _Ref406146722 \w \h \*MERGEFORMAT </w:instrText>
            </w:r>
            <w:r w:rsidR="00562628" w:rsidRPr="003A24C1">
              <w:fldChar w:fldCharType="separate"/>
            </w:r>
            <w:r w:rsidR="003A24C1">
              <w:t>6.12[45]</w:t>
            </w:r>
            <w:r w:rsidR="00562628"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</w:tc>
      </w:tr>
    </w:tbl>
    <w:p w:rsidR="00D418CF" w:rsidRPr="003A24C1" w:rsidRDefault="00D418CF" w:rsidP="003A24C1">
      <w:pPr>
        <w:pStyle w:val="ActionStep1PK"/>
        <w:keepNext/>
      </w:pPr>
      <w:bookmarkStart w:id="170" w:name="_Ref385220812"/>
      <w:r w:rsidRPr="003A24C1">
        <w:rPr>
          <w:rStyle w:val="Bold"/>
        </w:rPr>
        <w:t>MAINTAIN</w:t>
      </w:r>
      <w:r w:rsidRPr="003A24C1">
        <w:t xml:space="preserve"> test oscillator output level to value recorded in </w:t>
      </w:r>
      <w:r w:rsidR="00B61C6B" w:rsidRPr="003A24C1">
        <w:t>S</w:t>
      </w:r>
      <w:r w:rsidRPr="003A24C1">
        <w:t>tep</w:t>
      </w:r>
      <w:r w:rsidR="0068141F" w:rsidRPr="003A24C1">
        <w:t> </w:t>
      </w:r>
      <w:r w:rsidRPr="003A24C1">
        <w:fldChar w:fldCharType="begin"/>
      </w:r>
      <w:r w:rsidRPr="003A24C1">
        <w:instrText xml:space="preserve"> REF _Ref383065769 \w \h \*MERGEFORMAT </w:instrText>
      </w:r>
      <w:r w:rsidRPr="003A24C1">
        <w:fldChar w:fldCharType="separate"/>
      </w:r>
      <w:r w:rsidR="003A24C1">
        <w:t>6.12[40]</w:t>
      </w:r>
      <w:r w:rsidRPr="003A24C1">
        <w:fldChar w:fldCharType="end"/>
      </w:r>
      <w:r w:rsidRPr="003A24C1">
        <w:t xml:space="preserve"> during the performance of the following step</w:t>
      </w:r>
      <w:r w:rsidR="00290265" w:rsidRPr="003A24C1">
        <w:t>s</w:t>
      </w:r>
      <w:r w:rsidRPr="003A24C1">
        <w:t>.</w:t>
      </w:r>
      <w:r w:rsidRPr="003A24C1">
        <w:tab/>
        <w:t>________</w:t>
      </w:r>
      <w:bookmarkEnd w:id="170"/>
    </w:p>
    <w:p w:rsidR="00290265" w:rsidRPr="003A24C1" w:rsidRDefault="00ED4B8C" w:rsidP="003A24C1">
      <w:pPr>
        <w:pStyle w:val="ActionStep1PK"/>
        <w:keepNext/>
      </w:pPr>
      <w:bookmarkStart w:id="171" w:name="_Ref406139346"/>
      <w:r w:rsidRPr="003A24C1">
        <w:rPr>
          <w:rStyle w:val="Bold"/>
        </w:rPr>
        <w:t>REQUEST</w:t>
      </w:r>
      <w:r w:rsidRPr="003A24C1">
        <w:t xml:space="preserve"> UO </w:t>
      </w:r>
      <w:r w:rsidR="00290265" w:rsidRPr="003A24C1">
        <w:t>place</w:t>
      </w:r>
      <w:r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853CFC" w:rsidRPr="003A24C1">
        <w:t xml:space="preserve">, </w:t>
      </w:r>
      <w:r w:rsidR="0024271F" w:rsidRPr="003A24C1">
        <w:t>CHANNEL A</w:t>
      </w:r>
      <w:r w:rsidR="00853CFC" w:rsidRPr="003A24C1">
        <w:t xml:space="preserve"> IRM RANGE SWITCH,</w:t>
      </w:r>
      <w:r w:rsidRPr="003A24C1">
        <w:t> </w:t>
      </w:r>
      <w:r w:rsidR="00290265" w:rsidRPr="003A24C1">
        <w:t>to range Position 1.</w:t>
      </w:r>
      <w:r w:rsidR="00290265" w:rsidRPr="003A24C1">
        <w:tab/>
        <w:t>________</w:t>
      </w:r>
      <w:bookmarkEnd w:id="171"/>
    </w:p>
    <w:p w:rsidR="00C66EDE" w:rsidRPr="003A24C1" w:rsidRDefault="00290265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 IRM TEST FIXTURE switch to range Position 1.</w:t>
      </w:r>
      <w:r w:rsidR="00C66EDE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172" w:name="_Ref383433406"/>
      <w:r w:rsidRPr="003A24C1">
        <w:rPr>
          <w:rStyle w:val="Bold"/>
        </w:rPr>
        <w:t>RECORD</w:t>
      </w:r>
      <w:r w:rsidRPr="003A24C1">
        <w:t xml:space="preserve"> D</w:t>
      </w:r>
      <w:r w:rsidR="0026501D" w:rsidRPr="003A24C1">
        <w:t>M</w:t>
      </w:r>
      <w:r w:rsidRPr="003A24C1">
        <w:t xml:space="preserve">M reading for </w:t>
      </w:r>
      <w:r w:rsidR="00562628" w:rsidRPr="003A24C1">
        <w:t>R</w:t>
      </w:r>
      <w:r w:rsidRPr="003A24C1">
        <w:t>ange</w:t>
      </w:r>
      <w:r w:rsidR="00562628" w:rsidRPr="003A24C1">
        <w:t xml:space="preserve"> 1</w:t>
      </w:r>
      <w:r w:rsidRPr="003A24C1">
        <w:t xml:space="preserve"> in Noise </w:t>
      </w:r>
      <w:r w:rsidR="00D07025" w:rsidRPr="003A24C1">
        <w:t>(+)</w:t>
      </w:r>
      <w:r w:rsidRPr="003A24C1">
        <w:t xml:space="preserve"> Signal column of </w:t>
      </w:r>
      <w:r w:rsidR="001A6A6B" w:rsidRPr="003A24C1">
        <w:fldChar w:fldCharType="begin"/>
      </w:r>
      <w:r w:rsidR="001A6A6B" w:rsidRPr="003A24C1">
        <w:instrText xml:space="preserve"> REF Supplement8453834_cr \h  \*MERGEFORMAT </w:instrText>
      </w:r>
      <w:r w:rsidR="001A6A6B" w:rsidRPr="003A24C1">
        <w:fldChar w:fldCharType="separate"/>
      </w:r>
      <w:r w:rsidR="003A24C1" w:rsidRPr="003A24C1">
        <w:t>Attachment </w:t>
      </w:r>
      <w:r w:rsidR="003A24C1">
        <w:t>5</w:t>
      </w:r>
      <w:r w:rsidR="001A6A6B" w:rsidRPr="003A24C1">
        <w:fldChar w:fldCharType="end"/>
      </w:r>
      <w:r w:rsidR="001A6A6B" w:rsidRPr="003A24C1">
        <w:t xml:space="preserve">, </w:t>
      </w:r>
      <w:r w:rsidR="001A6A6B" w:rsidRPr="003A24C1">
        <w:fldChar w:fldCharType="begin"/>
      </w:r>
      <w:r w:rsidR="001A6A6B" w:rsidRPr="003A24C1">
        <w:instrText xml:space="preserve"> REF SupplementTitle5920893_cr \h  \*MERGEFORMAT </w:instrText>
      </w:r>
      <w:r w:rsidR="001A6A6B" w:rsidRPr="003A24C1">
        <w:fldChar w:fldCharType="separate"/>
      </w:r>
      <w:r w:rsidR="003A24C1" w:rsidRPr="003A24C1">
        <w:t>Range Switch Signal Acceptance</w:t>
      </w:r>
      <w:r w:rsidR="001A6A6B" w:rsidRPr="003A24C1">
        <w:fldChar w:fldCharType="end"/>
      </w:r>
      <w:r w:rsidR="00516993" w:rsidRPr="003A24C1">
        <w:t xml:space="preserve">, </w:t>
      </w:r>
      <w:r w:rsidR="001A6A6B" w:rsidRPr="003A24C1">
        <w:fldChar w:fldCharType="begin"/>
      </w:r>
      <w:r w:rsidR="001A6A6B" w:rsidRPr="003A24C1">
        <w:instrText xml:space="preserve"> REF _Ref534723271 \h </w:instrText>
      </w:r>
      <w:r w:rsidR="001A6A6B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1A6A6B" w:rsidRPr="003A24C1">
        <w:fldChar w:fldCharType="end"/>
      </w:r>
      <w:r w:rsidR="001A6A6B" w:rsidRPr="003A24C1">
        <w:t>.</w:t>
      </w:r>
      <w:r w:rsidRPr="003A24C1">
        <w:tab/>
        <w:t>________</w:t>
      </w:r>
      <w:bookmarkEnd w:id="172"/>
    </w:p>
    <w:p w:rsidR="00290265" w:rsidRPr="003A24C1" w:rsidRDefault="00290265" w:rsidP="003A24C1">
      <w:pPr>
        <w:pStyle w:val="ActionStep1PK"/>
      </w:pPr>
      <w:bookmarkStart w:id="173" w:name="_Ref406146722"/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_Ref406139346 \w \h \*MERGEFORMAT </w:instrText>
      </w:r>
      <w:r w:rsidRPr="003A24C1">
        <w:fldChar w:fldCharType="separate"/>
      </w:r>
      <w:r w:rsidR="003A24C1">
        <w:t>6.12[42]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_Ref383433406 \w \h \*MERGEFORMAT </w:instrText>
      </w:r>
      <w:r w:rsidRPr="003A24C1">
        <w:fldChar w:fldCharType="separate"/>
      </w:r>
      <w:r w:rsidR="003A24C1">
        <w:t>6.12[44]</w:t>
      </w:r>
      <w:r w:rsidRPr="003A24C1">
        <w:fldChar w:fldCharType="end"/>
      </w:r>
      <w:r w:rsidR="00473D5A" w:rsidRPr="003A24C1">
        <w:t xml:space="preserve"> for ranges 2 </w:t>
      </w:r>
      <w:r w:rsidR="006A0D66" w:rsidRPr="003A24C1">
        <w:t>through </w:t>
      </w:r>
      <w:r w:rsidRPr="003A24C1">
        <w:t>6.</w:t>
      </w:r>
      <w:r w:rsidRPr="003A24C1">
        <w:tab/>
        <w:t>________</w:t>
      </w:r>
      <w:bookmarkEnd w:id="173"/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test oscillator from test attenuator.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SUBTRACT</w:t>
      </w:r>
      <w:r w:rsidRPr="003A24C1">
        <w:t xml:space="preserve"> Noise Only DMM readings from Noise (+) Signal r</w:t>
      </w:r>
      <w:r w:rsidR="00290265" w:rsidRPr="003A24C1">
        <w:t>eadings for Ranges 1 through 6 o</w:t>
      </w:r>
      <w:r w:rsidRPr="003A24C1">
        <w:t xml:space="preserve">n </w:t>
      </w:r>
      <w:r w:rsidR="001A6A6B" w:rsidRPr="003A24C1">
        <w:fldChar w:fldCharType="begin"/>
      </w:r>
      <w:r w:rsidR="001A6A6B" w:rsidRPr="003A24C1">
        <w:instrText xml:space="preserve"> REF Supplement8453834_cr \h  \*MERGEFORMAT </w:instrText>
      </w:r>
      <w:r w:rsidR="001A6A6B" w:rsidRPr="003A24C1">
        <w:fldChar w:fldCharType="separate"/>
      </w:r>
      <w:r w:rsidR="003A24C1" w:rsidRPr="003A24C1">
        <w:t>Attachment </w:t>
      </w:r>
      <w:r w:rsidR="003A24C1">
        <w:t>5</w:t>
      </w:r>
      <w:r w:rsidR="001A6A6B" w:rsidRPr="003A24C1">
        <w:fldChar w:fldCharType="end"/>
      </w:r>
      <w:r w:rsidR="001A6A6B" w:rsidRPr="003A24C1">
        <w:t xml:space="preserve">, </w:t>
      </w:r>
      <w:r w:rsidR="001A6A6B" w:rsidRPr="003A24C1">
        <w:fldChar w:fldCharType="begin"/>
      </w:r>
      <w:r w:rsidR="001A6A6B" w:rsidRPr="003A24C1">
        <w:instrText xml:space="preserve"> REF SupplementTitle5920893_cr \h  \*MERGEFORMAT </w:instrText>
      </w:r>
      <w:r w:rsidR="001A6A6B" w:rsidRPr="003A24C1">
        <w:fldChar w:fldCharType="separate"/>
      </w:r>
      <w:r w:rsidR="003A24C1" w:rsidRPr="003A24C1">
        <w:t>Range Switch Signal Acceptance</w:t>
      </w:r>
      <w:r w:rsidR="001A6A6B" w:rsidRPr="003A24C1">
        <w:fldChar w:fldCharType="end"/>
      </w:r>
      <w:r w:rsidR="00516993" w:rsidRPr="003A24C1">
        <w:t xml:space="preserve">, </w:t>
      </w:r>
      <w:r w:rsidR="001A6A6B" w:rsidRPr="003A24C1">
        <w:fldChar w:fldCharType="begin"/>
      </w:r>
      <w:r w:rsidR="001A6A6B" w:rsidRPr="003A24C1">
        <w:instrText xml:space="preserve"> REF _Ref534723271 \h </w:instrText>
      </w:r>
      <w:r w:rsidR="001A6A6B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1A6A6B" w:rsidRPr="003A24C1">
        <w:fldChar w:fldCharType="end"/>
      </w:r>
      <w:r w:rsidRPr="003A24C1">
        <w:t>.</w:t>
      </w:r>
      <w:r w:rsidR="00443DAE" w:rsidRPr="003A24C1">
        <w:tab/>
        <w:t>________</w:t>
      </w:r>
      <w:r w:rsidR="00443DAE" w:rsidRPr="003A24C1">
        <w:br/>
      </w:r>
      <w:r w:rsidR="00443DAE" w:rsidRPr="003A24C1">
        <w:tab/>
        <w:t>________</w:t>
      </w:r>
      <w:r w:rsidR="00443DAE" w:rsidRPr="003A24C1">
        <w:br/>
      </w:r>
      <w:r w:rsidR="00443DAE" w:rsidRPr="003A24C1">
        <w:tab/>
        <w:t>IV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Ranges 1 through 6 results in Signal Only columns o</w:t>
      </w:r>
      <w:r w:rsidR="00A03E4F" w:rsidRPr="003A24C1">
        <w:t>n</w:t>
      </w:r>
      <w:r w:rsidRPr="003A24C1">
        <w:t xml:space="preserve">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highest Signal Only </w:t>
      </w:r>
      <w:r w:rsidR="00A03E4F" w:rsidRPr="003A24C1">
        <w:t>voltage for Ranges 1 through 6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lowest Signal Only voltage fo</w:t>
      </w:r>
      <w:r w:rsidR="00A03E4F" w:rsidRPr="003A24C1">
        <w:t>r Ranges 1 through 6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  <w:keepNext/>
      </w:pPr>
      <w:r w:rsidRPr="003A24C1">
        <w:rPr>
          <w:rStyle w:val="Bold"/>
        </w:rPr>
        <w:lastRenderedPageBreak/>
        <w:t>SUBTRACT</w:t>
      </w:r>
      <w:r w:rsidRPr="003A24C1">
        <w:t xml:space="preserve"> lowest Signal Only voltage from highest Signal Only voltage for Ranges 1 through 6.</w:t>
      </w:r>
      <w:r w:rsidR="00443DAE" w:rsidRPr="003A24C1">
        <w:tab/>
        <w:t>________</w:t>
      </w:r>
      <w:r w:rsidR="00443DAE" w:rsidRPr="003A24C1">
        <w:br/>
      </w:r>
      <w:r w:rsidR="00443DAE" w:rsidRPr="003A24C1">
        <w:tab/>
        <w:t>________</w:t>
      </w:r>
      <w:r w:rsidR="00443DAE" w:rsidRPr="003A24C1">
        <w:br/>
      </w:r>
      <w:r w:rsidR="00443DAE" w:rsidRPr="003A24C1">
        <w:tab/>
        <w:t>IV</w:t>
      </w:r>
    </w:p>
    <w:p w:rsidR="00717D04" w:rsidRPr="003A24C1" w:rsidRDefault="00717D04" w:rsidP="003A24C1">
      <w:pPr>
        <w:pStyle w:val="ActionStep1PK"/>
      </w:pPr>
      <w:bookmarkStart w:id="174" w:name="_Ref399935647"/>
      <w:r w:rsidRPr="003A24C1">
        <w:rPr>
          <w:rStyle w:val="Bold"/>
        </w:rPr>
        <w:t>RECORD</w:t>
      </w:r>
      <w:r w:rsidR="00A03E4F" w:rsidRPr="003A24C1">
        <w:t xml:space="preserve"> results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  <w:bookmarkEnd w:id="174"/>
    </w:p>
    <w:p w:rsidR="00717D04" w:rsidRPr="003A24C1" w:rsidRDefault="00717D04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717D04" w:rsidRPr="003A24C1" w:rsidTr="00717D04">
        <w:trPr>
          <w:cantSplit/>
          <w:tblHeader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Head"/>
            </w:pPr>
            <w:r w:rsidRPr="003A24C1">
              <w:t>NOTE</w:t>
            </w:r>
          </w:p>
        </w:tc>
      </w:tr>
      <w:tr w:rsidR="00717D04" w:rsidRPr="003A24C1">
        <w:trPr>
          <w:cantSplit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Text"/>
            </w:pPr>
            <w:r w:rsidRPr="003A24C1">
              <w:t>A problem exists with the IRM or the test equipment setup if value calculated in Step</w:t>
            </w:r>
            <w:r w:rsidR="0068141F" w:rsidRPr="003A24C1">
              <w:t> </w:t>
            </w:r>
            <w:r w:rsidRPr="003A24C1">
              <w:fldChar w:fldCharType="begin"/>
            </w:r>
            <w:r w:rsidRPr="003A24C1">
              <w:instrText xml:space="preserve"> REF _Ref399935647 \w \h \*MERGEFORMAT </w:instrText>
            </w:r>
            <w:r w:rsidRPr="003A24C1">
              <w:fldChar w:fldCharType="separate"/>
            </w:r>
            <w:r w:rsidR="003A24C1">
              <w:t>6.12[52]</w:t>
            </w:r>
            <w:r w:rsidRPr="003A24C1">
              <w:fldChar w:fldCharType="end"/>
            </w:r>
            <w:r w:rsidRPr="003A24C1">
              <w:t xml:space="preserve"> is greater than 0.060</w:t>
            </w:r>
            <w:r w:rsidR="005C2D4F" w:rsidRPr="003A24C1">
              <w:t> </w:t>
            </w:r>
            <w:r w:rsidR="005D7436" w:rsidRPr="003A24C1">
              <w:t>Vdc</w:t>
            </w:r>
            <w:r w:rsidRPr="003A24C1">
              <w:t>.</w:t>
            </w:r>
          </w:p>
        </w:tc>
      </w:tr>
    </w:tbl>
    <w:p w:rsidR="00717D04" w:rsidRPr="003A24C1" w:rsidRDefault="00717D04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value calculated in Step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_Ref399935647 \w \h \*MERGEFORMAT </w:instrText>
      </w:r>
      <w:r w:rsidRPr="003A24C1">
        <w:fldChar w:fldCharType="separate"/>
      </w:r>
      <w:r w:rsidR="003A24C1">
        <w:t>6.12[52]</w:t>
      </w:r>
      <w:r w:rsidRPr="003A24C1">
        <w:fldChar w:fldCharType="end"/>
      </w:r>
      <w:r w:rsidRPr="003A24C1">
        <w:t xml:space="preserve"> is greater than 0.060</w:t>
      </w:r>
      <w:r w:rsidR="005C2D4F" w:rsidRPr="003A24C1">
        <w:t> </w:t>
      </w:r>
      <w:r w:rsidRPr="003A24C1">
        <w:t xml:space="preserve">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following, otherwise, </w:t>
      </w:r>
      <w:r w:rsidRPr="003A24C1">
        <w:rPr>
          <w:rStyle w:val="Bold"/>
        </w:rPr>
        <w:t>MARK</w:t>
      </w:r>
      <w:r w:rsidRPr="003A24C1">
        <w:t xml:space="preserve"> steps N/A:</w:t>
      </w:r>
    </w:p>
    <w:p w:rsidR="00717D04" w:rsidRPr="003A24C1" w:rsidRDefault="00717D04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test equipment setup.</w:t>
      </w:r>
      <w:r w:rsidRPr="003A24C1">
        <w:tab/>
        <w:t>________</w:t>
      </w:r>
    </w:p>
    <w:p w:rsidR="00717D04" w:rsidRPr="003A24C1" w:rsidRDefault="00717D04" w:rsidP="003A24C1">
      <w:pPr>
        <w:pStyle w:val="ActionStep2PK"/>
      </w:pPr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_Ref383433156 \w \h \*MERGEFORMAT </w:instrText>
      </w:r>
      <w:r w:rsidRPr="003A24C1">
        <w:fldChar w:fldCharType="separate"/>
      </w:r>
      <w:r w:rsidR="003A24C1">
        <w:t>6.12[29]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_Ref399935647 \w \h \*MERGEFORMAT </w:instrText>
      </w:r>
      <w:r w:rsidRPr="003A24C1">
        <w:fldChar w:fldCharType="separate"/>
      </w:r>
      <w:r w:rsidR="003A24C1">
        <w:t>6.12[52]</w:t>
      </w:r>
      <w:r w:rsidRPr="003A24C1">
        <w:fldChar w:fldCharType="end"/>
      </w:r>
      <w:r w:rsidR="002B34E2"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repeating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_Ref383433156 \w \h \*MERGEFORMAT </w:instrText>
      </w:r>
      <w:r w:rsidRPr="003A24C1">
        <w:fldChar w:fldCharType="separate"/>
      </w:r>
      <w:r w:rsidR="003A24C1">
        <w:t>6.12[29]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_Ref399935647 \w \h \*MERGEFORMAT </w:instrText>
      </w:r>
      <w:r w:rsidRPr="003A24C1">
        <w:fldChar w:fldCharType="separate"/>
      </w:r>
      <w:r w:rsidR="003A24C1">
        <w:t>6.12[52]</w:t>
      </w:r>
      <w:r w:rsidRPr="003A24C1">
        <w:fldChar w:fldCharType="end"/>
      </w:r>
      <w:r w:rsidRPr="003A24C1">
        <w:t xml:space="preserve"> does </w:t>
      </w:r>
      <w:r w:rsidRPr="003A24C1">
        <w:rPr>
          <w:rStyle w:val="Bold"/>
        </w:rPr>
        <w:t>NOT</w:t>
      </w:r>
      <w:r w:rsidRPr="003A24C1">
        <w:t xml:space="preserve"> result in a value equal to or less than 0.060</w:t>
      </w:r>
      <w:r w:rsidR="00430554" w:rsidRPr="003A24C1">
        <w:t> </w:t>
      </w:r>
      <w:r w:rsidRPr="003A24C1">
        <w:t xml:space="preserve">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Pr="003A24C1">
        <w:t xml:space="preserve"> Instrument Foreman or Cognizant Engineer for direction prior to continuing this procedure.  Otherwise,</w:t>
      </w:r>
      <w:r w:rsidR="00473D5A" w:rsidRPr="003A24C1">
        <w:t> </w:t>
      </w:r>
      <w:r w:rsidRPr="003A24C1">
        <w:rPr>
          <w:rStyle w:val="Bold"/>
        </w:rPr>
        <w:t>MARK</w:t>
      </w:r>
      <w:r w:rsidR="00473D5A" w:rsidRPr="003A24C1">
        <w:rPr>
          <w:rStyle w:val="Bold"/>
        </w:rPr>
        <w:t> </w:t>
      </w:r>
      <w:r w:rsidRPr="003A24C1">
        <w:t>N/A.</w:t>
      </w:r>
      <w:r w:rsidRPr="003A24C1">
        <w:tab/>
        <w:t>________</w:t>
      </w:r>
    </w:p>
    <w:p w:rsidR="0065328E" w:rsidRPr="003A24C1" w:rsidRDefault="0065328E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capacitor from test attenuator.</w:t>
      </w:r>
      <w:r w:rsidRPr="003A24C1">
        <w:tab/>
        <w:t>________</w:t>
      </w:r>
    </w:p>
    <w:p w:rsidR="00717D04" w:rsidRPr="003A24C1" w:rsidRDefault="00717D04" w:rsidP="003A24C1">
      <w:pPr>
        <w:pStyle w:val="SectionBody"/>
        <w:keepNext/>
        <w:pageBreakBefore/>
        <w:spacing w:before="0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717D04" w:rsidRPr="003A24C1" w:rsidTr="00717D04">
        <w:trPr>
          <w:cantSplit/>
          <w:tblHeader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Head"/>
            </w:pPr>
            <w:r w:rsidRPr="003A24C1">
              <w:t>NOTE</w:t>
            </w:r>
          </w:p>
        </w:tc>
      </w:tr>
      <w:tr w:rsidR="00717D04" w:rsidRPr="003A24C1">
        <w:trPr>
          <w:cantSplit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Text"/>
            </w:pPr>
            <w:r w:rsidRPr="003A24C1">
              <w:t>Steps</w:t>
            </w:r>
            <w:r w:rsidR="0026317E" w:rsidRPr="003A24C1">
              <w:t> </w:t>
            </w:r>
            <w:r w:rsidR="00292758" w:rsidRPr="003A24C1">
              <w:fldChar w:fldCharType="begin"/>
            </w:r>
            <w:r w:rsidR="00292758" w:rsidRPr="003A24C1">
              <w:instrText xml:space="preserve"> REF _Ref400088668 \w \h \*MERGEFORMAT </w:instrText>
            </w:r>
            <w:r w:rsidR="00292758" w:rsidRPr="003A24C1">
              <w:fldChar w:fldCharType="separate"/>
            </w:r>
            <w:r w:rsidR="003A24C1">
              <w:t>6.12[56]</w:t>
            </w:r>
            <w:r w:rsidR="00292758" w:rsidRPr="003A24C1">
              <w:fldChar w:fldCharType="end"/>
            </w:r>
            <w:r w:rsidRPr="003A24C1">
              <w:t xml:space="preserve"> through </w:t>
            </w:r>
            <w:r w:rsidR="002B34E2" w:rsidRPr="003A24C1">
              <w:fldChar w:fldCharType="begin"/>
            </w:r>
            <w:r w:rsidR="002B34E2" w:rsidRPr="003A24C1">
              <w:instrText xml:space="preserve"> REF _Ref406139678 \w \h \*MERGEFORMAT </w:instrText>
            </w:r>
            <w:r w:rsidR="002B34E2" w:rsidRPr="003A24C1">
              <w:fldChar w:fldCharType="separate"/>
            </w:r>
            <w:r w:rsidR="003A24C1">
              <w:t>6.12[59]</w:t>
            </w:r>
            <w:r w:rsidR="002B34E2"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</w:tc>
      </w:tr>
    </w:tbl>
    <w:p w:rsidR="002B34E2" w:rsidRPr="003A24C1" w:rsidRDefault="00717D04" w:rsidP="003A24C1">
      <w:pPr>
        <w:pStyle w:val="ActionStep1PK"/>
        <w:keepNext/>
      </w:pPr>
      <w:bookmarkStart w:id="175" w:name="_Ref400088668"/>
      <w:r w:rsidRPr="003A24C1">
        <w:rPr>
          <w:rStyle w:val="Bold"/>
        </w:rPr>
        <w:t>REQUEST</w:t>
      </w:r>
      <w:r w:rsidRPr="003A24C1">
        <w:t xml:space="preserve"> UO </w:t>
      </w:r>
      <w:r w:rsidR="002B34E2" w:rsidRPr="003A24C1">
        <w:t>place</w:t>
      </w:r>
      <w:r w:rsidRPr="003A24C1">
        <w:t xml:space="preserve"> 2</w:t>
      </w:r>
      <w:r w:rsidR="004C4F43" w:rsidRPr="003A24C1">
        <w:noBreakHyphen/>
      </w:r>
      <w:r w:rsidRPr="003A24C1">
        <w:t>XS</w:t>
      </w:r>
      <w:r w:rsidR="004C4F43" w:rsidRPr="003A24C1">
        <w:noBreakHyphen/>
      </w:r>
      <w:r w:rsidRPr="003A24C1">
        <w:t>92</w:t>
      </w:r>
      <w:r w:rsidR="004C4F43" w:rsidRPr="003A24C1">
        <w:noBreakHyphen/>
      </w:r>
      <w:r w:rsidRPr="003A24C1">
        <w:t xml:space="preserve">7/42A, CHANNEL A IRM RANGE SWITCH, </w:t>
      </w:r>
      <w:r w:rsidR="002B34E2" w:rsidRPr="003A24C1">
        <w:t>to range Position 7.</w:t>
      </w:r>
      <w:r w:rsidR="002B34E2" w:rsidRPr="003A24C1">
        <w:tab/>
        <w:t>________</w:t>
      </w:r>
      <w:bookmarkEnd w:id="175"/>
    </w:p>
    <w:p w:rsidR="00717D04" w:rsidRPr="003A24C1" w:rsidRDefault="002B34E2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IRM TEST FIXTURE switch to range Position 7.</w:t>
      </w:r>
      <w:r w:rsidR="00717D04" w:rsidRPr="003A24C1">
        <w:tab/>
        <w:t>________</w:t>
      </w:r>
    </w:p>
    <w:p w:rsidR="00717D04" w:rsidRPr="003A24C1" w:rsidRDefault="00717D04" w:rsidP="003A24C1">
      <w:pPr>
        <w:pStyle w:val="ActionStep1PK"/>
      </w:pPr>
      <w:bookmarkStart w:id="176" w:name="_Ref399936093"/>
      <w:r w:rsidRPr="003A24C1">
        <w:rPr>
          <w:rStyle w:val="Bold"/>
        </w:rPr>
        <w:t>RECORD</w:t>
      </w:r>
      <w:r w:rsidRPr="003A24C1">
        <w:t xml:space="preserve"> DMM reading for Range 7 in Noise Only column of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  <w:bookmarkEnd w:id="176"/>
    </w:p>
    <w:p w:rsidR="002B34E2" w:rsidRPr="003A24C1" w:rsidRDefault="002B34E2" w:rsidP="003A24C1">
      <w:pPr>
        <w:pStyle w:val="ActionStep1PK"/>
      </w:pPr>
      <w:bookmarkStart w:id="177" w:name="_Ref406139678"/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_Ref400088668 \w \h \*MERGEFORMAT </w:instrText>
      </w:r>
      <w:r w:rsidRPr="003A24C1">
        <w:fldChar w:fldCharType="separate"/>
      </w:r>
      <w:r w:rsidR="003A24C1">
        <w:t>6.12[56]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_Ref399936093 \w \h \*MERGEFORMAT </w:instrText>
      </w:r>
      <w:r w:rsidRPr="003A24C1">
        <w:fldChar w:fldCharType="separate"/>
      </w:r>
      <w:r w:rsidR="003A24C1">
        <w:t>6.12[58]</w:t>
      </w:r>
      <w:r w:rsidRPr="003A24C1">
        <w:fldChar w:fldCharType="end"/>
      </w:r>
      <w:r w:rsidR="00473D5A" w:rsidRPr="003A24C1">
        <w:t xml:space="preserve"> for ranges 8 through </w:t>
      </w:r>
      <w:r w:rsidRPr="003A24C1">
        <w:t>10.</w:t>
      </w:r>
      <w:bookmarkEnd w:id="177"/>
      <w:r w:rsidR="00234D9C"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test oscillator to J1 on IRM TEST FIXTURE.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REQUEST</w:t>
      </w:r>
      <w:r w:rsidRPr="003A24C1">
        <w:t xml:space="preserve"> UO at 2</w:t>
      </w:r>
      <w:r w:rsidR="004C4F43" w:rsidRPr="003A24C1">
        <w:noBreakHyphen/>
      </w:r>
      <w:r w:rsidRPr="003A24C1">
        <w:t>XS</w:t>
      </w:r>
      <w:r w:rsidR="004C4F43" w:rsidRPr="003A24C1">
        <w:noBreakHyphen/>
      </w:r>
      <w:r w:rsidRPr="003A24C1">
        <w:t>92</w:t>
      </w:r>
      <w:r w:rsidR="004C4F43" w:rsidRPr="003A24C1">
        <w:noBreakHyphen/>
      </w:r>
      <w:r w:rsidRPr="003A24C1">
        <w:t>7/42A, CHANNEL A IRM RANGE SWITCH, and IM at IRM TEST FIXTURE place respective switches to Range 7.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frequency to 350</w:t>
      </w:r>
      <w:r w:rsidR="00A71E40" w:rsidRPr="003A24C1">
        <w:t> </w:t>
      </w:r>
      <w:r w:rsidRPr="003A24C1">
        <w:t>KHz.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test oscillator amplitude output level to produce a midscale indication on IRM front panel meter.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output frequency between 350 and 450</w:t>
      </w:r>
      <w:r w:rsidR="00A71E40" w:rsidRPr="003A24C1">
        <w:t> </w:t>
      </w:r>
      <w:r w:rsidRPr="003A24C1">
        <w:t>KHz, while maintaining constant output amplitude from test oscillator, until a maximum indication is observed on DMM.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Amplitude control of test oscillator to obtain a </w:t>
      </w:r>
      <w:r w:rsidR="007A37F1" w:rsidRPr="003A24C1">
        <w:t>1.000</w:t>
      </w:r>
      <w:r w:rsidR="00516993" w:rsidRPr="003A24C1">
        <w:t> </w:t>
      </w:r>
      <w:r w:rsidR="007A37F1" w:rsidRPr="003A24C1">
        <w:t>Vdc</w:t>
      </w:r>
      <w:r w:rsidRPr="003A24C1">
        <w:t xml:space="preserve"> </w:t>
      </w:r>
      <w:r w:rsidR="00516993" w:rsidRPr="003A24C1">
        <w:t>(0.995 to 1.005</w:t>
      </w:r>
      <w:r w:rsidR="005C2D4F" w:rsidRPr="003A24C1">
        <w:t> </w:t>
      </w:r>
      <w:r w:rsidR="00516993" w:rsidRPr="003A24C1">
        <w:t xml:space="preserve">Vdc) </w:t>
      </w:r>
      <w:r w:rsidRPr="003A24C1">
        <w:t>reading on DMM.</w:t>
      </w:r>
      <w:r w:rsidRPr="003A24C1">
        <w:tab/>
        <w:t>________</w:t>
      </w:r>
    </w:p>
    <w:p w:rsidR="00717D04" w:rsidRPr="003A24C1" w:rsidRDefault="00717D04" w:rsidP="003A24C1">
      <w:pPr>
        <w:pStyle w:val="ActionStep1PK"/>
        <w:keepNext/>
      </w:pPr>
      <w:bookmarkStart w:id="178" w:name="_Ref399936406"/>
      <w:r w:rsidRPr="003A24C1">
        <w:rPr>
          <w:rStyle w:val="Bold"/>
        </w:rPr>
        <w:t>RECORD</w:t>
      </w:r>
      <w:r w:rsidRPr="003A24C1">
        <w:t xml:space="preserve"> RMS voltage signal in space below.</w:t>
      </w:r>
      <w:bookmarkEnd w:id="178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360"/>
        <w:gridCol w:w="1368"/>
      </w:tblGrid>
      <w:tr w:rsidR="00717D04" w:rsidRPr="003A24C1">
        <w:trPr>
          <w:cantSplit/>
          <w:jc w:val="right"/>
        </w:trPr>
        <w:tc>
          <w:tcPr>
            <w:tcW w:w="1440" w:type="dxa"/>
            <w:tcBorders>
              <w:bottom w:val="single" w:sz="6" w:space="0" w:color="auto"/>
            </w:tcBorders>
          </w:tcPr>
          <w:p w:rsidR="00717D04" w:rsidRPr="003A24C1" w:rsidRDefault="00717D04" w:rsidP="003A24C1">
            <w:pPr>
              <w:pStyle w:val="Table12Center"/>
              <w:spacing w:after="20"/>
            </w:pPr>
            <w:bookmarkStart w:id="179" w:name="PlaceKeeping_8434934"/>
          </w:p>
        </w:tc>
        <w:tc>
          <w:tcPr>
            <w:tcW w:w="1440" w:type="dxa"/>
          </w:tcPr>
          <w:p w:rsidR="00717D04" w:rsidRPr="003A24C1" w:rsidRDefault="00717D04" w:rsidP="003A24C1">
            <w:pPr>
              <w:pStyle w:val="Table12Left"/>
              <w:spacing w:after="20"/>
            </w:pPr>
            <w:r w:rsidRPr="003A24C1">
              <w:t>mV</w:t>
            </w:r>
            <w:r w:rsidRPr="003A24C1">
              <w:rPr>
                <w:rStyle w:val="Subscript"/>
              </w:rPr>
              <w:t>AC</w:t>
            </w:r>
          </w:p>
        </w:tc>
        <w:tc>
          <w:tcPr>
            <w:tcW w:w="360" w:type="dxa"/>
          </w:tcPr>
          <w:p w:rsidR="00717D04" w:rsidRPr="003A24C1" w:rsidRDefault="00717D04" w:rsidP="003A24C1">
            <w:pPr>
              <w:pStyle w:val="Table12Center"/>
              <w:spacing w:after="20"/>
            </w:pPr>
          </w:p>
        </w:tc>
        <w:tc>
          <w:tcPr>
            <w:tcW w:w="1368" w:type="dxa"/>
          </w:tcPr>
          <w:p w:rsidR="00717D04" w:rsidRPr="003A24C1" w:rsidRDefault="00717D04" w:rsidP="003A24C1">
            <w:pPr>
              <w:pStyle w:val="Table12Center"/>
              <w:spacing w:after="20"/>
            </w:pPr>
            <w:r w:rsidRPr="003A24C1">
              <w:t>________</w:t>
            </w:r>
          </w:p>
        </w:tc>
      </w:tr>
    </w:tbl>
    <w:bookmarkEnd w:id="179"/>
    <w:p w:rsidR="00352139" w:rsidRPr="003A24C1" w:rsidRDefault="00352139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DMM reading for Range 7 in Noise (+) Signal column of </w:t>
      </w:r>
      <w:r w:rsidRPr="003A24C1">
        <w:fldChar w:fldCharType="begin"/>
      </w:r>
      <w:r w:rsidRPr="003A24C1">
        <w:instrText xml:space="preserve"> REF Supplement8453834_cr \h  \*MERGEFORMAT </w:instrText>
      </w:r>
      <w:r w:rsidRPr="003A24C1">
        <w:fldChar w:fldCharType="separate"/>
      </w:r>
      <w:r w:rsidR="003A24C1" w:rsidRPr="003A24C1">
        <w:t>Attachment </w:t>
      </w:r>
      <w:r w:rsidR="003A24C1">
        <w:t>5</w:t>
      </w:r>
      <w:r w:rsidRPr="003A24C1">
        <w:fldChar w:fldCharType="end"/>
      </w:r>
      <w:r w:rsidRPr="003A24C1">
        <w:t xml:space="preserve">, </w:t>
      </w:r>
      <w:r w:rsidRPr="003A24C1">
        <w:fldChar w:fldCharType="begin"/>
      </w:r>
      <w:r w:rsidRPr="003A24C1">
        <w:instrText xml:space="preserve"> REF SupplementTitle5920893_cr \h  \*MERGEFORMAT </w:instrText>
      </w:r>
      <w:r w:rsidRPr="003A24C1">
        <w:fldChar w:fldCharType="separate"/>
      </w:r>
      <w:r w:rsidR="003A24C1" w:rsidRPr="003A24C1">
        <w:t>Range Switch Signal Acceptance</w:t>
      </w:r>
      <w:r w:rsidRPr="003A24C1">
        <w:fldChar w:fldCharType="end"/>
      </w:r>
      <w:r w:rsidRPr="003A24C1">
        <w:t xml:space="preserve">, </w:t>
      </w:r>
      <w:r w:rsidRPr="003A24C1">
        <w:fldChar w:fldCharType="begin"/>
      </w:r>
      <w:r w:rsidRPr="003A24C1">
        <w:instrText xml:space="preserve"> REF _Ref534723271 \h </w:instrText>
      </w:r>
      <w:r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Pr="003A24C1">
        <w:fldChar w:fldCharType="end"/>
      </w:r>
      <w:r w:rsidRPr="003A24C1">
        <w:t>.</w:t>
      </w:r>
      <w:r w:rsidRPr="003A24C1">
        <w:tab/>
        <w:t>________</w:t>
      </w:r>
    </w:p>
    <w:p w:rsidR="00717D04" w:rsidRPr="003A24C1" w:rsidRDefault="00717D04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717D04" w:rsidRPr="003A24C1" w:rsidTr="00717D04">
        <w:trPr>
          <w:cantSplit/>
          <w:tblHeader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Head"/>
            </w:pPr>
            <w:r w:rsidRPr="003A24C1">
              <w:t>NOTE</w:t>
            </w:r>
          </w:p>
        </w:tc>
      </w:tr>
      <w:tr w:rsidR="00717D04" w:rsidRPr="003A24C1">
        <w:trPr>
          <w:cantSplit/>
          <w:jc w:val="center"/>
        </w:trPr>
        <w:tc>
          <w:tcPr>
            <w:tcW w:w="9936" w:type="dxa"/>
          </w:tcPr>
          <w:p w:rsidR="00717D04" w:rsidRPr="003A24C1" w:rsidRDefault="00717D04" w:rsidP="003A24C1">
            <w:pPr>
              <w:pStyle w:val="SpecialMessageText"/>
            </w:pPr>
            <w:r w:rsidRPr="003A24C1">
              <w:t>Steps</w:t>
            </w:r>
            <w:r w:rsidR="00430554" w:rsidRPr="003A24C1">
              <w:t> </w:t>
            </w:r>
            <w:r w:rsidR="00292758" w:rsidRPr="003A24C1">
              <w:fldChar w:fldCharType="begin"/>
            </w:r>
            <w:r w:rsidR="00292758" w:rsidRPr="003A24C1">
              <w:instrText xml:space="preserve"> REF _Ref400088769 \w \h \*MERGEFORMAT </w:instrText>
            </w:r>
            <w:r w:rsidR="00292758" w:rsidRPr="003A24C1">
              <w:fldChar w:fldCharType="separate"/>
            </w:r>
            <w:r w:rsidR="003A24C1">
              <w:t>6.12[68]</w:t>
            </w:r>
            <w:r w:rsidR="00292758" w:rsidRPr="003A24C1">
              <w:fldChar w:fldCharType="end"/>
            </w:r>
            <w:r w:rsidRPr="003A24C1">
              <w:t xml:space="preserve"> through </w:t>
            </w:r>
            <w:r w:rsidR="00562628" w:rsidRPr="003A24C1">
              <w:fldChar w:fldCharType="begin"/>
            </w:r>
            <w:r w:rsidR="00562628" w:rsidRPr="003A24C1">
              <w:instrText xml:space="preserve"> REF _Ref406146786 \w \h \*MERGEFORMAT </w:instrText>
            </w:r>
            <w:r w:rsidR="00562628" w:rsidRPr="003A24C1">
              <w:fldChar w:fldCharType="separate"/>
            </w:r>
            <w:r w:rsidR="003A24C1">
              <w:t>6.12[72]</w:t>
            </w:r>
            <w:r w:rsidR="00562628" w:rsidRPr="003A24C1">
              <w:fldChar w:fldCharType="end"/>
            </w:r>
            <w:r w:rsidRPr="003A24C1">
              <w:t xml:space="preserve"> may be performed sequentially without signing each individual step until completion of the last step.</w:t>
            </w:r>
          </w:p>
        </w:tc>
      </w:tr>
    </w:tbl>
    <w:p w:rsidR="00717D04" w:rsidRPr="003A24C1" w:rsidRDefault="00717D04" w:rsidP="003A24C1">
      <w:pPr>
        <w:pStyle w:val="ActionStep1PK"/>
        <w:keepNext/>
      </w:pPr>
      <w:bookmarkStart w:id="180" w:name="_Ref400088769"/>
      <w:r w:rsidRPr="003A24C1">
        <w:rPr>
          <w:rStyle w:val="Bold"/>
        </w:rPr>
        <w:t>MAINTAIN</w:t>
      </w:r>
      <w:r w:rsidRPr="003A24C1">
        <w:t xml:space="preserve"> test oscillator output level to value recorded in </w:t>
      </w:r>
      <w:r w:rsidR="00B61C6B" w:rsidRPr="003A24C1">
        <w:t>S</w:t>
      </w:r>
      <w:r w:rsidRPr="003A24C1">
        <w:t>tep</w:t>
      </w:r>
      <w:r w:rsidR="00D234E9" w:rsidRPr="003A24C1">
        <w:t> </w:t>
      </w:r>
      <w:r w:rsidRPr="003A24C1">
        <w:fldChar w:fldCharType="begin"/>
      </w:r>
      <w:r w:rsidRPr="003A24C1">
        <w:instrText xml:space="preserve"> REF _Ref399936406 \w \h \*MERGEFORMAT </w:instrText>
      </w:r>
      <w:r w:rsidRPr="003A24C1">
        <w:fldChar w:fldCharType="separate"/>
      </w:r>
      <w:r w:rsidR="003A24C1">
        <w:t>6.12[66]</w:t>
      </w:r>
      <w:r w:rsidRPr="003A24C1">
        <w:fldChar w:fldCharType="end"/>
      </w:r>
      <w:r w:rsidRPr="003A24C1">
        <w:t xml:space="preserve"> during the performance of the following step</w:t>
      </w:r>
      <w:r w:rsidR="002B34E2" w:rsidRPr="003A24C1">
        <w:t>s</w:t>
      </w:r>
      <w:r w:rsidRPr="003A24C1">
        <w:t>.</w:t>
      </w:r>
      <w:r w:rsidRPr="003A24C1">
        <w:tab/>
        <w:t>________</w:t>
      </w:r>
      <w:bookmarkEnd w:id="180"/>
    </w:p>
    <w:p w:rsidR="002B34E2" w:rsidRPr="003A24C1" w:rsidRDefault="00717D04" w:rsidP="003A24C1">
      <w:pPr>
        <w:pStyle w:val="ActionStep1PK"/>
        <w:keepNext/>
      </w:pPr>
      <w:bookmarkStart w:id="181" w:name="_Ref406140007"/>
      <w:r w:rsidRPr="003A24C1">
        <w:rPr>
          <w:rStyle w:val="Bold"/>
        </w:rPr>
        <w:t>REQUEST</w:t>
      </w:r>
      <w:r w:rsidRPr="003A24C1">
        <w:t xml:space="preserve"> UO </w:t>
      </w:r>
      <w:r w:rsidR="002B34E2" w:rsidRPr="003A24C1">
        <w:t>place</w:t>
      </w:r>
      <w:r w:rsidRPr="003A24C1">
        <w:t xml:space="preserve"> 2</w:t>
      </w:r>
      <w:r w:rsidR="004C4F43" w:rsidRPr="003A24C1">
        <w:noBreakHyphen/>
      </w:r>
      <w:r w:rsidRPr="003A24C1">
        <w:t>XS</w:t>
      </w:r>
      <w:r w:rsidR="004C4F43" w:rsidRPr="003A24C1">
        <w:noBreakHyphen/>
      </w:r>
      <w:r w:rsidRPr="003A24C1">
        <w:t>92</w:t>
      </w:r>
      <w:r w:rsidR="004C4F43" w:rsidRPr="003A24C1">
        <w:noBreakHyphen/>
      </w:r>
      <w:r w:rsidRPr="003A24C1">
        <w:t>7/42</w:t>
      </w:r>
      <w:r w:rsidR="00562AFB" w:rsidRPr="003A24C1">
        <w:t>A</w:t>
      </w:r>
      <w:r w:rsidRPr="003A24C1">
        <w:t xml:space="preserve">, CHANNEL </w:t>
      </w:r>
      <w:r w:rsidR="00562AFB" w:rsidRPr="003A24C1">
        <w:t>A</w:t>
      </w:r>
      <w:r w:rsidRPr="003A24C1">
        <w:t xml:space="preserve"> IRM RANGE SWITCH, </w:t>
      </w:r>
      <w:r w:rsidR="002B34E2" w:rsidRPr="003A24C1">
        <w:t xml:space="preserve">to range </w:t>
      </w:r>
      <w:r w:rsidR="00352139" w:rsidRPr="003A24C1">
        <w:t>Position 8</w:t>
      </w:r>
      <w:r w:rsidR="002B34E2" w:rsidRPr="003A24C1">
        <w:t>.</w:t>
      </w:r>
      <w:r w:rsidR="002B34E2" w:rsidRPr="003A24C1">
        <w:tab/>
        <w:t>________</w:t>
      </w:r>
      <w:bookmarkEnd w:id="181"/>
    </w:p>
    <w:p w:rsidR="00717D04" w:rsidRPr="003A24C1" w:rsidRDefault="002B34E2" w:rsidP="003A24C1">
      <w:pPr>
        <w:pStyle w:val="ActionStep1PK"/>
      </w:pPr>
      <w:r w:rsidRPr="003A24C1">
        <w:rPr>
          <w:rStyle w:val="Bold"/>
        </w:rPr>
        <w:t>PLACE</w:t>
      </w:r>
      <w:r w:rsidRPr="003A24C1">
        <w:t xml:space="preserve"> </w:t>
      </w:r>
      <w:r w:rsidR="00717D04" w:rsidRPr="003A24C1">
        <w:t xml:space="preserve">IRM TEST FIXTURE </w:t>
      </w:r>
      <w:r w:rsidRPr="003A24C1">
        <w:t>switch to range Position</w:t>
      </w:r>
      <w:r w:rsidR="00A71E40" w:rsidRPr="003A24C1">
        <w:t> </w:t>
      </w:r>
      <w:r w:rsidR="00352139" w:rsidRPr="003A24C1">
        <w:t>8</w:t>
      </w:r>
      <w:r w:rsidRPr="003A24C1">
        <w:t>.</w:t>
      </w:r>
      <w:r w:rsidR="00717D04" w:rsidRPr="003A24C1">
        <w:tab/>
        <w:t>________</w:t>
      </w:r>
    </w:p>
    <w:p w:rsidR="00717D04" w:rsidRPr="003A24C1" w:rsidRDefault="00717D04" w:rsidP="003A24C1">
      <w:pPr>
        <w:pStyle w:val="ActionStep1PK"/>
      </w:pPr>
      <w:bookmarkStart w:id="182" w:name="_Ref400084612"/>
      <w:r w:rsidRPr="003A24C1">
        <w:rPr>
          <w:rStyle w:val="Bold"/>
        </w:rPr>
        <w:t>RECORD</w:t>
      </w:r>
      <w:r w:rsidRPr="003A24C1">
        <w:t xml:space="preserve"> </w:t>
      </w:r>
      <w:r w:rsidR="002B34E2" w:rsidRPr="003A24C1">
        <w:t>DMM reading for Range</w:t>
      </w:r>
      <w:r w:rsidR="00352139" w:rsidRPr="003A24C1">
        <w:t> 8</w:t>
      </w:r>
      <w:r w:rsidR="002B34E2" w:rsidRPr="003A24C1">
        <w:t xml:space="preserve"> in Noise (+) Signal column of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="002B34E2" w:rsidRPr="003A24C1">
        <w:t>.</w:t>
      </w:r>
      <w:r w:rsidRPr="003A24C1">
        <w:tab/>
        <w:t>________</w:t>
      </w:r>
      <w:bookmarkEnd w:id="182"/>
    </w:p>
    <w:p w:rsidR="002B34E2" w:rsidRPr="003A24C1" w:rsidRDefault="002B34E2" w:rsidP="003A24C1">
      <w:pPr>
        <w:pStyle w:val="ActionStep1PK"/>
      </w:pPr>
      <w:bookmarkStart w:id="183" w:name="_Ref406146786"/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_Ref406140007 \w \h \*MERGEFORMAT </w:instrText>
      </w:r>
      <w:r w:rsidRPr="003A24C1">
        <w:fldChar w:fldCharType="separate"/>
      </w:r>
      <w:r w:rsidR="003A24C1">
        <w:t>6.12[69]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_Ref400084612 \w \h \*MERGEFORMAT </w:instrText>
      </w:r>
      <w:r w:rsidRPr="003A24C1">
        <w:fldChar w:fldCharType="separate"/>
      </w:r>
      <w:r w:rsidR="003A24C1">
        <w:t>6.12[71]</w:t>
      </w:r>
      <w:r w:rsidRPr="003A24C1">
        <w:fldChar w:fldCharType="end"/>
      </w:r>
      <w:r w:rsidR="00473D5A" w:rsidRPr="003A24C1">
        <w:t xml:space="preserve"> for ranges </w:t>
      </w:r>
      <w:r w:rsidR="00352139" w:rsidRPr="003A24C1">
        <w:t>9 and </w:t>
      </w:r>
      <w:r w:rsidRPr="003A24C1">
        <w:t>10.</w:t>
      </w:r>
      <w:bookmarkEnd w:id="183"/>
      <w:r w:rsidR="00ED5378" w:rsidRPr="003A24C1">
        <w:tab/>
        <w:t>________</w:t>
      </w:r>
    </w:p>
    <w:p w:rsidR="00717D04" w:rsidRPr="003A24C1" w:rsidRDefault="00717D04" w:rsidP="003A24C1">
      <w:pPr>
        <w:pStyle w:val="ActionStep1PK"/>
      </w:pPr>
      <w:r w:rsidRPr="003A24C1">
        <w:rPr>
          <w:rStyle w:val="Bold"/>
        </w:rPr>
        <w:t>SUBTRACT</w:t>
      </w:r>
      <w:r w:rsidRPr="003A24C1">
        <w:t xml:space="preserve"> Noise Only DM</w:t>
      </w:r>
      <w:r w:rsidR="00430554" w:rsidRPr="003A24C1">
        <w:t>M readings for Ranges 7 through </w:t>
      </w:r>
      <w:r w:rsidRPr="003A24C1">
        <w:t>10 from Noise (+) Signal</w:t>
      </w:r>
      <w:r w:rsidR="00562628" w:rsidRPr="003A24C1">
        <w:t xml:space="preserve"> readings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="00EE3C51" w:rsidRPr="003A24C1">
        <w:tab/>
        <w:t>________</w:t>
      </w:r>
      <w:r w:rsidR="00EE3C51" w:rsidRPr="003A24C1">
        <w:br/>
      </w:r>
      <w:r w:rsidR="00EE3C51" w:rsidRPr="003A24C1">
        <w:tab/>
        <w:t>________</w:t>
      </w:r>
      <w:r w:rsidR="00EE3C51" w:rsidRPr="003A24C1">
        <w:br/>
      </w:r>
      <w:r w:rsidR="00EE3C51" w:rsidRPr="003A24C1">
        <w:tab/>
        <w:t>IV</w:t>
      </w:r>
    </w:p>
    <w:p w:rsidR="00562AFB" w:rsidRPr="003A24C1" w:rsidRDefault="00562AFB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results in Signal Only for Ranges 7 through10 columns o</w:t>
      </w:r>
      <w:r w:rsidR="00562628" w:rsidRPr="003A24C1">
        <w:t>n</w:t>
      </w:r>
      <w:r w:rsidRPr="003A24C1">
        <w:t xml:space="preserve">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="00516993" w:rsidRPr="003A24C1">
        <w:tab/>
        <w:t>________</w:t>
      </w:r>
    </w:p>
    <w:p w:rsidR="00562AFB" w:rsidRPr="003A24C1" w:rsidRDefault="00562AFB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highest Signal Only v</w:t>
      </w:r>
      <w:r w:rsidR="0050038D" w:rsidRPr="003A24C1">
        <w:t>oltage for Ranges 7 through 10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</w:p>
    <w:p w:rsidR="00562AFB" w:rsidRPr="003A24C1" w:rsidRDefault="00562AFB" w:rsidP="003A24C1">
      <w:pPr>
        <w:pStyle w:val="ActionStep1PK"/>
      </w:pPr>
      <w:r w:rsidRPr="003A24C1">
        <w:rPr>
          <w:rStyle w:val="Bold"/>
        </w:rPr>
        <w:t>RECORD</w:t>
      </w:r>
      <w:r w:rsidRPr="003A24C1">
        <w:t xml:space="preserve"> lowest Signal Only v</w:t>
      </w:r>
      <w:r w:rsidR="0050038D" w:rsidRPr="003A24C1">
        <w:t>oltage for Ranges 7 through 10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</w:p>
    <w:p w:rsidR="00562AFB" w:rsidRPr="003A24C1" w:rsidRDefault="00562AFB" w:rsidP="003A24C1">
      <w:pPr>
        <w:pStyle w:val="ActionStep1PK"/>
      </w:pPr>
      <w:bookmarkStart w:id="184" w:name="_Ref400088800"/>
      <w:r w:rsidRPr="003A24C1">
        <w:rPr>
          <w:rStyle w:val="Bold"/>
        </w:rPr>
        <w:t>SUBTRACT</w:t>
      </w:r>
      <w:r w:rsidRPr="003A24C1">
        <w:t xml:space="preserve"> lowest Signal Only voltage from highest Signal Only voltage for Ranges 7 through 10.</w:t>
      </w:r>
      <w:r w:rsidR="00EE3C51" w:rsidRPr="003A24C1">
        <w:tab/>
        <w:t>________</w:t>
      </w:r>
      <w:r w:rsidR="00EE3C51" w:rsidRPr="003A24C1">
        <w:br/>
      </w:r>
      <w:r w:rsidR="00EE3C51" w:rsidRPr="003A24C1">
        <w:tab/>
        <w:t>________</w:t>
      </w:r>
      <w:r w:rsidR="00EE3C51" w:rsidRPr="003A24C1">
        <w:br/>
      </w:r>
      <w:r w:rsidR="00EE3C51" w:rsidRPr="003A24C1">
        <w:tab/>
        <w:t>IV</w:t>
      </w:r>
      <w:bookmarkEnd w:id="184"/>
    </w:p>
    <w:p w:rsidR="00562AFB" w:rsidRPr="003A24C1" w:rsidRDefault="00562AFB" w:rsidP="003A24C1">
      <w:pPr>
        <w:pStyle w:val="ActionStep1PK"/>
      </w:pPr>
      <w:bookmarkStart w:id="185" w:name="_Ref399937018"/>
      <w:r w:rsidRPr="003A24C1">
        <w:rPr>
          <w:rStyle w:val="Bold"/>
        </w:rPr>
        <w:t>RECORD</w:t>
      </w:r>
      <w:r w:rsidR="0050038D" w:rsidRPr="003A24C1">
        <w:t xml:space="preserve"> results o</w:t>
      </w:r>
      <w:r w:rsidRPr="003A24C1">
        <w:t xml:space="preserve">n </w:t>
      </w:r>
      <w:r w:rsidR="00474E8E" w:rsidRPr="003A24C1">
        <w:fldChar w:fldCharType="begin"/>
      </w:r>
      <w:r w:rsidR="00474E8E" w:rsidRPr="003A24C1">
        <w:instrText xml:space="preserve"> REF Supplement8453834_cr \h  \*MERGEFORMAT </w:instrText>
      </w:r>
      <w:r w:rsidR="00474E8E" w:rsidRPr="003A24C1">
        <w:fldChar w:fldCharType="separate"/>
      </w:r>
      <w:r w:rsidR="003A24C1" w:rsidRPr="003A24C1">
        <w:t>Attachment </w:t>
      </w:r>
      <w:r w:rsidR="003A24C1">
        <w:t>5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SupplementTitle5920893_cr \h  \*MERGEFORMAT </w:instrText>
      </w:r>
      <w:r w:rsidR="00474E8E" w:rsidRPr="003A24C1">
        <w:fldChar w:fldCharType="separate"/>
      </w:r>
      <w:r w:rsidR="003A24C1" w:rsidRPr="003A24C1">
        <w:t>Range Switch Signal Acceptance</w:t>
      </w:r>
      <w:r w:rsidR="00474E8E" w:rsidRPr="003A24C1">
        <w:fldChar w:fldCharType="end"/>
      </w:r>
      <w:r w:rsidR="00474E8E" w:rsidRPr="003A24C1">
        <w:t xml:space="preserve">, </w:t>
      </w:r>
      <w:r w:rsidR="00474E8E" w:rsidRPr="003A24C1">
        <w:fldChar w:fldCharType="begin"/>
      </w:r>
      <w:r w:rsidR="00474E8E" w:rsidRPr="003A24C1">
        <w:instrText xml:space="preserve"> REF _Ref534723271 \h </w:instrText>
      </w:r>
      <w:r w:rsidR="00474E8E" w:rsidRPr="003A24C1">
        <w:fldChar w:fldCharType="separate"/>
      </w:r>
      <w:r w:rsidR="003A24C1" w:rsidRPr="003A24C1">
        <w:t>Table </w:t>
      </w:r>
      <w:r w:rsidR="003A24C1">
        <w:rPr>
          <w:noProof/>
        </w:rPr>
        <w:t>14</w:t>
      </w:r>
      <w:r w:rsidR="00474E8E" w:rsidRPr="003A24C1">
        <w:fldChar w:fldCharType="end"/>
      </w:r>
      <w:r w:rsidRPr="003A24C1">
        <w:t>.</w:t>
      </w:r>
      <w:r w:rsidRPr="003A24C1">
        <w:tab/>
        <w:t>________</w:t>
      </w:r>
      <w:bookmarkEnd w:id="185"/>
    </w:p>
    <w:p w:rsidR="00562AFB" w:rsidRPr="003A24C1" w:rsidRDefault="00562AFB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562AFB" w:rsidRPr="003A24C1" w:rsidTr="00562AFB">
        <w:trPr>
          <w:cantSplit/>
          <w:tblHeader/>
          <w:jc w:val="center"/>
        </w:trPr>
        <w:tc>
          <w:tcPr>
            <w:tcW w:w="9936" w:type="dxa"/>
          </w:tcPr>
          <w:p w:rsidR="00562AFB" w:rsidRPr="003A24C1" w:rsidRDefault="00562AFB" w:rsidP="003A24C1">
            <w:pPr>
              <w:pStyle w:val="SpecialMessageHead"/>
            </w:pPr>
            <w:r w:rsidRPr="003A24C1">
              <w:t>NOTE</w:t>
            </w:r>
          </w:p>
        </w:tc>
      </w:tr>
      <w:tr w:rsidR="00562AFB" w:rsidRPr="003A24C1">
        <w:trPr>
          <w:cantSplit/>
          <w:jc w:val="center"/>
        </w:trPr>
        <w:tc>
          <w:tcPr>
            <w:tcW w:w="9936" w:type="dxa"/>
          </w:tcPr>
          <w:p w:rsidR="00562AFB" w:rsidRPr="003A24C1" w:rsidRDefault="00562AFB" w:rsidP="003A24C1">
            <w:pPr>
              <w:pStyle w:val="SpecialMessageText"/>
            </w:pPr>
            <w:r w:rsidRPr="003A24C1">
              <w:t>A problem exists with the IRM or the test equipment setup if value calculated in Step</w:t>
            </w:r>
            <w:r w:rsidR="0068141F" w:rsidRPr="003A24C1">
              <w:t> </w:t>
            </w:r>
            <w:r w:rsidR="00292758" w:rsidRPr="003A24C1">
              <w:fldChar w:fldCharType="begin"/>
            </w:r>
            <w:r w:rsidR="00292758" w:rsidRPr="003A24C1">
              <w:instrText xml:space="preserve"> REF _Ref400088800 \w \h \*MERGEFORMAT </w:instrText>
            </w:r>
            <w:r w:rsidR="00292758" w:rsidRPr="003A24C1">
              <w:fldChar w:fldCharType="separate"/>
            </w:r>
            <w:r w:rsidR="003A24C1">
              <w:t>6.12[77]</w:t>
            </w:r>
            <w:r w:rsidR="00292758" w:rsidRPr="003A24C1">
              <w:fldChar w:fldCharType="end"/>
            </w:r>
            <w:r w:rsidRPr="003A24C1">
              <w:t xml:space="preserve"> is greater than 0.060</w:t>
            </w:r>
            <w:r w:rsidR="00A71E40" w:rsidRPr="003A24C1">
              <w:t> </w:t>
            </w:r>
            <w:r w:rsidR="005D7436" w:rsidRPr="003A24C1">
              <w:t>Vdc</w:t>
            </w:r>
            <w:r w:rsidRPr="003A24C1">
              <w:t>.</w:t>
            </w:r>
          </w:p>
        </w:tc>
      </w:tr>
    </w:tbl>
    <w:p w:rsidR="00562AFB" w:rsidRPr="003A24C1" w:rsidRDefault="00562AFB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value calculated in Step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_Ref399937018 \w \h \*MERGEFORMAT </w:instrText>
      </w:r>
      <w:r w:rsidRPr="003A24C1">
        <w:fldChar w:fldCharType="separate"/>
      </w:r>
      <w:r w:rsidR="003A24C1">
        <w:t>6.12[78]</w:t>
      </w:r>
      <w:r w:rsidRPr="003A24C1">
        <w:fldChar w:fldCharType="end"/>
      </w:r>
      <w:r w:rsidRPr="003A24C1">
        <w:t xml:space="preserve"> is greater than 0.060</w:t>
      </w:r>
      <w:r w:rsidR="00A71E40" w:rsidRPr="003A24C1">
        <w:t> </w:t>
      </w:r>
      <w:r w:rsidRPr="003A24C1">
        <w:t xml:space="preserve">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following, otherwise, </w:t>
      </w:r>
      <w:r w:rsidRPr="003A24C1">
        <w:rPr>
          <w:rStyle w:val="Bold"/>
        </w:rPr>
        <w:t>MARK</w:t>
      </w:r>
      <w:r w:rsidRPr="003A24C1">
        <w:t xml:space="preserve"> steps N/A:</w:t>
      </w:r>
    </w:p>
    <w:p w:rsidR="00562AFB" w:rsidRPr="003A24C1" w:rsidRDefault="00562AFB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test equipment setup.</w:t>
      </w:r>
      <w:r w:rsidRPr="003A24C1">
        <w:tab/>
        <w:t>________</w:t>
      </w:r>
    </w:p>
    <w:p w:rsidR="00352139" w:rsidRPr="003A24C1" w:rsidRDefault="00352139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test oscillator from test attenuator.</w:t>
      </w:r>
      <w:r w:rsidRPr="003A24C1">
        <w:tab/>
        <w:t>________</w:t>
      </w:r>
    </w:p>
    <w:p w:rsidR="00562AFB" w:rsidRPr="003A24C1" w:rsidRDefault="00562AFB" w:rsidP="003A24C1">
      <w:pPr>
        <w:pStyle w:val="ActionStep2PK"/>
      </w:pPr>
      <w:r w:rsidRPr="003A24C1">
        <w:rPr>
          <w:rStyle w:val="Bold"/>
        </w:rPr>
        <w:t>REPEAT</w:t>
      </w:r>
      <w:r w:rsidRPr="003A24C1">
        <w:t xml:space="preserve"> Steps</w:t>
      </w:r>
      <w:r w:rsidR="00430554" w:rsidRPr="003A24C1">
        <w:t> </w:t>
      </w:r>
      <w:r w:rsidR="00292758" w:rsidRPr="003A24C1">
        <w:fldChar w:fldCharType="begin"/>
      </w:r>
      <w:r w:rsidR="00292758" w:rsidRPr="003A24C1">
        <w:instrText xml:space="preserve"> REF _Ref400088668 \w \h \*MERGEFORMAT </w:instrText>
      </w:r>
      <w:r w:rsidR="00292758" w:rsidRPr="003A24C1">
        <w:fldChar w:fldCharType="separate"/>
      </w:r>
      <w:r w:rsidR="003A24C1">
        <w:t>6.12[56]</w:t>
      </w:r>
      <w:r w:rsidR="00292758"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_Ref399937018 \w \h \*MERGEFORMAT </w:instrText>
      </w:r>
      <w:r w:rsidRPr="003A24C1">
        <w:fldChar w:fldCharType="separate"/>
      </w:r>
      <w:r w:rsidR="003A24C1">
        <w:t>6.12[78]</w:t>
      </w:r>
      <w:r w:rsidRPr="003A24C1">
        <w:fldChar w:fldCharType="end"/>
      </w:r>
      <w:r w:rsidR="00A20424" w:rsidRPr="003A24C1">
        <w:t>.</w:t>
      </w:r>
      <w:r w:rsidRPr="003A24C1">
        <w:tab/>
        <w:t>________</w:t>
      </w:r>
    </w:p>
    <w:p w:rsidR="00292758" w:rsidRPr="003A24C1" w:rsidRDefault="00292758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repeating Steps</w:t>
      </w:r>
      <w:r w:rsidR="00430554" w:rsidRPr="003A24C1">
        <w:t> </w:t>
      </w:r>
      <w:r w:rsidRPr="003A24C1">
        <w:fldChar w:fldCharType="begin"/>
      </w:r>
      <w:r w:rsidRPr="003A24C1">
        <w:instrText xml:space="preserve"> REF _Ref400088668 \w \h \*MERGEFORMAT </w:instrText>
      </w:r>
      <w:r w:rsidRPr="003A24C1">
        <w:fldChar w:fldCharType="separate"/>
      </w:r>
      <w:r w:rsidR="003A24C1">
        <w:t>6.12[56]</w:t>
      </w:r>
      <w:r w:rsidRPr="003A24C1">
        <w:fldChar w:fldCharType="end"/>
      </w:r>
      <w:r w:rsidRPr="003A24C1">
        <w:t xml:space="preserve"> through </w:t>
      </w:r>
      <w:r w:rsidRPr="003A24C1">
        <w:fldChar w:fldCharType="begin"/>
      </w:r>
      <w:r w:rsidRPr="003A24C1">
        <w:instrText xml:space="preserve"> REF _Ref399937018 \w \h \*MERGEFORMAT </w:instrText>
      </w:r>
      <w:r w:rsidRPr="003A24C1">
        <w:fldChar w:fldCharType="separate"/>
      </w:r>
      <w:r w:rsidR="003A24C1">
        <w:t>6.12[78]</w:t>
      </w:r>
      <w:r w:rsidRPr="003A24C1">
        <w:fldChar w:fldCharType="end"/>
      </w:r>
      <w:r w:rsidRPr="003A24C1">
        <w:t xml:space="preserve"> does </w:t>
      </w:r>
      <w:r w:rsidRPr="003A24C1">
        <w:rPr>
          <w:rStyle w:val="Bold"/>
        </w:rPr>
        <w:t>NOT</w:t>
      </w:r>
      <w:r w:rsidRPr="003A24C1">
        <w:t xml:space="preserve"> result in a value equal to or less than 0.060</w:t>
      </w:r>
      <w:r w:rsidR="00A71E40" w:rsidRPr="003A24C1">
        <w:t> </w:t>
      </w:r>
      <w:r w:rsidRPr="003A24C1">
        <w:t xml:space="preserve">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Pr="003A24C1">
        <w:t xml:space="preserve"> Instrument Foreman or Cognizant Engineer for direction prior to continuing this procedure. </w:t>
      </w:r>
      <w:r w:rsidR="00473D5A" w:rsidRPr="003A24C1">
        <w:t xml:space="preserve"> </w:t>
      </w:r>
      <w:r w:rsidRPr="003A24C1">
        <w:t>Otherwise,</w:t>
      </w:r>
      <w:r w:rsidR="00473D5A" w:rsidRPr="003A24C1">
        <w:t> </w:t>
      </w:r>
      <w:r w:rsidRPr="003A24C1">
        <w:rPr>
          <w:rStyle w:val="Bold"/>
        </w:rPr>
        <w:t>MARK</w:t>
      </w:r>
      <w:r w:rsidR="00473D5A" w:rsidRPr="003A24C1">
        <w:rPr>
          <w:rStyle w:val="Bold"/>
        </w:rPr>
        <w:t> </w:t>
      </w:r>
      <w:r w:rsidRPr="003A24C1">
        <w:t>N/A.</w:t>
      </w:r>
      <w:r w:rsidRPr="003A24C1">
        <w:tab/>
        <w:t>________</w:t>
      </w:r>
    </w:p>
    <w:p w:rsidR="00292758" w:rsidRPr="003A24C1" w:rsidRDefault="00292758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all test equipment from IRM preamp.</w:t>
      </w:r>
      <w:r w:rsidRPr="003A24C1">
        <w:tab/>
        <w:t>________</w:t>
      </w:r>
    </w:p>
    <w:p w:rsidR="002F151D" w:rsidRPr="003A24C1" w:rsidRDefault="002F151D" w:rsidP="003A24C1">
      <w:pPr>
        <w:pStyle w:val="ActionStep1PK"/>
        <w:keepNext/>
      </w:pPr>
      <w:r w:rsidRPr="003A24C1">
        <w:rPr>
          <w:rStyle w:val="Bold"/>
        </w:rPr>
        <w:t>PERFORM</w:t>
      </w:r>
      <w:r w:rsidRPr="003A24C1">
        <w:t xml:space="preserve"> the following at Panel</w:t>
      </w:r>
      <w:r w:rsidR="00430554" w:rsidRPr="003A24C1">
        <w:t> </w:t>
      </w:r>
      <w:r w:rsidRPr="003A24C1">
        <w:t>2</w:t>
      </w:r>
      <w:r w:rsidR="004C4F43" w:rsidRPr="003A24C1">
        <w:noBreakHyphen/>
      </w:r>
      <w:r w:rsidRPr="003A24C1">
        <w:t>LPNL</w:t>
      </w:r>
      <w:r w:rsidR="004C4F43" w:rsidRPr="003A24C1">
        <w:noBreakHyphen/>
      </w:r>
      <w:r w:rsidRPr="003A24C1">
        <w:t>925</w:t>
      </w:r>
      <w:r w:rsidR="004C4F43" w:rsidRPr="003A24C1">
        <w:noBreakHyphen/>
      </w:r>
      <w:r w:rsidRPr="003A24C1">
        <w:t>0027: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INSTALL</w:t>
      </w:r>
      <w:r w:rsidRPr="003A24C1">
        <w:t xml:space="preserve">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Pr="003A24C1">
        <w:t xml:space="preserve"> preamplifier in </w:t>
      </w:r>
      <w:r w:rsidR="000C2021" w:rsidRPr="003A24C1">
        <w:t>2</w:t>
      </w:r>
      <w:r w:rsidR="004C4F43" w:rsidRPr="003A24C1">
        <w:noBreakHyphen/>
      </w:r>
      <w:r w:rsidR="000C2021" w:rsidRPr="003A24C1">
        <w:t>LPNL</w:t>
      </w:r>
      <w:r w:rsidR="004C4F43" w:rsidRPr="003A24C1">
        <w:noBreakHyphen/>
      </w:r>
      <w:r w:rsidR="000C2021" w:rsidRPr="003A24C1">
        <w:t>925</w:t>
      </w:r>
      <w:r w:rsidR="004C4F43" w:rsidRPr="003A24C1">
        <w:noBreakHyphen/>
      </w:r>
      <w:r w:rsidR="000C2021" w:rsidRPr="003A24C1">
        <w:t>0027</w:t>
      </w:r>
      <w:r w:rsidRPr="003A24C1">
        <w:t>.</w:t>
      </w:r>
      <w:r w:rsidRPr="003A24C1">
        <w:tab/>
        <w:t>________</w:t>
      </w:r>
    </w:p>
    <w:p w:rsidR="00B705DB" w:rsidRPr="003A24C1" w:rsidRDefault="001277A1" w:rsidP="003A24C1">
      <w:pPr>
        <w:pStyle w:val="ActionStep2PK"/>
        <w:keepNext/>
      </w:pPr>
      <w:r w:rsidRPr="003A24C1">
        <w:rPr>
          <w:rStyle w:val="Bold"/>
        </w:rPr>
        <w:t>TORQUE</w:t>
      </w:r>
      <w:r w:rsidR="00705724" w:rsidRPr="003A24C1">
        <w:t>, with Peer Check,</w:t>
      </w:r>
      <w:r w:rsidRPr="003A24C1">
        <w:t xml:space="preserve"> </w:t>
      </w:r>
      <w:r w:rsidR="006C5D56" w:rsidRPr="003A24C1">
        <w:t xml:space="preserve">four </w:t>
      </w:r>
      <w:r w:rsidR="000C2021" w:rsidRPr="003A24C1">
        <w:t>IRM</w:t>
      </w:r>
      <w:r w:rsidR="004C4F43" w:rsidRPr="003A24C1">
        <w:noBreakHyphen/>
      </w:r>
      <w:r w:rsidR="000C2021" w:rsidRPr="003A24C1">
        <w:t>A</w:t>
      </w:r>
      <w:r w:rsidR="00B705DB" w:rsidRPr="003A24C1">
        <w:t xml:space="preserve"> preamplifier </w:t>
      </w:r>
      <w:r w:rsidR="00474E8E" w:rsidRPr="003A24C1">
        <w:t xml:space="preserve">retaining nuts </w:t>
      </w:r>
      <w:r w:rsidR="00B705DB" w:rsidRPr="003A24C1">
        <w:t xml:space="preserve">to </w:t>
      </w:r>
      <w:r w:rsidR="00474E8E" w:rsidRPr="003A24C1">
        <w:t>20 </w:t>
      </w:r>
      <w:r w:rsidR="00BF4969" w:rsidRPr="003A24C1">
        <w:t>in</w:t>
      </w:r>
      <w:r w:rsidR="004C4F43" w:rsidRPr="003A24C1">
        <w:noBreakHyphen/>
      </w:r>
      <w:r w:rsidR="00BF4969" w:rsidRPr="003A24C1">
        <w:t>lb</w:t>
      </w:r>
      <w:r w:rsidR="00474E8E" w:rsidRPr="003A24C1">
        <w:t>s</w:t>
      </w:r>
      <w:r w:rsidR="00B705DB" w:rsidRPr="003A24C1">
        <w:t xml:space="preserve"> each.</w:t>
      </w:r>
      <w:r w:rsidR="00AE754A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</w:t>
      </w:r>
      <w:r w:rsidR="0050038D" w:rsidRPr="003A24C1">
        <w:t>LOW VOLTAGE</w:t>
      </w:r>
      <w:r w:rsidRPr="003A24C1">
        <w:t xml:space="preserve"> cable to J4 on IRM preamp.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</w:t>
      </w:r>
      <w:r w:rsidR="0050038D" w:rsidRPr="003A24C1">
        <w:t xml:space="preserve">OUTPUT </w:t>
      </w:r>
      <w:r w:rsidRPr="003A24C1">
        <w:t>cable to J2 on IRM preamp.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</w:t>
      </w:r>
      <w:r w:rsidR="0050038D" w:rsidRPr="003A24C1">
        <w:t>INPUT</w:t>
      </w:r>
      <w:r w:rsidRPr="003A24C1">
        <w:t xml:space="preserve"> cable to J1 on IRM preamp.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CONNECT</w:t>
      </w:r>
      <w:r w:rsidRPr="003A24C1">
        <w:t xml:space="preserve"> </w:t>
      </w:r>
      <w:r w:rsidR="0050038D" w:rsidRPr="003A24C1">
        <w:t>HV</w:t>
      </w:r>
      <w:r w:rsidRPr="003A24C1">
        <w:t xml:space="preserve"> cable to J3 on IRM preamp.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lastRenderedPageBreak/>
        <w:t>CONNECT</w:t>
      </w:r>
      <w:r w:rsidRPr="003A24C1">
        <w:t xml:space="preserve"> high voltage cable to J7 </w:t>
      </w:r>
      <w:r w:rsidR="00BF4969" w:rsidRPr="003A24C1">
        <w:t>i</w:t>
      </w:r>
      <w:r w:rsidR="001B0231" w:rsidRPr="003A24C1">
        <w:t>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60222A" w:rsidRPr="003A24C1" w:rsidRDefault="00ED4B8C" w:rsidP="003A24C1">
      <w:pPr>
        <w:pStyle w:val="ActionStep1PK"/>
        <w:keepNext/>
      </w:pPr>
      <w:r w:rsidRPr="003A24C1">
        <w:rPr>
          <w:rStyle w:val="Bold"/>
        </w:rPr>
        <w:t>DISCONNECT</w:t>
      </w:r>
      <w:r w:rsidRPr="003A24C1">
        <w:t xml:space="preserve"> test cable</w:t>
      </w:r>
      <w:r w:rsidR="001B0231" w:rsidRPr="003A24C1">
        <w:t xml:space="preserve"> from J42 in</w:t>
      </w:r>
      <w:r w:rsidR="00FD64F4" w:rsidRPr="003A24C1">
        <w:t xml:space="preserve"> IRM drawer</w:t>
      </w:r>
      <w:r w:rsidR="0060222A" w:rsidRPr="003A24C1">
        <w:t>.</w:t>
      </w:r>
      <w:r w:rsidR="0060222A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low voltage cable to J42</w:t>
      </w:r>
      <w:r w:rsidR="00BF4969" w:rsidRPr="003A24C1">
        <w:t>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amplitude controls on test oscillator for minimum voltage input.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</w:t>
      </w:r>
      <w:r w:rsidR="00333A9D" w:rsidRPr="003A24C1">
        <w:t>oscillator</w:t>
      </w:r>
      <w:r w:rsidRPr="003A24C1">
        <w:t xml:space="preserve"> output frequency to 100</w:t>
      </w:r>
      <w:r w:rsidR="005C2D4F" w:rsidRPr="003A24C1">
        <w:t> </w:t>
      </w:r>
      <w:r w:rsidRPr="003A24C1">
        <w:t>KHz.</w:t>
      </w:r>
      <w:r w:rsidRPr="003A24C1">
        <w:tab/>
        <w:t>________</w:t>
      </w:r>
    </w:p>
    <w:p w:rsidR="0060222A" w:rsidRPr="003A24C1" w:rsidRDefault="0050038D" w:rsidP="003A24C1">
      <w:pPr>
        <w:pStyle w:val="ActionStep1PK"/>
      </w:pPr>
      <w:r w:rsidRPr="003A24C1">
        <w:t>Using BNC</w:t>
      </w:r>
      <w:r w:rsidR="004C4F43" w:rsidRPr="003A24C1">
        <w:noBreakHyphen/>
      </w:r>
      <w:r w:rsidRPr="003A24C1">
        <w:t xml:space="preserve">T connector, </w:t>
      </w:r>
      <w:r w:rsidR="00ED4B8C" w:rsidRPr="003A24C1">
        <w:rPr>
          <w:rStyle w:val="Bold"/>
        </w:rPr>
        <w:t>CONNECT</w:t>
      </w:r>
      <w:r w:rsidR="00ED4B8C" w:rsidRPr="003A24C1">
        <w:t xml:space="preserve"> RMS Voltmeter to test </w:t>
      </w:r>
      <w:r w:rsidR="00333A9D" w:rsidRPr="003A24C1">
        <w:t>oscillator</w:t>
      </w:r>
      <w:r w:rsidR="00ED4B8C" w:rsidRPr="003A24C1">
        <w:t xml:space="preserve"> 600</w:t>
      </w:r>
      <w:r w:rsidR="00ED4B8C" w:rsidRPr="003A24C1">
        <w:sym w:font="Symbol" w:char="F057"/>
      </w:r>
      <w:r w:rsidRPr="003A24C1">
        <w:t xml:space="preserve"> output cable</w:t>
      </w:r>
      <w:r w:rsidR="0060222A" w:rsidRPr="003A24C1">
        <w:t>.</w:t>
      </w:r>
      <w:r w:rsidR="0060222A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="001B0231" w:rsidRPr="003A24C1">
        <w:t xml:space="preserve"> test oscillator to J1 in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FD3F33" w:rsidRPr="003A24C1" w:rsidRDefault="00241069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ensure</w:t>
      </w:r>
      <w:r w:rsidR="003E41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F55433" w:rsidRPr="003A24C1">
        <w:t xml:space="preserve">, </w:t>
      </w:r>
      <w:r w:rsidR="0024271F" w:rsidRPr="003A24C1">
        <w:t>CHANNEL A</w:t>
      </w:r>
      <w:r w:rsidR="00F55433" w:rsidRPr="003A24C1">
        <w:t xml:space="preserve"> IRM RANGE SWITCH,</w:t>
      </w:r>
      <w:r w:rsidR="00ED4B8C" w:rsidRPr="003A24C1">
        <w:t> in Position 2.</w:t>
      </w:r>
      <w:r w:rsidR="00D418CF" w:rsidRPr="003A24C1">
        <w:tab/>
        <w:t>________</w:t>
      </w:r>
    </w:p>
    <w:p w:rsidR="002617BA" w:rsidRPr="003A24C1" w:rsidRDefault="00ED4B8C" w:rsidP="003A24C1">
      <w:pPr>
        <w:pStyle w:val="ActionStep1PK"/>
        <w:keepNext/>
      </w:pPr>
      <w:bookmarkStart w:id="186" w:name="_Ref383065982"/>
      <w:r w:rsidRPr="003A24C1">
        <w:rPr>
          <w:rStyle w:val="Bold"/>
        </w:rPr>
        <w:t>RECORD</w:t>
      </w:r>
      <w:r w:rsidRPr="003A24C1">
        <w:t xml:space="preserve"> RMS Voltmeter value below that was recorded in Step </w:t>
      </w:r>
      <w:r w:rsidR="00254099" w:rsidRPr="003A24C1">
        <w:fldChar w:fldCharType="begin"/>
      </w:r>
      <w:r w:rsidR="00254099" w:rsidRPr="003A24C1">
        <w:instrText xml:space="preserve"> REF _Ref388350093 \w \h \*MERGEFORMAT </w:instrText>
      </w:r>
      <w:r w:rsidR="00254099" w:rsidRPr="003A24C1">
        <w:fldChar w:fldCharType="separate"/>
      </w:r>
      <w:r w:rsidR="003A24C1">
        <w:t>6.3[33]</w:t>
      </w:r>
      <w:r w:rsidR="00254099" w:rsidRPr="003A24C1">
        <w:fldChar w:fldCharType="end"/>
      </w:r>
      <w:r w:rsidRPr="003A24C1">
        <w:t>.</w:t>
      </w:r>
      <w:bookmarkEnd w:id="186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480"/>
        <w:gridCol w:w="236"/>
        <w:gridCol w:w="1368"/>
      </w:tblGrid>
      <w:tr w:rsidR="002617BA" w:rsidRPr="003A24C1" w:rsidTr="00CF01E5">
        <w:trPr>
          <w:jc w:val="right"/>
        </w:trPr>
        <w:tc>
          <w:tcPr>
            <w:tcW w:w="4480" w:type="dxa"/>
            <w:shd w:val="clear" w:color="auto" w:fill="auto"/>
            <w:vAlign w:val="center"/>
          </w:tcPr>
          <w:p w:rsidR="002617BA" w:rsidRPr="003A24C1" w:rsidRDefault="002617BA" w:rsidP="003A24C1">
            <w:pPr>
              <w:pStyle w:val="Table10Right"/>
              <w:keepNext/>
            </w:pPr>
            <w:r w:rsidRPr="003A24C1">
              <w:t>______________ mVac.</w:t>
            </w:r>
          </w:p>
        </w:tc>
        <w:tc>
          <w:tcPr>
            <w:tcW w:w="236" w:type="dxa"/>
          </w:tcPr>
          <w:p w:rsidR="002617BA" w:rsidRPr="003A24C1" w:rsidRDefault="002617BA" w:rsidP="003A24C1">
            <w:pPr>
              <w:pStyle w:val="Table12Right"/>
              <w:keepNext/>
            </w:pPr>
          </w:p>
        </w:tc>
        <w:tc>
          <w:tcPr>
            <w:tcW w:w="1368" w:type="dxa"/>
            <w:vAlign w:val="bottom"/>
          </w:tcPr>
          <w:p w:rsidR="002617BA" w:rsidRPr="003A24C1" w:rsidRDefault="002617BA" w:rsidP="003A24C1">
            <w:pPr>
              <w:pStyle w:val="Table12Center"/>
              <w:keepNext/>
              <w:spacing w:before="80" w:after="80"/>
            </w:pPr>
            <w:r w:rsidRPr="003A24C1">
              <w:t>________</w:t>
            </w:r>
          </w:p>
        </w:tc>
      </w:tr>
    </w:tbl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ADJUST</w:t>
      </w:r>
      <w:r w:rsidRPr="003A24C1">
        <w:t xml:space="preserve"> oscillator amplitude until RMS Voltmeter indicates value recorded in </w:t>
      </w:r>
      <w:r w:rsidR="00245734" w:rsidRPr="003A24C1">
        <w:t>Step</w:t>
      </w:r>
      <w:r w:rsidR="00430554" w:rsidRPr="003A24C1">
        <w:t> </w:t>
      </w:r>
      <w:r w:rsidR="005620BD" w:rsidRPr="003A24C1">
        <w:fldChar w:fldCharType="begin"/>
      </w:r>
      <w:r w:rsidR="005620BD" w:rsidRPr="003A24C1">
        <w:instrText xml:space="preserve"> REF _Ref383065982 \w \h \*MERGEFORMAT </w:instrText>
      </w:r>
      <w:r w:rsidR="005620BD" w:rsidRPr="003A24C1">
        <w:fldChar w:fldCharType="separate"/>
      </w:r>
      <w:r w:rsidR="003A24C1">
        <w:t>6.12[91]</w:t>
      </w:r>
      <w:r w:rsidR="005620BD" w:rsidRPr="003A24C1">
        <w:fldChar w:fldCharType="end"/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D</w:t>
      </w:r>
      <w:r w:rsidR="00BF4969" w:rsidRPr="003A24C1">
        <w:t>M</w:t>
      </w:r>
      <w:r w:rsidRPr="003A24C1">
        <w:t xml:space="preserve">M value is within </w:t>
      </w:r>
      <w:r w:rsidR="00473D5A" w:rsidRPr="003A24C1">
        <w:t>allowable range of 0.990 Vdc to </w:t>
      </w:r>
      <w:r w:rsidRPr="003A24C1">
        <w:t xml:space="preserve">1.010 Vdc,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5620BD" w:rsidRPr="003A24C1">
        <w:rPr>
          <w:rStyle w:val="Bold"/>
        </w:rPr>
        <w:t>MARK</w:t>
      </w:r>
      <w:r w:rsidR="005620BD" w:rsidRPr="003A24C1">
        <w:t xml:space="preserve"> </w:t>
      </w:r>
      <w:r w:rsidRPr="003A24C1">
        <w:t>Steps </w:t>
      </w:r>
      <w:r w:rsidR="00077B7D" w:rsidRPr="003A24C1">
        <w:fldChar w:fldCharType="begin"/>
      </w:r>
      <w:r w:rsidR="00077B7D" w:rsidRPr="003A24C1">
        <w:instrText xml:space="preserve"> REF _Ref388532895 \w \h \*MERGEFORMAT </w:instrText>
      </w:r>
      <w:r w:rsidR="00077B7D" w:rsidRPr="003A24C1">
        <w:fldChar w:fldCharType="separate"/>
      </w:r>
      <w:r w:rsidR="003A24C1">
        <w:t>6.12[94]</w:t>
      </w:r>
      <w:r w:rsidR="00077B7D" w:rsidRPr="003A24C1">
        <w:fldChar w:fldCharType="end"/>
      </w:r>
      <w:r w:rsidRPr="003A24C1">
        <w:t xml:space="preserve"> through</w:t>
      </w:r>
      <w:r w:rsidR="00484E5E" w:rsidRPr="003A24C1">
        <w:t xml:space="preserve"> </w:t>
      </w:r>
      <w:r w:rsidR="00611FC9" w:rsidRPr="003A24C1">
        <w:fldChar w:fldCharType="begin"/>
      </w:r>
      <w:r w:rsidR="00611FC9" w:rsidRPr="003A24C1">
        <w:instrText xml:space="preserve"> REF _Ref384975890 \w \h \*MERGEFORMAT </w:instrText>
      </w:r>
      <w:r w:rsidR="00611FC9" w:rsidRPr="003A24C1">
        <w:fldChar w:fldCharType="separate"/>
      </w:r>
      <w:r w:rsidR="003A24C1">
        <w:t>6.12[96.3]</w:t>
      </w:r>
      <w:r w:rsidR="00611FC9" w:rsidRPr="003A24C1">
        <w:fldChar w:fldCharType="end"/>
      </w:r>
      <w:r w:rsidRPr="003A24C1">
        <w:t xml:space="preserve"> </w:t>
      </w:r>
      <w:r w:rsidR="00472885" w:rsidRPr="003A24C1">
        <w:t>N/A.</w:t>
      </w:r>
      <w:r w:rsidR="00603C4D" w:rsidRPr="003A24C1">
        <w:t xml:space="preserve"> </w:t>
      </w:r>
      <w:r w:rsidR="00081901" w:rsidRPr="003A24C1">
        <w:t xml:space="preserve"> </w:t>
      </w:r>
      <w:r w:rsidR="00603C4D" w:rsidRPr="003A24C1">
        <w:t>Otherwise,</w:t>
      </w:r>
      <w:r w:rsidR="00473D5A" w:rsidRPr="003A24C1">
        <w:t> </w:t>
      </w:r>
      <w:r w:rsidR="00603C4D" w:rsidRPr="003A24C1">
        <w:rPr>
          <w:rStyle w:val="Bold"/>
        </w:rPr>
        <w:t>MARK</w:t>
      </w:r>
      <w:r w:rsidR="00603C4D"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250D6" w:rsidRPr="003A24C1" w:rsidRDefault="00F250D6" w:rsidP="003A24C1">
      <w:pPr>
        <w:pStyle w:val="ActionStep1PK"/>
        <w:keepNext/>
      </w:pPr>
      <w:bookmarkStart w:id="187" w:name="_Ref388532895"/>
      <w:r w:rsidRPr="003A24C1">
        <w:rPr>
          <w:rStyle w:val="Bold"/>
        </w:rPr>
        <w:lastRenderedPageBreak/>
        <w:t>IF</w:t>
      </w:r>
      <w:r w:rsidRPr="003A24C1">
        <w:t xml:space="preserve"> A</w:t>
      </w:r>
      <w:r w:rsidR="00BF4969" w:rsidRPr="003A24C1">
        <w:t>MPLIFIER</w:t>
      </w:r>
      <w:r w:rsidRPr="003A24C1">
        <w:t xml:space="preserve"> </w:t>
      </w:r>
      <w:r w:rsidR="00BF4969" w:rsidRPr="003A24C1">
        <w:t xml:space="preserve">&amp; </w:t>
      </w:r>
      <w:r w:rsidRPr="003A24C1">
        <w:t>A</w:t>
      </w:r>
      <w:r w:rsidR="00BF4969" w:rsidRPr="003A24C1">
        <w:t>TTENUATOR</w:t>
      </w:r>
      <w:r w:rsidRPr="003A24C1">
        <w:t xml:space="preserve"> </w:t>
      </w:r>
      <w:r w:rsidR="00BF4969" w:rsidRPr="003A24C1">
        <w:t>M</w:t>
      </w:r>
      <w:r w:rsidRPr="003A24C1">
        <w:t xml:space="preserve">odule AR11 is </w:t>
      </w:r>
      <w:r w:rsidR="00EA7F25" w:rsidRPr="003A24C1">
        <w:t>194X667 G1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CB79AB" w:rsidRPr="003A24C1">
        <w:rPr>
          <w:rStyle w:val="Bold"/>
        </w:rPr>
        <w:t>MARK</w:t>
      </w:r>
      <w:r w:rsidR="00CB79AB" w:rsidRPr="003A24C1">
        <w:t xml:space="preserve"> </w:t>
      </w:r>
      <w:r w:rsidR="00B5295B" w:rsidRPr="003A24C1">
        <w:t xml:space="preserve">steps </w:t>
      </w:r>
      <w:r w:rsidRPr="003A24C1">
        <w:t>N/A</w:t>
      </w:r>
      <w:bookmarkEnd w:id="187"/>
      <w:r w:rsidR="00B5295B" w:rsidRPr="003A24C1">
        <w:t>:</w:t>
      </w:r>
    </w:p>
    <w:p w:rsidR="00F250D6" w:rsidRPr="003A24C1" w:rsidRDefault="00F250D6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 from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254099" w:rsidRPr="003A24C1" w:rsidRDefault="00254099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 </w:t>
      </w:r>
      <w:r w:rsidR="00EA7F25" w:rsidRPr="003A24C1">
        <w:t>R19</w:t>
      </w:r>
      <w:r w:rsidR="0065328E" w:rsidRPr="003A24C1">
        <w:t xml:space="preserve"> or R1</w:t>
      </w:r>
      <w:r w:rsidR="00EA7F25" w:rsidRPr="003A24C1">
        <w:t xml:space="preserve"> </w:t>
      </w:r>
      <w:r w:rsidRPr="003A24C1">
        <w:t xml:space="preserve">is </w:t>
      </w:r>
      <w:r w:rsidRPr="003A24C1">
        <w:rPr>
          <w:rStyle w:val="Bold"/>
        </w:rPr>
        <w:t>NOT</w:t>
      </w:r>
      <w:r w:rsidRPr="003A24C1">
        <w:t xml:space="preserve"> accessible,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REMOVE</w:t>
      </w:r>
      <w:r w:rsidRPr="003A24C1">
        <w:t xml:space="preserve"> cover from </w:t>
      </w:r>
      <w:r w:rsidR="000C6AFA" w:rsidRPr="003A24C1">
        <w:t>AMPLIFIER &amp; ATTENUATOR Module</w:t>
      </w:r>
      <w:r w:rsidRPr="003A24C1">
        <w:t xml:space="preserve"> AR11.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A34337"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250D6" w:rsidRPr="003A24C1" w:rsidRDefault="00F250D6" w:rsidP="003A24C1">
      <w:pPr>
        <w:pStyle w:val="ActionStep2PK"/>
        <w:keepNext/>
      </w:pPr>
      <w:r w:rsidRPr="003A24C1">
        <w:rPr>
          <w:rStyle w:val="Bold"/>
        </w:rPr>
        <w:t>INSTALL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 on</w:t>
      </w:r>
      <w:r w:rsidR="001E52FE" w:rsidRPr="003A24C1">
        <w:t xml:space="preserve"> GE</w:t>
      </w:r>
      <w:r w:rsidRPr="003A24C1">
        <w:t>129B2048G2 plug</w:t>
      </w:r>
      <w:r w:rsidR="004C4F43" w:rsidRPr="003A24C1">
        <w:noBreakHyphen/>
      </w:r>
      <w:r w:rsidRPr="003A24C1">
        <w:t>in adapter.</w:t>
      </w:r>
      <w:r w:rsidRPr="003A24C1">
        <w:tab/>
        <w:t>________</w:t>
      </w:r>
    </w:p>
    <w:p w:rsidR="00F250D6" w:rsidRPr="003A24C1" w:rsidRDefault="00F250D6" w:rsidP="003A24C1">
      <w:pPr>
        <w:pStyle w:val="ActionStep2PK"/>
        <w:keepNext/>
      </w:pPr>
      <w:r w:rsidRPr="003A24C1">
        <w:rPr>
          <w:rStyle w:val="Bold"/>
        </w:rPr>
        <w:t>INSTALL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AR11, with plug</w:t>
      </w:r>
      <w:r w:rsidR="004C4F43" w:rsidRPr="003A24C1">
        <w:noBreakHyphen/>
      </w:r>
      <w:r w:rsidRPr="003A24C1">
        <w:t xml:space="preserve">in adapter, in </w:t>
      </w:r>
      <w:r w:rsidR="000C6AFA" w:rsidRPr="003A24C1">
        <w:t>AMPLIFIER &amp; ATTENUATOR Module</w:t>
      </w:r>
      <w:r w:rsidRPr="003A24C1">
        <w:t xml:space="preserve"> AR11 location in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ADJUST</w:t>
      </w:r>
      <w:r w:rsidRPr="003A24C1">
        <w:t xml:space="preserve"> gain pot R19 on Amplifier and Attenuator board until D</w:t>
      </w:r>
      <w:r w:rsidR="0026501D" w:rsidRPr="003A24C1">
        <w:t>M</w:t>
      </w:r>
      <w:r w:rsidRPr="003A24C1">
        <w:t xml:space="preserve">M indication is </w:t>
      </w:r>
      <w:r w:rsidR="007A37F1" w:rsidRPr="003A24C1">
        <w:t>1.000 Vdc</w:t>
      </w:r>
      <w:r w:rsidR="00796D87" w:rsidRPr="003A24C1">
        <w:t xml:space="preserve"> </w:t>
      </w:r>
      <w:r w:rsidR="0026317E" w:rsidRPr="003A24C1">
        <w:t>(0.990 Vdc to </w:t>
      </w:r>
      <w:r w:rsidR="002F151D" w:rsidRPr="003A24C1">
        <w:t xml:space="preserve">1.010 Vdc) </w:t>
      </w:r>
      <w:r w:rsidRPr="003A24C1">
        <w:t>or gain pot is adjusted for maximum gain.</w:t>
      </w:r>
      <w:r w:rsidRPr="003A24C1">
        <w:tab/>
        <w:t>________</w:t>
      </w:r>
    </w:p>
    <w:p w:rsidR="00D05BCC" w:rsidRPr="003A24C1" w:rsidRDefault="00D05BCC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 is 368X189AA</w:t>
      </w:r>
      <w:r w:rsidR="00AE34C1" w:rsidRPr="003A24C1">
        <w:t> </w:t>
      </w:r>
      <w:r w:rsidR="000F6007" w:rsidRPr="003A24C1">
        <w:t xml:space="preserve">G001 or </w:t>
      </w:r>
      <w:r w:rsidRPr="003A24C1">
        <w:t>G</w:t>
      </w:r>
      <w:r w:rsidR="0050038D" w:rsidRPr="003A24C1">
        <w:t>002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ADJUST</w:t>
      </w:r>
      <w:r w:rsidRPr="003A24C1">
        <w:t xml:space="preserve"> gain pot R1 on Amplifier and Attenuator board until D</w:t>
      </w:r>
      <w:r w:rsidR="000C6AFA" w:rsidRPr="003A24C1">
        <w:t>M</w:t>
      </w:r>
      <w:r w:rsidRPr="003A24C1">
        <w:t xml:space="preserve">M indication is </w:t>
      </w:r>
      <w:r w:rsidR="007A37F1" w:rsidRPr="003A24C1">
        <w:t>1.000 Vdc</w:t>
      </w:r>
      <w:r w:rsidRPr="003A24C1">
        <w:t xml:space="preserve"> </w:t>
      </w:r>
      <w:r w:rsidR="002F151D" w:rsidRPr="003A24C1">
        <w:t xml:space="preserve">(0.990 Vdc to 1.010 Vdc) </w:t>
      </w:r>
      <w:r w:rsidRPr="003A24C1">
        <w:t>or gain po</w:t>
      </w:r>
      <w:r w:rsidR="002F151D" w:rsidRPr="003A24C1">
        <w:t>t is adjusted for maximum gain.</w:t>
      </w:r>
      <w:r w:rsidR="00081901" w:rsidRPr="003A24C1">
        <w:t xml:space="preserve"> </w:t>
      </w:r>
      <w:r w:rsidR="00384543" w:rsidRPr="003A24C1">
        <w:t xml:space="preserve"> </w:t>
      </w:r>
      <w:r w:rsidR="00CB79AB" w:rsidRPr="003A24C1">
        <w:t xml:space="preserve">Otherwise, </w:t>
      </w:r>
      <w:r w:rsidR="00CB79AB" w:rsidRPr="003A24C1">
        <w:rPr>
          <w:rStyle w:val="Bold"/>
        </w:rPr>
        <w:t>MARK</w:t>
      </w:r>
      <w:r w:rsidR="00CB79AB"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DC7AAA" w:rsidRPr="003A24C1" w:rsidRDefault="00DC7AAA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</w:t>
      </w:r>
      <w:r w:rsidR="00D05BCC" w:rsidRPr="003A24C1">
        <w:t xml:space="preserve"> is </w:t>
      </w:r>
      <w:r w:rsidR="00EA7F25" w:rsidRPr="003A24C1">
        <w:t>194X667 G1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="00081901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Pr="003A24C1">
        <w:t xml:space="preserve"> </w:t>
      </w:r>
      <w:r w:rsidR="00B5295B" w:rsidRPr="003A24C1">
        <w:t xml:space="preserve">steps </w:t>
      </w:r>
      <w:r w:rsidRPr="003A24C1">
        <w:t>N/A</w:t>
      </w:r>
      <w:r w:rsidR="00B5295B" w:rsidRPr="003A24C1">
        <w:t>:</w:t>
      </w:r>
    </w:p>
    <w:p w:rsidR="00DC7AAA" w:rsidRPr="003A24C1" w:rsidRDefault="00DC7AAA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 and plug</w:t>
      </w:r>
      <w:r w:rsidR="004C4F43" w:rsidRPr="003A24C1">
        <w:noBreakHyphen/>
      </w:r>
      <w:r w:rsidR="001B0231" w:rsidRPr="003A24C1">
        <w:t>in adapter from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254099" w:rsidRPr="003A24C1" w:rsidRDefault="00254099" w:rsidP="003A24C1">
      <w:pPr>
        <w:pStyle w:val="ActionStep2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0C6AFA" w:rsidRPr="003A24C1">
        <w:t>AMPLIFIER &amp; ATTENUATOR Module AR11</w:t>
      </w:r>
      <w:r w:rsidRPr="003A24C1">
        <w:t xml:space="preserve"> cover was removed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REPLACE</w:t>
      </w:r>
      <w:r w:rsidR="00B5295B" w:rsidRPr="003A24C1">
        <w:t xml:space="preserve"> cover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="00507323"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DC7AAA" w:rsidRPr="003A24C1" w:rsidRDefault="00DC7AAA" w:rsidP="003A24C1">
      <w:pPr>
        <w:pStyle w:val="ActionStep2PK"/>
      </w:pPr>
      <w:bookmarkStart w:id="188" w:name="_Ref384975890"/>
      <w:r w:rsidRPr="003A24C1">
        <w:rPr>
          <w:rStyle w:val="Bold"/>
        </w:rPr>
        <w:t>INSTALL</w:t>
      </w:r>
      <w:r w:rsidRPr="003A24C1">
        <w:t xml:space="preserve"> </w:t>
      </w:r>
      <w:r w:rsidR="000C6AFA" w:rsidRPr="003A24C1">
        <w:t>AMPLIFIER &amp; ATTENUATOR Module</w:t>
      </w:r>
      <w:r w:rsidRPr="003A24C1">
        <w:t xml:space="preserve"> AR11, without plug</w:t>
      </w:r>
      <w:r w:rsidR="004C4F43" w:rsidRPr="003A24C1">
        <w:noBreakHyphen/>
      </w:r>
      <w:r w:rsidRPr="003A24C1">
        <w:t>in adapter,</w:t>
      </w:r>
      <w:r w:rsidR="00510B9C" w:rsidRPr="003A24C1">
        <w:t xml:space="preserve"> in AMPLIFIER &amp; </w:t>
      </w:r>
      <w:r w:rsidR="0050038D" w:rsidRPr="003A24C1">
        <w:t xml:space="preserve">ATTENUATOR Module AR11 location </w:t>
      </w:r>
      <w:r w:rsidRPr="003A24C1">
        <w:t>in IRM drawer.</w:t>
      </w:r>
      <w:r w:rsidRPr="003A24C1">
        <w:tab/>
        <w:t>________</w:t>
      </w:r>
      <w:bookmarkEnd w:id="188"/>
    </w:p>
    <w:p w:rsidR="0060222A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="001B0231" w:rsidRPr="003A24C1">
        <w:t xml:space="preserve"> test oscillator from J1 in</w:t>
      </w:r>
      <w:r w:rsidR="00FD64F4" w:rsidRPr="003A24C1">
        <w:t xml:space="preserve"> IRM drawer</w:t>
      </w:r>
      <w:r w:rsidR="0060222A" w:rsidRPr="003A24C1">
        <w:t>.</w:t>
      </w:r>
      <w:r w:rsidR="00ED5378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test oscillator to J1 of test attenuator.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484E5E" w:rsidRPr="003A24C1">
        <w:t xml:space="preserve"> IRM </w:t>
      </w:r>
      <w:r w:rsidR="000C6AFA" w:rsidRPr="003A24C1">
        <w:t xml:space="preserve">drawer </w:t>
      </w:r>
      <w:r w:rsidR="00484E5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125</w:t>
      </w:r>
      <w:r w:rsidR="00A71E40" w:rsidRPr="003A24C1">
        <w:t> </w:t>
      </w:r>
      <w:r w:rsidRPr="003A24C1">
        <w:t>position.</w:t>
      </w:r>
      <w:r w:rsidRPr="003A24C1">
        <w:tab/>
        <w:t>________</w:t>
      </w:r>
    </w:p>
    <w:p w:rsidR="000C6AFA" w:rsidRPr="003A24C1" w:rsidRDefault="000C6AFA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DMM is </w:t>
      </w:r>
      <w:r w:rsidRPr="003A24C1">
        <w:rPr>
          <w:rStyle w:val="Bold"/>
        </w:rPr>
        <w:t>NOT</w:t>
      </w:r>
      <w:r w:rsidRPr="003A24C1">
        <w:t xml:space="preserve"> indicating 0.990 to 1.010</w:t>
      </w:r>
      <w:r w:rsidR="0026317E" w:rsidRPr="003A24C1">
        <w:t> </w:t>
      </w:r>
      <w:r w:rsidRPr="003A24C1">
        <w:t xml:space="preserve">Vdc,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ADJUST</w:t>
      </w:r>
      <w:r w:rsidRPr="003A24C1">
        <w:t xml:space="preserve"> R9 on DIODE LOGIC &amp; CALIBRATION Unit</w:t>
      </w:r>
      <w:r w:rsidR="00430554" w:rsidRPr="003A24C1">
        <w:t> </w:t>
      </w:r>
      <w:r w:rsidRPr="003A24C1">
        <w:t xml:space="preserve">Z10 to obtain </w:t>
      </w:r>
      <w:r w:rsidR="007A37F1" w:rsidRPr="003A24C1">
        <w:t>1.000</w:t>
      </w:r>
      <w:r w:rsidR="00430554" w:rsidRPr="003A24C1">
        <w:t> </w:t>
      </w:r>
      <w:r w:rsidR="002F151D" w:rsidRPr="003A24C1">
        <w:t>Vdc (0.990 to 1.010</w:t>
      </w:r>
      <w:r w:rsidR="005C2D4F" w:rsidRPr="003A24C1">
        <w:t> </w:t>
      </w:r>
      <w:r w:rsidR="002F151D" w:rsidRPr="003A24C1">
        <w:t>Vdc) on DMM</w:t>
      </w:r>
      <w:r w:rsidRPr="003A24C1">
        <w:t xml:space="preserve">. </w:t>
      </w:r>
      <w:r w:rsidR="00081901" w:rsidRPr="003A24C1">
        <w:t xml:space="preserve"> </w:t>
      </w:r>
      <w:r w:rsidRPr="003A24C1">
        <w:t>Otherwise,</w:t>
      </w:r>
      <w:r w:rsidR="00430554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60382" w:rsidRPr="003A24C1" w:rsidRDefault="00ED4B8C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EA6585" w:rsidRPr="003A24C1">
        <w:t>As</w:t>
      </w:r>
      <w:r w:rsidR="004C4F43" w:rsidRPr="003A24C1">
        <w:noBreakHyphen/>
      </w:r>
      <w:r w:rsidR="00AE34C1" w:rsidRPr="003A24C1">
        <w:t>left</w:t>
      </w:r>
      <w:r w:rsidRPr="003A24C1">
        <w:t> Vdc below.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4288"/>
        <w:gridCol w:w="236"/>
        <w:gridCol w:w="1368"/>
      </w:tblGrid>
      <w:tr w:rsidR="00F60382" w:rsidRPr="003A24C1" w:rsidTr="00F60382">
        <w:trPr>
          <w:jc w:val="right"/>
        </w:trPr>
        <w:tc>
          <w:tcPr>
            <w:tcW w:w="4288" w:type="dxa"/>
            <w:shd w:val="clear" w:color="auto" w:fill="auto"/>
            <w:vAlign w:val="center"/>
          </w:tcPr>
          <w:p w:rsidR="00F60382" w:rsidRPr="003A24C1" w:rsidRDefault="00F60382" w:rsidP="003A24C1">
            <w:pPr>
              <w:pStyle w:val="Table12Center"/>
            </w:pPr>
            <w:bookmarkStart w:id="189" w:name="PlaceKeeping_3013345"/>
            <w:bookmarkStart w:id="190" w:name="PlaceKeeping_4411494"/>
            <w:r w:rsidRPr="003A24C1">
              <w:t>As</w:t>
            </w:r>
            <w:r w:rsidR="00AE34C1" w:rsidRPr="003A24C1">
              <w:noBreakHyphen/>
              <w:t>left</w:t>
            </w:r>
            <w:r w:rsidRPr="003A24C1">
              <w:t xml:space="preserve"> Vdc _______________</w:t>
            </w:r>
          </w:p>
        </w:tc>
        <w:tc>
          <w:tcPr>
            <w:tcW w:w="236" w:type="dxa"/>
          </w:tcPr>
          <w:p w:rsidR="00F60382" w:rsidRPr="003A24C1" w:rsidRDefault="00F60382" w:rsidP="003A24C1">
            <w:pPr>
              <w:pStyle w:val="Table12Right"/>
            </w:pPr>
          </w:p>
        </w:tc>
        <w:tc>
          <w:tcPr>
            <w:tcW w:w="1368" w:type="dxa"/>
            <w:vAlign w:val="bottom"/>
          </w:tcPr>
          <w:p w:rsidR="00F60382" w:rsidRPr="003A24C1" w:rsidRDefault="00F60382" w:rsidP="003A24C1">
            <w:pPr>
              <w:pStyle w:val="Table12Center"/>
              <w:spacing w:before="80" w:after="80"/>
            </w:pPr>
            <w:r w:rsidRPr="003A24C1">
              <w:t>________</w:t>
            </w:r>
          </w:p>
        </w:tc>
      </w:tr>
    </w:tbl>
    <w:bookmarkEnd w:id="189"/>
    <w:bookmarkEnd w:id="190"/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484E5E" w:rsidRPr="003A24C1">
        <w:t xml:space="preserve"> IRM </w:t>
      </w:r>
      <w:r w:rsidR="000C6AFA" w:rsidRPr="003A24C1">
        <w:t xml:space="preserve">drawer </w:t>
      </w:r>
      <w:r w:rsidR="00484E5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OPERATE.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preamp input cable to J1 </w:t>
      </w:r>
      <w:r w:rsidR="007B2F52" w:rsidRPr="003A24C1">
        <w:t>i</w:t>
      </w:r>
      <w:r w:rsidR="001B0231" w:rsidRPr="003A24C1">
        <w:t>n</w:t>
      </w:r>
      <w:r w:rsidR="00FD64F4" w:rsidRPr="003A24C1">
        <w:t xml:space="preserve"> IRM drawer</w:t>
      </w:r>
      <w:r w:rsidRPr="003A24C1">
        <w:t>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="00FF5C32" w:rsidRPr="003A24C1">
        <w:rPr>
          <w:rStyle w:val="Bold"/>
        </w:rPr>
        <w:t xml:space="preserve"> </w:t>
      </w:r>
      <w:r w:rsidRPr="003A24C1">
        <w:t>high voltage cable from J</w:t>
      </w:r>
      <w:r w:rsidR="004C4F43" w:rsidRPr="003A24C1">
        <w:noBreakHyphen/>
      </w:r>
      <w:r w:rsidRPr="003A24C1">
        <w:t xml:space="preserve">7 </w:t>
      </w:r>
      <w:r w:rsidR="007B2F52" w:rsidRPr="003A24C1">
        <w:t>in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2F151D" w:rsidRPr="003A24C1" w:rsidRDefault="002F151D" w:rsidP="003A24C1">
      <w:pPr>
        <w:pStyle w:val="ActionStep1PK"/>
        <w:keepNext/>
      </w:pPr>
      <w:r w:rsidRPr="003A24C1">
        <w:rPr>
          <w:rStyle w:val="Bold"/>
        </w:rPr>
        <w:lastRenderedPageBreak/>
        <w:t>PERFORM</w:t>
      </w:r>
      <w:r w:rsidRPr="003A24C1">
        <w:t xml:space="preserve"> the following at 2</w:t>
      </w:r>
      <w:r w:rsidR="004C4F43" w:rsidRPr="003A24C1">
        <w:noBreakHyphen/>
      </w:r>
      <w:r w:rsidRPr="003A24C1">
        <w:t>LPNL</w:t>
      </w:r>
      <w:r w:rsidR="004C4F43" w:rsidRPr="003A24C1">
        <w:noBreakHyphen/>
      </w:r>
      <w:r w:rsidRPr="003A24C1">
        <w:t>925</w:t>
      </w:r>
      <w:r w:rsidR="004C4F43" w:rsidRPr="003A24C1">
        <w:noBreakHyphen/>
      </w:r>
      <w:r w:rsidRPr="003A24C1">
        <w:t>0027: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50038D" w:rsidRPr="003A24C1">
        <w:t>HV</w:t>
      </w:r>
      <w:r w:rsidRPr="003A24C1">
        <w:t xml:space="preserve"> cable from J</w:t>
      </w:r>
      <w:r w:rsidR="004C4F43" w:rsidRPr="003A24C1">
        <w:noBreakHyphen/>
      </w:r>
      <w:r w:rsidRPr="003A24C1">
        <w:t>3</w:t>
      </w:r>
      <w:r w:rsidR="00FC7A16" w:rsidRPr="003A24C1">
        <w:t xml:space="preserve"> at IRM </w:t>
      </w:r>
      <w:r w:rsidR="005B5281" w:rsidRPr="003A24C1">
        <w:t>A</w:t>
      </w:r>
      <w:r w:rsidR="00FC7A16" w:rsidRPr="003A24C1">
        <w:t xml:space="preserve"> preamp.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</w:t>
      </w:r>
      <w:r w:rsidR="0050038D" w:rsidRPr="003A24C1">
        <w:t>INPUT</w:t>
      </w:r>
      <w:r w:rsidRPr="003A24C1">
        <w:t xml:space="preserve"> cable from J</w:t>
      </w:r>
      <w:r w:rsidR="004C4F43" w:rsidRPr="003A24C1">
        <w:noBreakHyphen/>
      </w:r>
      <w:r w:rsidRPr="003A24C1">
        <w:t>1</w:t>
      </w:r>
      <w:r w:rsidR="00581D2B" w:rsidRPr="003A24C1">
        <w:t xml:space="preserve"> </w:t>
      </w:r>
      <w:r w:rsidR="00FC7A16" w:rsidRPr="003A24C1">
        <w:t xml:space="preserve">at </w:t>
      </w:r>
      <w:r w:rsidR="005B5281" w:rsidRPr="003A24C1">
        <w:t>IRM A</w:t>
      </w:r>
      <w:r w:rsidR="00FC7A16" w:rsidRPr="003A24C1">
        <w:t xml:space="preserve"> preamp</w:t>
      </w:r>
      <w:r w:rsidRPr="003A24C1">
        <w:t>.</w:t>
      </w:r>
      <w:r w:rsidRPr="003A24C1">
        <w:tab/>
        <w:t>________</w:t>
      </w:r>
    </w:p>
    <w:p w:rsidR="00FD3F33" w:rsidRPr="003A24C1" w:rsidRDefault="006C5D56" w:rsidP="003A24C1">
      <w:pPr>
        <w:pStyle w:val="ActionStep2PK"/>
      </w:pPr>
      <w:r w:rsidRPr="003A24C1">
        <w:t xml:space="preserve">Utilizing BNC/HN adapter, </w:t>
      </w:r>
      <w:r w:rsidR="00ED4B8C" w:rsidRPr="003A24C1">
        <w:rPr>
          <w:rStyle w:val="Bold"/>
        </w:rPr>
        <w:t>CONNECT</w:t>
      </w:r>
      <w:r w:rsidR="00ED4B8C" w:rsidRPr="003A24C1">
        <w:t xml:space="preserve"> High Voltage input cable to preamp at J</w:t>
      </w:r>
      <w:r w:rsidR="004C4F43" w:rsidRPr="003A24C1">
        <w:noBreakHyphen/>
      </w:r>
      <w:r w:rsidR="00ED4B8C" w:rsidRPr="003A24C1">
        <w:t>1(Signal Input).</w:t>
      </w:r>
      <w:r w:rsidR="00ED4B8C" w:rsidRPr="003A24C1">
        <w:tab/>
        <w:t>________</w:t>
      </w:r>
    </w:p>
    <w:p w:rsidR="00FD3F33" w:rsidRPr="003A24C1" w:rsidRDefault="0050038D" w:rsidP="003A24C1">
      <w:pPr>
        <w:pStyle w:val="ActionStep1PK"/>
      </w:pPr>
      <w:r w:rsidRPr="003A24C1">
        <w:t>At IRM drawer, u</w:t>
      </w:r>
      <w:r w:rsidR="006C5D56" w:rsidRPr="003A24C1">
        <w:t xml:space="preserve">tilizing BNC/Barrel adapter, </w:t>
      </w:r>
      <w:r w:rsidR="00ED4B8C" w:rsidRPr="003A24C1">
        <w:rPr>
          <w:rStyle w:val="Bold"/>
        </w:rPr>
        <w:t>CONNECT</w:t>
      </w:r>
      <w:r w:rsidR="00ED4B8C" w:rsidRPr="003A24C1">
        <w:t xml:space="preserve"> test attenuator output (J</w:t>
      </w:r>
      <w:r w:rsidR="004C4F43" w:rsidRPr="003A24C1">
        <w:noBreakHyphen/>
      </w:r>
      <w:r w:rsidR="00ED4B8C" w:rsidRPr="003A24C1">
        <w:t>3) to high voltage cable</w:t>
      </w:r>
      <w:r w:rsidR="00FC7A16" w:rsidRPr="003A24C1">
        <w:t xml:space="preserve"> </w:t>
      </w:r>
      <w:r w:rsidRPr="003A24C1">
        <w:t>coming to</w:t>
      </w:r>
      <w:r w:rsidR="00FD64F4" w:rsidRPr="003A24C1">
        <w:t xml:space="preserve"> IRM drawer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PERFORM</w:t>
      </w:r>
      <w:r w:rsidRPr="003A24C1">
        <w:t xml:space="preserve"> </w:t>
      </w:r>
      <w:r w:rsidR="00CB79AB" w:rsidRPr="003A24C1">
        <w:t xml:space="preserve">the </w:t>
      </w:r>
      <w:r w:rsidRPr="003A24C1">
        <w:t>following:</w:t>
      </w:r>
    </w:p>
    <w:p w:rsidR="00FD3F33" w:rsidRPr="003A24C1" w:rsidRDefault="00DE1555" w:rsidP="003A24C1">
      <w:pPr>
        <w:pStyle w:val="ActionStep2PK"/>
        <w:keepNext/>
      </w:pPr>
      <w:r w:rsidRPr="003A24C1">
        <w:rPr>
          <w:rStyle w:val="Bold"/>
        </w:rPr>
        <w:t xml:space="preserve">REQUEST </w:t>
      </w:r>
      <w:r w:rsidRPr="003A24C1">
        <w:t>UO place</w:t>
      </w:r>
      <w:r w:rsidR="003E41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E3019F" w:rsidRPr="003A24C1">
        <w:t xml:space="preserve">, </w:t>
      </w:r>
      <w:r w:rsidR="0024271F" w:rsidRPr="003A24C1">
        <w:t>CHANNEL A</w:t>
      </w:r>
      <w:r w:rsidR="00E3019F" w:rsidRPr="003A24C1">
        <w:t xml:space="preserve"> IRM RANGE SWITCH,</w:t>
      </w:r>
      <w:r w:rsidR="00ED4B8C" w:rsidRPr="003A24C1">
        <w:t xml:space="preserve"> in </w:t>
      </w:r>
      <w:r w:rsidR="00E91658" w:rsidRPr="003A24C1">
        <w:t>P</w:t>
      </w:r>
      <w:r w:rsidR="00ED4B8C" w:rsidRPr="003A24C1">
        <w:t>osition 1.</w:t>
      </w:r>
      <w:r w:rsidR="006C5D56"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PLACE</w:t>
      </w:r>
      <w:r w:rsidRPr="003A24C1">
        <w:t xml:space="preserve"> IRM </w:t>
      </w:r>
      <w:r w:rsidR="00C86629" w:rsidRPr="003A24C1">
        <w:t>TEST FIXTURE</w:t>
      </w:r>
      <w:r w:rsidRPr="003A24C1">
        <w:t xml:space="preserve"> range switch (S1) in </w:t>
      </w:r>
      <w:r w:rsidR="00E91658" w:rsidRPr="003A24C1">
        <w:t>P</w:t>
      </w:r>
      <w:r w:rsidRPr="003A24C1">
        <w:t>osition 1.</w:t>
      </w:r>
      <w:r w:rsidR="00D24CEE" w:rsidRPr="003A24C1">
        <w:tab/>
        <w:t>________</w:t>
      </w:r>
    </w:p>
    <w:p w:rsidR="007F1FAE" w:rsidRPr="003A24C1" w:rsidRDefault="007F1FAE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B175A3" w:rsidRPr="003A24C1">
        <w:trPr>
          <w:cantSplit/>
          <w:tblHeader/>
          <w:jc w:val="center"/>
        </w:trPr>
        <w:tc>
          <w:tcPr>
            <w:tcW w:w="9936" w:type="dxa"/>
          </w:tcPr>
          <w:p w:rsidR="00B175A3" w:rsidRPr="003A24C1" w:rsidRDefault="00B175A3" w:rsidP="003A24C1">
            <w:pPr>
              <w:pStyle w:val="SpecialMessageHead"/>
            </w:pPr>
            <w:r w:rsidRPr="003A24C1">
              <w:t>NOTES</w:t>
            </w:r>
          </w:p>
        </w:tc>
      </w:tr>
      <w:tr w:rsidR="00B175A3" w:rsidRPr="003A24C1">
        <w:trPr>
          <w:cantSplit/>
          <w:jc w:val="center"/>
        </w:trPr>
        <w:tc>
          <w:tcPr>
            <w:tcW w:w="9936" w:type="dxa"/>
          </w:tcPr>
          <w:p w:rsidR="00FD3F33" w:rsidRPr="003A24C1" w:rsidRDefault="00B175A3" w:rsidP="003A24C1">
            <w:pPr>
              <w:pStyle w:val="SpecialMessageList"/>
            </w:pPr>
            <w:r w:rsidRPr="003A24C1">
              <w:t xml:space="preserve">Noise levels on lower ranges may cause </w:t>
            </w:r>
            <w:r w:rsidR="00234D9C" w:rsidRPr="003A24C1">
              <w:t xml:space="preserve">OFFSCALE </w:t>
            </w:r>
            <w:r w:rsidRPr="003A24C1">
              <w:t>indication on IRM drawer.</w:t>
            </w:r>
          </w:p>
          <w:p w:rsidR="00B175A3" w:rsidRPr="003A24C1" w:rsidRDefault="00B175A3" w:rsidP="003A24C1">
            <w:pPr>
              <w:pStyle w:val="SpecialMessageList"/>
            </w:pPr>
            <w:r w:rsidRPr="003A24C1">
              <w:t xml:space="preserve">Increased IRM indication is expected when UO selects </w:t>
            </w:r>
            <w:r w:rsidR="00FE0EFA" w:rsidRPr="003A24C1">
              <w:t>Range </w:t>
            </w:r>
            <w:r w:rsidRPr="003A24C1">
              <w:t>7.</w:t>
            </w:r>
          </w:p>
        </w:tc>
      </w:tr>
    </w:tbl>
    <w:p w:rsidR="00FD3F33" w:rsidRPr="003A24C1" w:rsidRDefault="005D7D31" w:rsidP="003A24C1">
      <w:pPr>
        <w:pStyle w:val="ActionStep2PK"/>
        <w:keepNext/>
      </w:pPr>
      <w:bookmarkStart w:id="191" w:name="_Ref124740367"/>
      <w:r w:rsidRPr="003A24C1">
        <w:rPr>
          <w:rStyle w:val="Bold"/>
        </w:rPr>
        <w:t>ADJUST</w:t>
      </w:r>
      <w:r w:rsidR="002617BA" w:rsidRPr="003A24C1">
        <w:rPr>
          <w:rStyle w:val="Bold"/>
        </w:rPr>
        <w:t xml:space="preserve"> </w:t>
      </w:r>
      <w:r w:rsidR="00ED4B8C" w:rsidRPr="003A24C1">
        <w:t>oscillator output amplitude for 50% indication</w:t>
      </w:r>
      <w:r w:rsidR="003D6491" w:rsidRPr="003A24C1">
        <w:t xml:space="preserve"> on </w:t>
      </w:r>
      <w:r w:rsidR="007B2F52" w:rsidRPr="003A24C1">
        <w:t>UNITS</w:t>
      </w:r>
      <w:r w:rsidR="003D6491" w:rsidRPr="003A24C1">
        <w:t xml:space="preserve"> scale</w:t>
      </w:r>
      <w:r w:rsidR="00234D9C" w:rsidRPr="003A24C1">
        <w:t xml:space="preserve"> of IRM drawer front panel meter</w:t>
      </w:r>
      <w:r w:rsidR="00ED4B8C" w:rsidRPr="003A24C1">
        <w:t>.</w:t>
      </w:r>
      <w:bookmarkEnd w:id="191"/>
      <w:r w:rsidR="00D24CEE" w:rsidRPr="003A24C1">
        <w:tab/>
        <w:t>________</w:t>
      </w:r>
    </w:p>
    <w:p w:rsidR="00FD3F33" w:rsidRPr="003A24C1" w:rsidRDefault="00DE1555" w:rsidP="003A24C1">
      <w:pPr>
        <w:pStyle w:val="ActionStep2PK"/>
      </w:pPr>
      <w:bookmarkStart w:id="192" w:name="_Ref124740394"/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6C5D56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E3019F" w:rsidRPr="003A24C1">
        <w:t xml:space="preserve">, </w:t>
      </w:r>
      <w:r w:rsidR="0024271F" w:rsidRPr="003A24C1">
        <w:t>CHANNEL A</w:t>
      </w:r>
      <w:r w:rsidR="00E3019F" w:rsidRPr="003A24C1">
        <w:t xml:space="preserve"> IRM RANGE SWITCH,</w:t>
      </w:r>
      <w:r w:rsidR="006C5D56" w:rsidRPr="003A24C1">
        <w:t xml:space="preserve"> in next higher range position</w:t>
      </w:r>
      <w:r w:rsidR="00ED4B8C" w:rsidRPr="003A24C1">
        <w:t>.</w:t>
      </w:r>
      <w:bookmarkEnd w:id="192"/>
      <w:r w:rsidR="006C5D56" w:rsidRPr="003A24C1">
        <w:tab/>
        <w:t>________</w:t>
      </w:r>
    </w:p>
    <w:p w:rsidR="009277A5" w:rsidRPr="003A24C1" w:rsidRDefault="009277A5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9277A5" w:rsidRPr="003A24C1" w:rsidTr="009277A5">
        <w:trPr>
          <w:cantSplit/>
          <w:tblHeader/>
          <w:jc w:val="center"/>
        </w:trPr>
        <w:tc>
          <w:tcPr>
            <w:tcW w:w="9936" w:type="dxa"/>
          </w:tcPr>
          <w:p w:rsidR="009277A5" w:rsidRPr="003A24C1" w:rsidRDefault="009277A5" w:rsidP="003A24C1">
            <w:pPr>
              <w:pStyle w:val="SpecialMessageHead"/>
            </w:pPr>
            <w:r w:rsidRPr="003A24C1">
              <w:t>NOTE</w:t>
            </w:r>
          </w:p>
        </w:tc>
      </w:tr>
      <w:tr w:rsidR="009277A5" w:rsidRPr="003A24C1">
        <w:trPr>
          <w:cantSplit/>
          <w:jc w:val="center"/>
        </w:trPr>
        <w:tc>
          <w:tcPr>
            <w:tcW w:w="9936" w:type="dxa"/>
          </w:tcPr>
          <w:p w:rsidR="009277A5" w:rsidRPr="003A24C1" w:rsidRDefault="009277A5" w:rsidP="003A24C1">
            <w:pPr>
              <w:pStyle w:val="SpecialMessageText"/>
            </w:pPr>
            <w:r w:rsidRPr="003A24C1">
              <w:t>A decreasing IRM indication upon selection of next higher range demonstrates IRM is attenuating</w:t>
            </w:r>
            <w:r w:rsidR="00E81934" w:rsidRPr="003A24C1">
              <w:t>.</w:t>
            </w:r>
          </w:p>
        </w:tc>
      </w:tr>
    </w:tbl>
    <w:p w:rsidR="00FD3F33" w:rsidRPr="003A24C1" w:rsidRDefault="00582A87" w:rsidP="003A24C1">
      <w:pPr>
        <w:pStyle w:val="ActionStep2PK"/>
        <w:keepNext/>
      </w:pPr>
      <w:r w:rsidRPr="003A24C1">
        <w:rPr>
          <w:rStyle w:val="Bold"/>
        </w:rPr>
        <w:t>CHECK</w:t>
      </w:r>
      <w:r w:rsidR="00ED4B8C" w:rsidRPr="003A24C1">
        <w:t xml:space="preserve"> decreased IRM indication</w:t>
      </w:r>
      <w:r w:rsidR="006C5D56" w:rsidRPr="003A24C1">
        <w:t>.</w:t>
      </w:r>
      <w:r w:rsidR="00D24CEE"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bookmarkStart w:id="193" w:name="_Ref124740378"/>
      <w:r w:rsidRPr="003A24C1">
        <w:rPr>
          <w:rStyle w:val="Bold"/>
        </w:rPr>
        <w:t>SELECT</w:t>
      </w:r>
      <w:r w:rsidRPr="003A24C1">
        <w:t xml:space="preserve"> next higher range at IRM </w:t>
      </w:r>
      <w:r w:rsidR="00C86629" w:rsidRPr="003A24C1">
        <w:t>TEST FIXTURE</w:t>
      </w:r>
      <w:r w:rsidR="00BC34CC" w:rsidRPr="003A24C1">
        <w:t xml:space="preserve"> to match</w:t>
      </w:r>
      <w:r w:rsidRPr="003A24C1">
        <w:t xml:space="preserve"> range selected by UO in Step </w:t>
      </w:r>
      <w:r w:rsidR="00A26430" w:rsidRPr="003A24C1">
        <w:fldChar w:fldCharType="begin"/>
      </w:r>
      <w:r w:rsidR="00A26430" w:rsidRPr="003A24C1">
        <w:instrText xml:space="preserve"> REF _Ref124740394 \w \h \*MERGEFORMAT </w:instrText>
      </w:r>
      <w:r w:rsidR="00A26430" w:rsidRPr="003A24C1">
        <w:fldChar w:fldCharType="separate"/>
      </w:r>
      <w:r w:rsidR="003A24C1">
        <w:t>6.12[107.4]</w:t>
      </w:r>
      <w:r w:rsidR="00A26430" w:rsidRPr="003A24C1">
        <w:fldChar w:fldCharType="end"/>
      </w:r>
      <w:bookmarkEnd w:id="193"/>
      <w:r w:rsidR="00BC34CC" w:rsidRPr="003A24C1">
        <w:t>.</w:t>
      </w:r>
      <w:r w:rsidR="00D24CEE"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REPEAT</w:t>
      </w:r>
      <w:r w:rsidRPr="003A24C1">
        <w:t xml:space="preserve"> Steps </w:t>
      </w:r>
      <w:r w:rsidR="00A26430" w:rsidRPr="003A24C1">
        <w:fldChar w:fldCharType="begin"/>
      </w:r>
      <w:r w:rsidR="00A26430" w:rsidRPr="003A24C1">
        <w:instrText xml:space="preserve"> REF _Ref124740367 \w \h \*MERGEFORMAT </w:instrText>
      </w:r>
      <w:r w:rsidR="00A26430" w:rsidRPr="003A24C1">
        <w:fldChar w:fldCharType="separate"/>
      </w:r>
      <w:r w:rsidR="003A24C1">
        <w:t>6.12[107.3]</w:t>
      </w:r>
      <w:r w:rsidR="00A26430" w:rsidRPr="003A24C1">
        <w:fldChar w:fldCharType="end"/>
      </w:r>
      <w:r w:rsidRPr="003A24C1">
        <w:t xml:space="preserve"> through </w:t>
      </w:r>
      <w:r w:rsidR="00A26430" w:rsidRPr="003A24C1">
        <w:fldChar w:fldCharType="begin"/>
      </w:r>
      <w:r w:rsidR="00A26430" w:rsidRPr="003A24C1">
        <w:instrText xml:space="preserve"> REF _Ref124740378 \w \h \*MERGEFORMAT </w:instrText>
      </w:r>
      <w:r w:rsidR="00A26430" w:rsidRPr="003A24C1">
        <w:fldChar w:fldCharType="separate"/>
      </w:r>
      <w:r w:rsidR="003A24C1">
        <w:t>6.12[107.6]</w:t>
      </w:r>
      <w:r w:rsidR="00A26430" w:rsidRPr="003A24C1">
        <w:fldChar w:fldCharType="end"/>
      </w:r>
      <w:r w:rsidRPr="003A24C1">
        <w:t xml:space="preserve"> for ranges 2 through 10.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BNC/Barrel adapter from high voltage cable.</w:t>
      </w:r>
      <w:r w:rsidRPr="003A24C1">
        <w:tab/>
        <w:t>________</w:t>
      </w:r>
    </w:p>
    <w:p w:rsidR="002F151D" w:rsidRPr="003A24C1" w:rsidRDefault="002F151D" w:rsidP="003A24C1">
      <w:pPr>
        <w:pStyle w:val="ActionStep1PK"/>
        <w:keepNext/>
      </w:pPr>
      <w:bookmarkStart w:id="194" w:name="_Ref67386053"/>
      <w:r w:rsidRPr="003A24C1">
        <w:rPr>
          <w:rStyle w:val="Bold"/>
        </w:rPr>
        <w:t>PERFORM</w:t>
      </w:r>
      <w:r w:rsidR="00234D9C" w:rsidRPr="003A24C1">
        <w:t xml:space="preserve"> the following at 2</w:t>
      </w:r>
      <w:r w:rsidR="004C4F43" w:rsidRPr="003A24C1">
        <w:noBreakHyphen/>
      </w:r>
      <w:r w:rsidRPr="003A24C1">
        <w:t>LPNL</w:t>
      </w:r>
      <w:r w:rsidR="004C4F43" w:rsidRPr="003A24C1">
        <w:noBreakHyphen/>
      </w:r>
      <w:r w:rsidRPr="003A24C1">
        <w:t>925</w:t>
      </w:r>
      <w:r w:rsidR="004C4F43" w:rsidRPr="003A24C1">
        <w:noBreakHyphen/>
      </w:r>
      <w:del w:id="195" w:author="Wheeler, Stephen Anthony" w:date="2021-03-23T09:57:00Z">
        <w:r w:rsidR="00234D9C" w:rsidRPr="003A24C1" w:rsidDel="00995D4F">
          <w:delText>0061</w:delText>
        </w:r>
      </w:del>
      <w:ins w:id="196" w:author="Wheeler, Stephen Anthony" w:date="2021-03-23T09:57:00Z">
        <w:r w:rsidR="00995D4F" w:rsidRPr="003A24C1">
          <w:t>0027</w:t>
        </w:r>
      </w:ins>
      <w:r w:rsidRPr="003A24C1">
        <w:t>:</w:t>
      </w:r>
      <w:bookmarkEnd w:id="194"/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DISCONNECT</w:t>
      </w:r>
      <w:r w:rsidRPr="003A24C1">
        <w:t xml:space="preserve"> BNC/HN adapter and cable from J</w:t>
      </w:r>
      <w:r w:rsidR="004C4F43" w:rsidRPr="003A24C1">
        <w:noBreakHyphen/>
      </w:r>
      <w:r w:rsidRPr="003A24C1">
        <w:t>1 at preamp.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CONNECT</w:t>
      </w:r>
      <w:r w:rsidRPr="003A24C1">
        <w:t xml:space="preserve"> </w:t>
      </w:r>
      <w:r w:rsidR="00451DB4" w:rsidRPr="003A24C1">
        <w:t>HV</w:t>
      </w:r>
      <w:r w:rsidRPr="003A24C1">
        <w:t xml:space="preserve"> cable to J</w:t>
      </w:r>
      <w:r w:rsidR="004C4F43" w:rsidRPr="003A24C1">
        <w:noBreakHyphen/>
      </w:r>
      <w:r w:rsidRPr="003A24C1">
        <w:t>3 at preamp.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CONNECT</w:t>
      </w:r>
      <w:r w:rsidRPr="003A24C1">
        <w:t xml:space="preserve"> </w:t>
      </w:r>
      <w:r w:rsidR="00451DB4" w:rsidRPr="003A24C1">
        <w:t xml:space="preserve">INPUT </w:t>
      </w:r>
      <w:r w:rsidRPr="003A24C1">
        <w:t>cable to J</w:t>
      </w:r>
      <w:r w:rsidR="004C4F43" w:rsidRPr="003A24C1">
        <w:noBreakHyphen/>
      </w:r>
      <w:r w:rsidRPr="003A24C1">
        <w:t>1 on IRM preamp.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high voltage cable to J</w:t>
      </w:r>
      <w:r w:rsidR="004C4F43" w:rsidRPr="003A24C1">
        <w:noBreakHyphen/>
      </w:r>
      <w:r w:rsidRPr="003A24C1">
        <w:t xml:space="preserve">7 </w:t>
      </w:r>
      <w:r w:rsidR="007B2F52" w:rsidRPr="003A24C1">
        <w:t>i</w:t>
      </w:r>
      <w:r w:rsidR="001B0231" w:rsidRPr="003A24C1">
        <w:t>n</w:t>
      </w:r>
      <w:r w:rsidR="00FD64F4" w:rsidRPr="003A24C1">
        <w:t xml:space="preserve"> IRM drawer</w:t>
      </w:r>
      <w:r w:rsidRPr="003A24C1">
        <w:t>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DISCONNECT</w:t>
      </w:r>
      <w:r w:rsidRPr="003A24C1">
        <w:t xml:space="preserve"> test equipment from J4 </w:t>
      </w:r>
      <w:r w:rsidR="007B2F52" w:rsidRPr="003A24C1">
        <w:t>in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CONNECT</w:t>
      </w:r>
      <w:r w:rsidRPr="003A24C1">
        <w:t xml:space="preserve"> recorder cable to J4.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BD30F8" w:rsidRPr="003A24C1">
        <w:t xml:space="preserve"> </w:t>
      </w:r>
      <w:r w:rsidR="0059655E" w:rsidRPr="003A24C1">
        <w:t>IRM </w:t>
      </w:r>
      <w:r w:rsidR="007B2F52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40 position.</w:t>
      </w:r>
      <w:r w:rsidRPr="003A24C1">
        <w:tab/>
        <w:t>________</w:t>
      </w:r>
    </w:p>
    <w:p w:rsidR="0060222A" w:rsidRPr="003A24C1" w:rsidRDefault="0060222A" w:rsidP="003A24C1">
      <w:pPr>
        <w:pStyle w:val="ActionStep1PK"/>
        <w:keepNext/>
      </w:pPr>
      <w:r w:rsidRPr="003A24C1">
        <w:rPr>
          <w:rStyle w:val="Bold"/>
        </w:rPr>
        <w:t>CHECK</w:t>
      </w:r>
      <w:r w:rsidR="00096732" w:rsidRPr="003A24C1">
        <w:t xml:space="preserve"> </w:t>
      </w:r>
      <w:r w:rsidR="002C150E" w:rsidRPr="003A24C1">
        <w:t>IRM C</w:t>
      </w:r>
      <w:r w:rsidR="00BD29B5" w:rsidRPr="003A24C1">
        <w:t>H</w:t>
      </w:r>
      <w:r w:rsidR="005C2D4F" w:rsidRPr="003A24C1">
        <w:t> </w:t>
      </w:r>
      <w:r w:rsidR="002C150E" w:rsidRPr="003A24C1">
        <w:t>A</w:t>
      </w:r>
      <w:r w:rsidR="00096732" w:rsidRPr="003A24C1">
        <w:t xml:space="preserve">, </w:t>
      </w:r>
      <w:r w:rsidR="00BD29B5" w:rsidRPr="003A24C1">
        <w:t>CH</w:t>
      </w:r>
      <w:r w:rsidR="005C2D4F" w:rsidRPr="003A24C1">
        <w:t> </w:t>
      </w:r>
      <w:r w:rsidR="00166FC5" w:rsidRPr="003A24C1">
        <w:t>3</w:t>
      </w:r>
      <w:r w:rsidR="00096732" w:rsidRPr="003A24C1">
        <w:t xml:space="preserve"> of </w:t>
      </w:r>
      <w:r w:rsidR="005C2D4F" w:rsidRPr="003A24C1">
        <w:t>R</w:t>
      </w:r>
      <w:r w:rsidR="00096732" w:rsidRPr="003A24C1">
        <w:t>ecorder</w:t>
      </w:r>
      <w:r w:rsidR="005C2D4F" w:rsidRPr="003A24C1">
        <w:t> </w:t>
      </w:r>
      <w:r w:rsidR="008C6D91" w:rsidRPr="003A24C1">
        <w:t>2</w:t>
      </w:r>
      <w:r w:rsidR="004C4F43" w:rsidRPr="003A24C1">
        <w:noBreakHyphen/>
      </w:r>
      <w:r w:rsidR="008C6D91" w:rsidRPr="003A24C1">
        <w:t>XR</w:t>
      </w:r>
      <w:r w:rsidR="004C4F43" w:rsidRPr="003A24C1">
        <w:noBreakHyphen/>
      </w:r>
      <w:r w:rsidR="008C6D91" w:rsidRPr="003A24C1">
        <w:t>92</w:t>
      </w:r>
      <w:r w:rsidR="004C4F43" w:rsidRPr="003A24C1">
        <w:noBreakHyphen/>
      </w:r>
      <w:r w:rsidR="008C6D91" w:rsidRPr="003A24C1">
        <w:t>7/46A</w:t>
      </w:r>
      <w:r w:rsidR="00E3019F" w:rsidRPr="003A24C1">
        <w:t>, IRM</w:t>
      </w:r>
      <w:r w:rsidR="004C4F43" w:rsidRPr="003A24C1">
        <w:noBreakHyphen/>
      </w:r>
      <w:r w:rsidR="00E3019F" w:rsidRPr="003A24C1">
        <w:t>APRM LEVEL,</w:t>
      </w:r>
      <w:r w:rsidR="00096732" w:rsidRPr="003A24C1">
        <w:t xml:space="preserve"> on Panel</w:t>
      </w:r>
      <w:r w:rsidR="00A71E40" w:rsidRPr="003A24C1">
        <w:t> </w:t>
      </w:r>
      <w:r w:rsidR="005924C3" w:rsidRPr="003A24C1">
        <w:t>2</w:t>
      </w:r>
      <w:r w:rsidR="004C4F43" w:rsidRPr="003A24C1">
        <w:noBreakHyphen/>
      </w:r>
      <w:r w:rsidR="005924C3" w:rsidRPr="003A24C1">
        <w:t>9</w:t>
      </w:r>
      <w:r w:rsidR="004C4F43" w:rsidRPr="003A24C1">
        <w:noBreakHyphen/>
      </w:r>
      <w:r w:rsidR="005924C3" w:rsidRPr="003A24C1">
        <w:t>5</w:t>
      </w:r>
      <w:r w:rsidR="00473D5A" w:rsidRPr="003A24C1">
        <w:t xml:space="preserve"> indicates between 38 </w:t>
      </w:r>
      <w:r w:rsidR="00096732" w:rsidRPr="003A24C1">
        <w:t>and 42.</w:t>
      </w:r>
      <w:r w:rsidR="00240038" w:rsidRPr="003A24C1">
        <w:tab/>
        <w:t>________</w:t>
      </w:r>
    </w:p>
    <w:p w:rsidR="00FD3F33" w:rsidRPr="003A24C1" w:rsidRDefault="00096732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recorder indication is </w:t>
      </w:r>
      <w:r w:rsidR="0060222A" w:rsidRPr="003A24C1">
        <w:rPr>
          <w:rStyle w:val="Bold"/>
        </w:rPr>
        <w:t>NOT</w:t>
      </w:r>
      <w:r w:rsidR="0060222A" w:rsidRPr="003A24C1">
        <w:t xml:space="preserve"> between 38 and 42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INITIATE</w:t>
      </w:r>
      <w:r w:rsidRPr="003A24C1">
        <w:t xml:space="preserve"> </w:t>
      </w:r>
      <w:r w:rsidR="000422DF" w:rsidRPr="003A24C1">
        <w:t>C</w:t>
      </w:r>
      <w:r w:rsidR="002C150E" w:rsidRPr="003A24C1">
        <w:t>R</w:t>
      </w:r>
      <w:r w:rsidR="00B705DB" w:rsidRPr="003A24C1">
        <w:t xml:space="preserve"> </w:t>
      </w:r>
      <w:r w:rsidRPr="003A24C1">
        <w:t>to calibrate</w:t>
      </w:r>
      <w:r w:rsidR="00562628" w:rsidRPr="003A24C1">
        <w:t xml:space="preserve"> or </w:t>
      </w:r>
      <w:r w:rsidRPr="003A24C1">
        <w:t>repair recorder</w:t>
      </w:r>
      <w:r w:rsidR="003C7CD6" w:rsidRPr="003A24C1">
        <w:t>.</w:t>
      </w:r>
      <w:r w:rsidR="009277A5" w:rsidRPr="003A24C1">
        <w:t xml:space="preserve"> </w:t>
      </w:r>
      <w:r w:rsidR="00081901" w:rsidRPr="003A24C1">
        <w:t xml:space="preserve"> </w:t>
      </w:r>
      <w:r w:rsidR="009277A5" w:rsidRPr="003A24C1">
        <w:t>Otherwise,</w:t>
      </w:r>
      <w:r w:rsidR="00473D5A" w:rsidRPr="003A24C1">
        <w:t> </w:t>
      </w:r>
      <w:r w:rsidR="009277A5" w:rsidRPr="003A24C1">
        <w:rPr>
          <w:rStyle w:val="Bold"/>
        </w:rPr>
        <w:t>MARK</w:t>
      </w:r>
      <w:r w:rsidR="009277A5" w:rsidRPr="003A24C1">
        <w:t xml:space="preserve"> N/A</w:t>
      </w:r>
      <w:r w:rsidR="00081901" w:rsidRPr="003A24C1">
        <w:t>.</w:t>
      </w:r>
      <w:r w:rsidR="00ED4B8C" w:rsidRPr="003A24C1">
        <w:tab/>
        <w:t>________</w:t>
      </w:r>
    </w:p>
    <w:p w:rsidR="0060222A" w:rsidRPr="003A24C1" w:rsidRDefault="0060222A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="00972402" w:rsidRPr="003A24C1">
        <w:t xml:space="preserve"> computer point </w:t>
      </w:r>
      <w:r w:rsidR="005B5281" w:rsidRPr="003A24C1">
        <w:t>IRM</w:t>
      </w:r>
      <w:r w:rsidR="00A71E40" w:rsidRPr="003A24C1">
        <w:t> </w:t>
      </w:r>
      <w:r w:rsidR="005B5281" w:rsidRPr="003A24C1">
        <w:t>A</w:t>
      </w:r>
      <w:r w:rsidR="00972402" w:rsidRPr="003A24C1">
        <w:t xml:space="preserve"> indicates between 38 and 42</w:t>
      </w:r>
      <w:r w:rsidRPr="003A24C1">
        <w:t>.</w:t>
      </w:r>
      <w:r w:rsidRPr="003A24C1">
        <w:tab/>
        <w:t>________</w:t>
      </w:r>
    </w:p>
    <w:p w:rsidR="007B2F52" w:rsidRPr="003A24C1" w:rsidRDefault="007B2F52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computer is </w:t>
      </w:r>
      <w:r w:rsidR="00042C7D" w:rsidRPr="003A24C1">
        <w:t>OPERABLE</w:t>
      </w:r>
      <w:r w:rsidRPr="003A24C1">
        <w:t xml:space="preserve"> </w:t>
      </w:r>
      <w:r w:rsidRPr="003A24C1">
        <w:rPr>
          <w:rStyle w:val="Bold"/>
        </w:rPr>
        <w:t>AND</w:t>
      </w:r>
      <w:r w:rsidRPr="003A24C1">
        <w:t xml:space="preserve"> computer point </w:t>
      </w:r>
      <w:r w:rsidR="005B5281" w:rsidRPr="003A24C1">
        <w:t>IRM A</w:t>
      </w:r>
      <w:r w:rsidRPr="003A24C1">
        <w:t xml:space="preserve"> does </w:t>
      </w:r>
      <w:r w:rsidRPr="003A24C1">
        <w:rPr>
          <w:rStyle w:val="Bold"/>
        </w:rPr>
        <w:t>NOT</w:t>
      </w:r>
      <w:r w:rsidRPr="003A24C1">
        <w:t xml:space="preserve"> indicate between 38 and 42,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INITIATE</w:t>
      </w:r>
      <w:r w:rsidRPr="003A24C1">
        <w:t xml:space="preserve"> </w:t>
      </w:r>
      <w:r w:rsidR="00BA5EBE" w:rsidRPr="003A24C1">
        <w:t>C</w:t>
      </w:r>
      <w:r w:rsidRPr="003A24C1">
        <w:t xml:space="preserve">R.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3C7CD6" w:rsidRPr="003A24C1" w:rsidRDefault="00972402" w:rsidP="003A24C1">
      <w:pPr>
        <w:pStyle w:val="ActionStep1PK"/>
        <w:keepNext/>
      </w:pPr>
      <w:r w:rsidRPr="003A24C1">
        <w:rPr>
          <w:rStyle w:val="Bold"/>
        </w:rPr>
        <w:t>PLACE</w:t>
      </w:r>
      <w:r w:rsidR="00E3019F" w:rsidRPr="003A24C1">
        <w:t xml:space="preserve"> </w:t>
      </w:r>
      <w:r w:rsidR="0059655E" w:rsidRPr="003A24C1">
        <w:t>IRM </w:t>
      </w:r>
      <w:r w:rsidR="007B2F52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125</w:t>
      </w:r>
      <w:r w:rsidR="00D816A4" w:rsidRPr="003A24C1">
        <w:t xml:space="preserve"> position</w:t>
      </w:r>
      <w:r w:rsidR="003C7CD6" w:rsidRPr="003A24C1">
        <w:t>.</w:t>
      </w:r>
      <w:r w:rsidR="00D816A4" w:rsidRPr="003A24C1">
        <w:tab/>
        <w:t>________</w:t>
      </w:r>
    </w:p>
    <w:p w:rsidR="003C7CD6" w:rsidRPr="003A24C1" w:rsidRDefault="003C7CD6" w:rsidP="003A24C1">
      <w:pPr>
        <w:pStyle w:val="ActionStep1PK"/>
      </w:pPr>
      <w:r w:rsidRPr="003A24C1">
        <w:rPr>
          <w:rStyle w:val="Bold"/>
        </w:rPr>
        <w:t>CHECK</w:t>
      </w:r>
      <w:r w:rsidR="00972402" w:rsidRPr="003A24C1">
        <w:t xml:space="preserve"> computer point </w:t>
      </w:r>
      <w:r w:rsidR="005B5281" w:rsidRPr="003A24C1">
        <w:t>IRM A</w:t>
      </w:r>
      <w:r w:rsidR="00972402" w:rsidRPr="003A24C1">
        <w:t xml:space="preserve"> indicates </w:t>
      </w:r>
      <w:r w:rsidR="00473D5A" w:rsidRPr="003A24C1">
        <w:t>between 123 and </w:t>
      </w:r>
      <w:r w:rsidR="00E3019F" w:rsidRPr="003A24C1">
        <w:t>127</w:t>
      </w:r>
      <w:r w:rsidRPr="003A24C1">
        <w:t>.</w:t>
      </w:r>
      <w:r w:rsidRPr="003A24C1">
        <w:tab/>
        <w:t>________</w:t>
      </w:r>
    </w:p>
    <w:p w:rsidR="007B2F52" w:rsidRPr="003A24C1" w:rsidRDefault="007B2F52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computer is </w:t>
      </w:r>
      <w:r w:rsidR="00042C7D" w:rsidRPr="003A24C1">
        <w:t>OPERABLE</w:t>
      </w:r>
      <w:r w:rsidRPr="003A24C1">
        <w:t xml:space="preserve"> </w:t>
      </w:r>
      <w:r w:rsidRPr="003A24C1">
        <w:rPr>
          <w:rStyle w:val="Bold"/>
        </w:rPr>
        <w:t>AND</w:t>
      </w:r>
      <w:r w:rsidRPr="003A24C1">
        <w:t xml:space="preserve"> computer point </w:t>
      </w:r>
      <w:r w:rsidR="005B5281" w:rsidRPr="003A24C1">
        <w:t>IRM A</w:t>
      </w:r>
      <w:r w:rsidRPr="003A24C1">
        <w:t xml:space="preserve"> does </w:t>
      </w:r>
      <w:r w:rsidRPr="003A24C1">
        <w:rPr>
          <w:rStyle w:val="Bold"/>
        </w:rPr>
        <w:t>NOT</w:t>
      </w:r>
      <w:r w:rsidRPr="003A24C1">
        <w:t xml:space="preserve"> indicate between 123 and 127,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INITIATE</w:t>
      </w:r>
      <w:r w:rsidRPr="003A24C1">
        <w:t xml:space="preserve"> </w:t>
      </w:r>
      <w:r w:rsidR="001A12D7" w:rsidRPr="003A24C1">
        <w:t>C</w:t>
      </w:r>
      <w:r w:rsidR="00B5295B" w:rsidRPr="003A24C1">
        <w:t>R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B5295B" w:rsidRPr="003A24C1" w:rsidRDefault="00B5295B" w:rsidP="003A24C1">
      <w:pPr>
        <w:pStyle w:val="ActionStep1PK"/>
      </w:pPr>
      <w:r w:rsidRPr="003A24C1">
        <w:rPr>
          <w:rStyle w:val="Bold"/>
        </w:rPr>
        <w:t>CLOSE</w:t>
      </w:r>
      <w:r w:rsidRPr="003A24C1">
        <w:t xml:space="preserve"> IRM drawer</w:t>
      </w:r>
      <w:r w:rsidR="00562628" w:rsidRPr="003A24C1">
        <w:t>.</w:t>
      </w:r>
      <w:r w:rsidR="00234D9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E3019F" w:rsidRPr="003A24C1">
        <w:t xml:space="preserve"> </w:t>
      </w:r>
      <w:r w:rsidR="0059655E" w:rsidRPr="003A24C1">
        <w:t>IRM </w:t>
      </w:r>
      <w:r w:rsidR="007B2F52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OPERATE.</w:t>
      </w:r>
      <w:r w:rsidRPr="003A24C1">
        <w:tab/>
        <w:t>________</w:t>
      </w:r>
    </w:p>
    <w:p w:rsidR="00CE0323" w:rsidRPr="003A24C1" w:rsidRDefault="00253BF0" w:rsidP="003A24C1">
      <w:pPr>
        <w:pStyle w:val="ActionStep1PK"/>
        <w:keepNext/>
      </w:pPr>
      <w:r w:rsidRPr="003A24C1">
        <w:rPr>
          <w:rStyle w:val="Bold"/>
        </w:rPr>
        <w:t xml:space="preserve">RESET </w:t>
      </w:r>
      <w:r w:rsidRPr="003A24C1">
        <w:t xml:space="preserve">IRM alarms using </w:t>
      </w:r>
      <w:r w:rsidR="00946CA1" w:rsidRPr="003A24C1">
        <w:t>RESET</w:t>
      </w:r>
      <w:r w:rsidR="001B0231" w:rsidRPr="003A24C1">
        <w:t xml:space="preserve"> switch on</w:t>
      </w:r>
      <w:r w:rsidR="00FD64F4" w:rsidRPr="003A24C1">
        <w:t xml:space="preserve"> IRM drawer</w:t>
      </w:r>
      <w:r w:rsidRPr="003A24C1">
        <w:t>.</w:t>
      </w:r>
      <w:r w:rsidR="00CE0323" w:rsidRPr="003A24C1">
        <w:tab/>
        <w:t>________</w:t>
      </w:r>
    </w:p>
    <w:p w:rsidR="00FD3F33" w:rsidRPr="003A24C1" w:rsidRDefault="004F57D5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E3019F" w:rsidRPr="003A24C1">
        <w:t xml:space="preserve">, </w:t>
      </w:r>
      <w:r w:rsidR="0024271F" w:rsidRPr="003A24C1">
        <w:t>CHANNEL A</w:t>
      </w:r>
      <w:r w:rsidR="00E3019F" w:rsidRPr="003A24C1">
        <w:t xml:space="preserve"> IRM RANGE SWITCH,</w:t>
      </w:r>
      <w:r w:rsidR="00ED4B8C" w:rsidRPr="003A24C1">
        <w:t> to a position appropriate for current plant conditions.</w:t>
      </w:r>
      <w:r w:rsidR="009277A5" w:rsidRPr="003A24C1">
        <w:tab/>
        <w:t>________</w:t>
      </w:r>
    </w:p>
    <w:p w:rsidR="00FD3F33" w:rsidRPr="003A24C1" w:rsidRDefault="0024271F" w:rsidP="003A24C1">
      <w:pPr>
        <w:pStyle w:val="SubSection"/>
        <w:pageBreakBefore/>
        <w:spacing w:before="0"/>
      </w:pPr>
      <w:bookmarkStart w:id="197" w:name="rh_6181413"/>
      <w:bookmarkStart w:id="198" w:name="rh_2949143"/>
      <w:bookmarkStart w:id="199" w:name="_Toc68073361"/>
      <w:r w:rsidRPr="003A24C1">
        <w:lastRenderedPageBreak/>
        <w:t>Functional Test of IRM Channel A</w:t>
      </w:r>
      <w:r w:rsidR="00ED4B8C" w:rsidRPr="003A24C1">
        <w:t xml:space="preserve"> with Reactor Mode Switch in RUN</w:t>
      </w:r>
      <w:bookmarkEnd w:id="197"/>
      <w:bookmarkEnd w:id="198"/>
      <w:bookmarkEnd w:id="199"/>
    </w:p>
    <w:p w:rsidR="003C7CD6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Reactor Mode Switch is in RUN,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470B47" w:rsidRPr="003A24C1">
        <w:rPr>
          <w:rStyle w:val="Bold"/>
        </w:rPr>
        <w:t>CONTINUE</w:t>
      </w:r>
      <w:r w:rsidR="00470B47" w:rsidRPr="003A24C1">
        <w:t>.</w:t>
      </w:r>
      <w:r w:rsidR="00215428" w:rsidRPr="003A24C1">
        <w:t xml:space="preserve"> </w:t>
      </w:r>
      <w:r w:rsidR="00B5295B" w:rsidRPr="003A24C1">
        <w:t xml:space="preserve"> </w:t>
      </w:r>
      <w:r w:rsidR="00215428" w:rsidRPr="003A24C1">
        <w:t xml:space="preserve">Otherwise, </w:t>
      </w:r>
      <w:r w:rsidR="00215428" w:rsidRPr="003A24C1">
        <w:rPr>
          <w:rStyle w:val="Bold"/>
        </w:rPr>
        <w:t>MARK</w:t>
      </w:r>
      <w:r w:rsidR="00215428" w:rsidRPr="003A24C1">
        <w:t xml:space="preserve"> </w:t>
      </w:r>
      <w:r w:rsidR="00470B47" w:rsidRPr="003A24C1">
        <w:t>Steps</w:t>
      </w:r>
      <w:r w:rsidR="00473D5A" w:rsidRPr="003A24C1">
        <w:t> </w:t>
      </w:r>
      <w:r w:rsidR="00A1595C" w:rsidRPr="003A24C1">
        <w:fldChar w:fldCharType="begin"/>
      </w:r>
      <w:r w:rsidR="00A1595C" w:rsidRPr="003A24C1">
        <w:instrText xml:space="preserve"> REF _Ref383492230 \w \h \*MERGEFORMAT </w:instrText>
      </w:r>
      <w:r w:rsidR="00A1595C" w:rsidRPr="003A24C1">
        <w:fldChar w:fldCharType="separate"/>
      </w:r>
      <w:r w:rsidR="003A24C1">
        <w:t>6.13[2]</w:t>
      </w:r>
      <w:r w:rsidR="00A1595C" w:rsidRPr="003A24C1">
        <w:fldChar w:fldCharType="end"/>
      </w:r>
      <w:r w:rsidR="00470B47" w:rsidRPr="003A24C1">
        <w:t xml:space="preserve"> through</w:t>
      </w:r>
      <w:r w:rsidR="00473D5A" w:rsidRPr="003A24C1">
        <w:t> </w:t>
      </w:r>
      <w:r w:rsidR="00A1595C" w:rsidRPr="003A24C1">
        <w:fldChar w:fldCharType="begin"/>
      </w:r>
      <w:r w:rsidR="00A1595C" w:rsidRPr="003A24C1">
        <w:instrText xml:space="preserve"> REF _Ref383492249 \w \h \*MERGEFORMAT </w:instrText>
      </w:r>
      <w:r w:rsidR="00A1595C" w:rsidRPr="003A24C1">
        <w:fldChar w:fldCharType="separate"/>
      </w:r>
      <w:r w:rsidR="003A24C1">
        <w:t>6.13[23]</w:t>
      </w:r>
      <w:r w:rsidR="00A1595C" w:rsidRPr="003A24C1">
        <w:fldChar w:fldCharType="end"/>
      </w:r>
      <w:r w:rsidR="00473D5A" w:rsidRPr="003A24C1">
        <w:t> </w:t>
      </w:r>
      <w:r w:rsidR="004A032D" w:rsidRPr="003A24C1">
        <w:t>N/A.</w:t>
      </w:r>
      <w:r w:rsidR="00470B47" w:rsidRPr="003A24C1">
        <w:tab/>
        <w:t>________</w:t>
      </w:r>
    </w:p>
    <w:p w:rsidR="00FD3F33" w:rsidRPr="003A24C1" w:rsidRDefault="00470B47" w:rsidP="003A24C1">
      <w:pPr>
        <w:pStyle w:val="ActionStep1PK"/>
        <w:keepNext/>
      </w:pPr>
      <w:bookmarkStart w:id="200" w:name="_Ref383492230"/>
      <w:r w:rsidRPr="003A24C1">
        <w:rPr>
          <w:rStyle w:val="Bold"/>
        </w:rPr>
        <w:t>CHECK</w:t>
      </w:r>
      <w:r w:rsidR="00ED4B8C" w:rsidRPr="003A24C1">
        <w:t xml:space="preserve"> </w:t>
      </w:r>
      <w:r w:rsidRPr="003A24C1">
        <w:t xml:space="preserve">the </w:t>
      </w:r>
      <w:r w:rsidR="00ED4B8C" w:rsidRPr="003A24C1">
        <w:t>following co</w:t>
      </w:r>
      <w:r w:rsidR="0024271F" w:rsidRPr="003A24C1">
        <w:t>nditions exist for IRM Channel A</w:t>
      </w:r>
      <w:r w:rsidR="00ED4B8C" w:rsidRPr="003A24C1">
        <w:t>:</w:t>
      </w:r>
      <w:r w:rsidR="00C27C42" w:rsidRPr="003A24C1">
        <w:tab/>
        <w:t>________</w:t>
      </w:r>
      <w:bookmarkEnd w:id="200"/>
    </w:p>
    <w:p w:rsidR="00FD3F33" w:rsidRPr="003A24C1" w:rsidRDefault="00E3019F" w:rsidP="003A24C1">
      <w:pPr>
        <w:pStyle w:val="ActionStep1BulletPK"/>
        <w:keepNext/>
      </w:pPr>
      <w:r w:rsidRPr="003A24C1">
        <w:t xml:space="preserve">IRM </w:t>
      </w:r>
      <w:r w:rsidR="00ED4B8C" w:rsidRPr="003A24C1">
        <w:t>H</w:t>
      </w:r>
      <w:r w:rsidR="007B2F52" w:rsidRPr="003A24C1">
        <w:t>IGH</w:t>
      </w:r>
      <w:r w:rsidR="00ED4B8C" w:rsidRPr="003A24C1">
        <w:t> H</w:t>
      </w:r>
      <w:r w:rsidR="007B2F52" w:rsidRPr="003A24C1">
        <w:t>IGH</w:t>
      </w:r>
      <w:r w:rsidR="00ED4B8C" w:rsidRPr="003A24C1">
        <w:t xml:space="preserve"> </w:t>
      </w:r>
      <w:r w:rsidR="00B5295B" w:rsidRPr="003A24C1">
        <w:t xml:space="preserve">OR </w:t>
      </w:r>
      <w:r w:rsidR="00D86A2C" w:rsidRPr="003A24C1">
        <w:t>INOP</w:t>
      </w:r>
      <w:r w:rsidR="00ED4B8C" w:rsidRPr="003A24C1">
        <w:t xml:space="preserve"> indicating light is </w:t>
      </w:r>
      <w:r w:rsidR="009277A5" w:rsidRPr="003A24C1">
        <w:t>EXTINGUISHED</w:t>
      </w:r>
      <w:r w:rsidR="002F151D" w:rsidRPr="003A24C1">
        <w:t xml:space="preserve"> on Panel 2</w:t>
      </w:r>
      <w:r w:rsidR="004C4F43" w:rsidRPr="003A24C1">
        <w:noBreakHyphen/>
      </w:r>
      <w:r w:rsidR="002F151D" w:rsidRPr="003A24C1">
        <w:t>9</w:t>
      </w:r>
      <w:r w:rsidR="004C4F43" w:rsidRPr="003A24C1">
        <w:noBreakHyphen/>
      </w:r>
      <w:r w:rsidR="002F151D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3019F" w:rsidP="003A24C1">
      <w:pPr>
        <w:pStyle w:val="ActionStep1BulletPK"/>
        <w:keepNext/>
      </w:pPr>
      <w:r w:rsidRPr="003A24C1">
        <w:t xml:space="preserve">IRM </w:t>
      </w:r>
      <w:r w:rsidR="00ED4B8C" w:rsidRPr="003A24C1">
        <w:t>H</w:t>
      </w:r>
      <w:r w:rsidR="007B2F52" w:rsidRPr="003A24C1">
        <w:t>IGH</w:t>
      </w:r>
      <w:r w:rsidR="00ED4B8C" w:rsidRPr="003A24C1">
        <w:t xml:space="preserve"> indicating light is </w:t>
      </w:r>
      <w:r w:rsidR="0082659C" w:rsidRPr="003A24C1">
        <w:t>EXTINGUISHED</w:t>
      </w:r>
      <w:r w:rsidR="002F151D" w:rsidRPr="003A24C1">
        <w:t xml:space="preserve"> on Panel 2</w:t>
      </w:r>
      <w:r w:rsidR="004C4F43" w:rsidRPr="003A24C1">
        <w:noBreakHyphen/>
      </w:r>
      <w:r w:rsidR="002F151D" w:rsidRPr="003A24C1">
        <w:t>9</w:t>
      </w:r>
      <w:r w:rsidR="004C4F43" w:rsidRPr="003A24C1">
        <w:noBreakHyphen/>
      </w:r>
      <w:r w:rsidR="002F151D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3019F" w:rsidP="003A24C1">
      <w:pPr>
        <w:pStyle w:val="ActionStep1BulletPK"/>
      </w:pPr>
      <w:r w:rsidRPr="003A24C1">
        <w:t xml:space="preserve">IRM </w:t>
      </w:r>
      <w:r w:rsidR="00ED4B8C" w:rsidRPr="003A24C1">
        <w:t>B</w:t>
      </w:r>
      <w:r w:rsidR="007B2F52" w:rsidRPr="003A24C1">
        <w:t>YPASSED</w:t>
      </w:r>
      <w:r w:rsidR="00ED4B8C" w:rsidRPr="003A24C1">
        <w:t xml:space="preserve"> indicating light is </w:t>
      </w:r>
      <w:r w:rsidR="0082659C" w:rsidRPr="003A24C1">
        <w:t>EXTINGUISHED</w:t>
      </w:r>
      <w:r w:rsidR="002F151D" w:rsidRPr="003A24C1">
        <w:t xml:space="preserve"> on Panel</w:t>
      </w:r>
      <w:r w:rsidR="0026317E" w:rsidRPr="003A24C1">
        <w:t> </w:t>
      </w:r>
      <w:r w:rsidR="002F151D" w:rsidRPr="003A24C1">
        <w:t>2</w:t>
      </w:r>
      <w:r w:rsidR="004C4F43" w:rsidRPr="003A24C1">
        <w:noBreakHyphen/>
      </w:r>
      <w:r w:rsidR="002F151D" w:rsidRPr="003A24C1">
        <w:t>9</w:t>
      </w:r>
      <w:r w:rsidR="004C4F43" w:rsidRPr="003A24C1">
        <w:noBreakHyphen/>
      </w:r>
      <w:r w:rsidR="002F151D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3019F" w:rsidP="003A24C1">
      <w:pPr>
        <w:pStyle w:val="ActionStep1BulletPK"/>
      </w:pPr>
      <w:r w:rsidRPr="003A24C1">
        <w:t xml:space="preserve">IRM </w:t>
      </w:r>
      <w:r w:rsidR="007B2F52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="00ED4B8C" w:rsidRPr="003A24C1">
        <w:t> in OPERATE.</w:t>
      </w:r>
      <w:r w:rsidR="00ED4B8C" w:rsidRPr="003A24C1">
        <w:tab/>
        <w:t>________</w:t>
      </w:r>
    </w:p>
    <w:p w:rsidR="00FD3F33" w:rsidRPr="003A24C1" w:rsidRDefault="00E3019F" w:rsidP="003A24C1">
      <w:pPr>
        <w:pStyle w:val="ActionStep1BulletPK"/>
      </w:pPr>
      <w:r w:rsidRPr="003A24C1">
        <w:t>IRM</w:t>
      </w:r>
      <w:r w:rsidR="002F151D" w:rsidRPr="003A24C1">
        <w:t xml:space="preserve"> drawer</w:t>
      </w:r>
      <w:r w:rsidRPr="003A24C1">
        <w:t xml:space="preserve"> </w:t>
      </w:r>
      <w:r w:rsidR="00D86A2C" w:rsidRPr="003A24C1">
        <w:t>INOP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5295B" w:rsidP="003A24C1">
      <w:pPr>
        <w:pStyle w:val="ActionStep1BulletPK"/>
        <w:keepNext/>
      </w:pPr>
      <w:r w:rsidRPr="003A24C1">
        <w:t xml:space="preserve">IRM </w:t>
      </w:r>
      <w:r w:rsidR="00101A6C" w:rsidRPr="003A24C1">
        <w:t>drawer</w:t>
      </w:r>
      <w:r w:rsidR="00E3019F" w:rsidRPr="003A24C1">
        <w:t xml:space="preserve"> </w:t>
      </w:r>
      <w:r w:rsidR="00ED4B8C" w:rsidRPr="003A24C1">
        <w:t>U</w:t>
      </w:r>
      <w:r w:rsidR="001D5F24" w:rsidRPr="003A24C1">
        <w:t>PSCALE</w:t>
      </w:r>
      <w:r w:rsidR="00ED4B8C" w:rsidRPr="003A24C1">
        <w:t xml:space="preserve"> H</w:t>
      </w:r>
      <w:r w:rsidR="001D5F24" w:rsidRPr="003A24C1">
        <w:t>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5295B" w:rsidP="003A24C1">
      <w:pPr>
        <w:pStyle w:val="ActionStep1BulletPK"/>
      </w:pPr>
      <w:r w:rsidRPr="003A24C1">
        <w:t xml:space="preserve">IRM </w:t>
      </w:r>
      <w:r w:rsidR="00101A6C" w:rsidRPr="003A24C1">
        <w:t>drawer</w:t>
      </w:r>
      <w:r w:rsidR="00E3019F" w:rsidRPr="003A24C1">
        <w:t xml:space="preserve"> </w:t>
      </w:r>
      <w:r w:rsidR="00ED4B8C" w:rsidRPr="003A24C1">
        <w:t>U</w:t>
      </w:r>
      <w:r w:rsidR="001D5F24" w:rsidRPr="003A24C1">
        <w:t>PSCALE</w:t>
      </w:r>
      <w:r w:rsidR="00ED4B8C" w:rsidRPr="003A24C1">
        <w:t xml:space="preserve"> </w:t>
      </w:r>
      <w:r w:rsidR="001D5F24" w:rsidRPr="003A24C1">
        <w:t>HIGH 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E3019F" w:rsidRPr="003A24C1">
        <w:t xml:space="preserve"> IRM </w:t>
      </w:r>
      <w:r w:rsidR="001D5F24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="001810EC" w:rsidRPr="003A24C1">
        <w:t xml:space="preserve"> </w:t>
      </w:r>
      <w:r w:rsidRPr="003A24C1">
        <w:t>to ZERO 2</w:t>
      </w:r>
      <w:r w:rsidR="00D816A4" w:rsidRPr="003A24C1">
        <w:t xml:space="preserve"> position</w:t>
      </w:r>
      <w:r w:rsidRPr="003A24C1">
        <w:t>.</w:t>
      </w:r>
      <w:r w:rsidRPr="003A24C1">
        <w:tab/>
        <w:t>________</w:t>
      </w:r>
    </w:p>
    <w:p w:rsidR="00FD3F33" w:rsidRPr="003A24C1" w:rsidRDefault="00470B47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Pr="003A24C1">
        <w:t xml:space="preserve">the </w:t>
      </w:r>
      <w:r w:rsidR="00ED4B8C" w:rsidRPr="003A24C1">
        <w:t>following</w:t>
      </w:r>
      <w:r w:rsidR="00BD29B5" w:rsidRPr="003A24C1">
        <w:t xml:space="preserve"> on IRM drawer</w:t>
      </w:r>
      <w:r w:rsidR="00ED4B8C" w:rsidRPr="003A24C1">
        <w:t>:</w:t>
      </w:r>
    </w:p>
    <w:p w:rsidR="00FD3F33" w:rsidRPr="003A24C1" w:rsidRDefault="00D86A2C" w:rsidP="003A24C1">
      <w:pPr>
        <w:pStyle w:val="ActionStep1BulletPK"/>
        <w:keepNext/>
      </w:pPr>
      <w:r w:rsidRPr="003A24C1">
        <w:t>INOP</w:t>
      </w:r>
      <w:r w:rsidR="00ED4B8C" w:rsidRPr="003A24C1">
        <w:t xml:space="preserve"> light </w:t>
      </w:r>
      <w:r w:rsidR="008265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D29B5" w:rsidP="003A24C1">
      <w:pPr>
        <w:pStyle w:val="ActionStep1BulletPK"/>
      </w:pPr>
      <w:r w:rsidRPr="003A24C1">
        <w:t>F</w:t>
      </w:r>
      <w:r w:rsidR="00ED4B8C" w:rsidRPr="003A24C1">
        <w:t>ront panel meter indicates 0</w:t>
      </w:r>
      <w:r w:rsidR="0026317E" w:rsidRPr="003A24C1">
        <w:t> </w:t>
      </w:r>
      <w:r w:rsidR="001D5F24" w:rsidRPr="003A24C1">
        <w:t>UNITS</w:t>
      </w:r>
      <w:r w:rsidR="00ED4B8C" w:rsidRPr="003A24C1">
        <w:t>.</w:t>
      </w:r>
      <w:r w:rsidR="00ED4B8C" w:rsidRPr="003A24C1">
        <w:tab/>
        <w:t>________</w:t>
      </w:r>
    </w:p>
    <w:p w:rsidR="001D5F24" w:rsidRPr="003A24C1" w:rsidRDefault="001D5F2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computer is </w:t>
      </w:r>
      <w:r w:rsidR="00042C7D" w:rsidRPr="003A24C1">
        <w:t>OPERABLE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</w:t>
      </w:r>
      <w:r w:rsidR="005B5281" w:rsidRPr="003A24C1">
        <w:t>IRM</w:t>
      </w:r>
      <w:r w:rsidR="00A71E40" w:rsidRPr="003A24C1">
        <w:t> </w:t>
      </w:r>
      <w:r w:rsidR="005B5281" w:rsidRPr="003A24C1">
        <w:t>A</w:t>
      </w:r>
      <w:r w:rsidRPr="003A24C1">
        <w:t xml:space="preserve"> indicates 0. </w:t>
      </w:r>
      <w:r w:rsidR="00081901" w:rsidRPr="003A24C1">
        <w:t xml:space="preserve"> </w:t>
      </w:r>
      <w:r w:rsidRPr="003A24C1">
        <w:t>Otherwise,</w:t>
      </w:r>
      <w:r w:rsidR="00473D5A" w:rsidRPr="003A24C1">
        <w:t> </w:t>
      </w:r>
      <w:r w:rsidRPr="003A24C1">
        <w:rPr>
          <w:rStyle w:val="Bold"/>
        </w:rPr>
        <w:t>MARK</w:t>
      </w:r>
      <w:r w:rsidR="00473D5A" w:rsidRPr="003A24C1">
        <w:rPr>
          <w:rStyle w:val="Bold"/>
        </w:rPr>
        <w:t> </w:t>
      </w:r>
      <w:r w:rsidRPr="003A24C1">
        <w:t>N/A</w:t>
      </w:r>
      <w:r w:rsidR="00081901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E3019F" w:rsidRPr="003A24C1">
        <w:t xml:space="preserve"> IRM </w:t>
      </w:r>
      <w:r w:rsidR="001D5F24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125</w:t>
      </w:r>
      <w:r w:rsidR="00E91658" w:rsidRPr="003A24C1">
        <w:t xml:space="preserve"> position</w:t>
      </w:r>
      <w:r w:rsidRPr="003A24C1">
        <w:t>.</w:t>
      </w:r>
      <w:r w:rsidRPr="003A24C1">
        <w:tab/>
        <w:t>________</w:t>
      </w:r>
    </w:p>
    <w:p w:rsidR="00FD3F33" w:rsidRPr="003A24C1" w:rsidRDefault="00470B47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="00ED4B8C" w:rsidRPr="003A24C1">
        <w:t xml:space="preserve"> </w:t>
      </w:r>
      <w:r w:rsidR="00D24CEE" w:rsidRPr="003A24C1">
        <w:t xml:space="preserve">the </w:t>
      </w:r>
      <w:r w:rsidR="00ED4B8C" w:rsidRPr="003A24C1">
        <w:t>following:</w:t>
      </w:r>
    </w:p>
    <w:p w:rsidR="00FD3F33" w:rsidRPr="003A24C1" w:rsidRDefault="00E3019F" w:rsidP="003A24C1">
      <w:pPr>
        <w:pStyle w:val="ActionStep1BulletPK"/>
        <w:keepNext/>
      </w:pPr>
      <w:r w:rsidRPr="003A24C1">
        <w:t xml:space="preserve">IRM </w:t>
      </w:r>
      <w:r w:rsidR="0000550C" w:rsidRPr="003A24C1">
        <w:t>drawer</w:t>
      </w:r>
      <w:r w:rsidR="00ED4B8C" w:rsidRPr="003A24C1">
        <w:t xml:space="preserve"> U</w:t>
      </w:r>
      <w:r w:rsidR="001D5F24" w:rsidRPr="003A24C1">
        <w:t>PSCALE</w:t>
      </w:r>
      <w:r w:rsidR="00ED4B8C" w:rsidRPr="003A24C1">
        <w:t xml:space="preserve"> H</w:t>
      </w:r>
      <w:r w:rsidR="001D5F24" w:rsidRPr="003A24C1">
        <w:t>IGH</w:t>
      </w:r>
      <w:r w:rsidR="00ED4B8C" w:rsidRPr="003A24C1">
        <w:t xml:space="preserve"> indicating light is </w:t>
      </w:r>
      <w:r w:rsidR="008265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5295B" w:rsidP="003A24C1">
      <w:pPr>
        <w:pStyle w:val="ActionStep1BulletPK"/>
        <w:keepNext/>
      </w:pPr>
      <w:r w:rsidRPr="003A24C1">
        <w:t xml:space="preserve">IRM </w:t>
      </w:r>
      <w:r w:rsidR="0000550C" w:rsidRPr="003A24C1">
        <w:t>drawer</w:t>
      </w:r>
      <w:r w:rsidR="00E3019F" w:rsidRPr="003A24C1">
        <w:t xml:space="preserve"> </w:t>
      </w:r>
      <w:r w:rsidR="00ED4B8C" w:rsidRPr="003A24C1">
        <w:t>U</w:t>
      </w:r>
      <w:r w:rsidR="001D5F24" w:rsidRPr="003A24C1">
        <w:t>PSCALE</w:t>
      </w:r>
      <w:r w:rsidR="00ED4B8C" w:rsidRPr="003A24C1">
        <w:t xml:space="preserve"> H</w:t>
      </w:r>
      <w:r w:rsidR="001D5F24" w:rsidRPr="003A24C1">
        <w:t>IGH</w:t>
      </w:r>
      <w:r w:rsidR="00ED4B8C" w:rsidRPr="003A24C1">
        <w:t> H</w:t>
      </w:r>
      <w:r w:rsidR="001D5F24" w:rsidRPr="003A24C1">
        <w:t>IGH</w:t>
      </w:r>
      <w:r w:rsidR="00ED4B8C" w:rsidRPr="003A24C1">
        <w:t xml:space="preserve"> indicating light is </w:t>
      </w:r>
      <w:r w:rsidR="008265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A1630B" w:rsidP="003A24C1">
      <w:pPr>
        <w:pStyle w:val="ActionStep1BulletPK"/>
        <w:keepNext/>
      </w:pPr>
      <w:r w:rsidRPr="003A24C1">
        <w:t xml:space="preserve">IRM </w:t>
      </w:r>
      <w:r w:rsidR="001B0231" w:rsidRPr="003A24C1">
        <w:t>drawer</w:t>
      </w:r>
      <w:r w:rsidR="00E3019F" w:rsidRPr="003A24C1">
        <w:t xml:space="preserve"> </w:t>
      </w:r>
      <w:r w:rsidR="00DE1210" w:rsidRPr="003A24C1">
        <w:t>f</w:t>
      </w:r>
      <w:r w:rsidR="00ED4B8C" w:rsidRPr="003A24C1">
        <w:t xml:space="preserve">ront panel meter indicates </w:t>
      </w:r>
      <w:r w:rsidR="00BD29B5" w:rsidRPr="003A24C1">
        <w:t>125</w:t>
      </w:r>
      <w:r w:rsidR="00A71E40" w:rsidRPr="003A24C1">
        <w:t> </w:t>
      </w:r>
      <w:r w:rsidR="00BD29B5" w:rsidRPr="003A24C1">
        <w:t>UNITS</w:t>
      </w:r>
      <w:r w:rsidR="00573C69" w:rsidRPr="003A24C1">
        <w:t xml:space="preserve"> </w:t>
      </w:r>
      <w:r w:rsidR="00BD29B5" w:rsidRPr="003A24C1">
        <w:t>(</w:t>
      </w:r>
      <w:r w:rsidR="00473D5A" w:rsidRPr="003A24C1">
        <w:t>123 </w:t>
      </w:r>
      <w:r w:rsidR="00BD29B5" w:rsidRPr="003A24C1">
        <w:t>to</w:t>
      </w:r>
      <w:r w:rsidR="00573C69" w:rsidRPr="003A24C1">
        <w:t xml:space="preserve"> 1</w:t>
      </w:r>
      <w:r w:rsidR="00ED4B8C" w:rsidRPr="003A24C1">
        <w:t>25</w:t>
      </w:r>
      <w:r w:rsidR="009E68A6" w:rsidRPr="003A24C1">
        <w:t xml:space="preserve"> </w:t>
      </w:r>
      <w:r w:rsidR="001D5F24" w:rsidRPr="003A24C1">
        <w:t>UNITS</w:t>
      </w:r>
      <w:r w:rsidR="00BD29B5" w:rsidRPr="003A24C1">
        <w:t>)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D29B5" w:rsidP="003A24C1">
      <w:pPr>
        <w:pStyle w:val="ActionStep1BulletPK"/>
      </w:pPr>
      <w:r w:rsidRPr="003A24C1">
        <w:t>CH</w:t>
      </w:r>
      <w:r w:rsidR="004F02C4" w:rsidRPr="003A24C1">
        <w:t xml:space="preserve"> 3</w:t>
      </w:r>
      <w:r w:rsidR="00773AAC" w:rsidRPr="003A24C1">
        <w:t xml:space="preserve"> of </w:t>
      </w:r>
      <w:r w:rsidR="005C2D4F" w:rsidRPr="003A24C1">
        <w:t>R</w:t>
      </w:r>
      <w:r w:rsidR="00773AAC" w:rsidRPr="003A24C1">
        <w:t>ecorder</w:t>
      </w:r>
      <w:r w:rsidR="005C2D4F" w:rsidRPr="003A24C1">
        <w:t> </w:t>
      </w:r>
      <w:r w:rsidR="008C6D91" w:rsidRPr="003A24C1">
        <w:t>2</w:t>
      </w:r>
      <w:r w:rsidR="004C4F43" w:rsidRPr="003A24C1">
        <w:noBreakHyphen/>
      </w:r>
      <w:r w:rsidR="008C6D91" w:rsidRPr="003A24C1">
        <w:t>XR</w:t>
      </w:r>
      <w:r w:rsidR="004C4F43" w:rsidRPr="003A24C1">
        <w:noBreakHyphen/>
      </w:r>
      <w:r w:rsidR="008C6D91" w:rsidRPr="003A24C1">
        <w:t>92</w:t>
      </w:r>
      <w:r w:rsidR="004C4F43" w:rsidRPr="003A24C1">
        <w:noBreakHyphen/>
      </w:r>
      <w:r w:rsidR="008C6D91" w:rsidRPr="003A24C1">
        <w:t>7/46A</w:t>
      </w:r>
      <w:r w:rsidR="00673A03" w:rsidRPr="003A24C1">
        <w:t>, IRM</w:t>
      </w:r>
      <w:r w:rsidR="004C4F43" w:rsidRPr="003A24C1">
        <w:noBreakHyphen/>
      </w:r>
      <w:r w:rsidR="00673A03" w:rsidRPr="003A24C1">
        <w:t xml:space="preserve">APRM LEVEL, </w:t>
      </w:r>
      <w:r w:rsidR="00773AAC" w:rsidRPr="003A24C1">
        <w:t>indicates 125</w:t>
      </w:r>
      <w:r w:rsidR="008077CA" w:rsidRPr="003A24C1">
        <w:t xml:space="preserve"> (123 to 127</w:t>
      </w:r>
      <w:r w:rsidRPr="003A24C1">
        <w:t>)</w:t>
      </w:r>
      <w:r w:rsidR="0000550C" w:rsidRPr="003A24C1">
        <w:t xml:space="preserve"> on Panel</w:t>
      </w:r>
      <w:r w:rsidR="005C2D4F" w:rsidRPr="003A24C1">
        <w:t> </w:t>
      </w:r>
      <w:r w:rsidR="0000550C" w:rsidRPr="003A24C1">
        <w:t>2</w:t>
      </w:r>
      <w:r w:rsidR="004C4F43" w:rsidRPr="003A24C1">
        <w:noBreakHyphen/>
      </w:r>
      <w:r w:rsidR="0000550C" w:rsidRPr="003A24C1">
        <w:t>9</w:t>
      </w:r>
      <w:r w:rsidR="004C4F43" w:rsidRPr="003A24C1">
        <w:noBreakHyphen/>
      </w:r>
      <w:r w:rsidR="0000550C" w:rsidRPr="003A24C1">
        <w:t>5</w:t>
      </w:r>
      <w:r w:rsidR="00773AAC" w:rsidRPr="003A24C1">
        <w:t>.</w:t>
      </w:r>
      <w:r w:rsidR="00ED4B8C" w:rsidRPr="003A24C1">
        <w:tab/>
        <w:t>________</w:t>
      </w:r>
    </w:p>
    <w:p w:rsidR="00FD3F33" w:rsidRPr="003A24C1" w:rsidRDefault="001D5F2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</w:t>
      </w:r>
      <w:r w:rsidR="00BD29B5" w:rsidRPr="003A24C1">
        <w:t xml:space="preserve">ICS </w:t>
      </w:r>
      <w:r w:rsidRPr="003A24C1">
        <w:t xml:space="preserve">Computer point </w:t>
      </w:r>
      <w:r w:rsidR="005B5281" w:rsidRPr="003A24C1">
        <w:t>IRM A</w:t>
      </w:r>
      <w:r w:rsidRPr="003A24C1">
        <w:t xml:space="preserve"> indicates 125</w:t>
      </w:r>
      <w:r w:rsidR="00BD29B5" w:rsidRPr="003A24C1">
        <w:t xml:space="preserve"> (123 to 127)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484E5E" w:rsidRPr="003A24C1">
        <w:t xml:space="preserve"> IRM </w:t>
      </w:r>
      <w:r w:rsidR="001D5F24" w:rsidRPr="003A24C1">
        <w:t xml:space="preserve">drawer </w:t>
      </w:r>
      <w:r w:rsidR="00484E5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40</w:t>
      </w:r>
      <w:r w:rsidR="00E91658" w:rsidRPr="003A24C1">
        <w:t xml:space="preserve"> position</w:t>
      </w:r>
      <w:r w:rsidRPr="003A24C1">
        <w:t>.</w:t>
      </w:r>
      <w:r w:rsidRPr="003A24C1">
        <w:tab/>
        <w:t>________</w:t>
      </w:r>
    </w:p>
    <w:p w:rsidR="00FD3F33" w:rsidRPr="003A24C1" w:rsidRDefault="0000550C" w:rsidP="003A24C1">
      <w:pPr>
        <w:pStyle w:val="ActionStep1PK"/>
      </w:pPr>
      <w:r w:rsidRPr="003A24C1">
        <w:rPr>
          <w:rStyle w:val="Bold"/>
        </w:rPr>
        <w:t xml:space="preserve">CHECK </w:t>
      </w:r>
      <w:r w:rsidRPr="003A24C1">
        <w:t>IRM drawer fron</w:t>
      </w:r>
      <w:r w:rsidR="00473D5A" w:rsidRPr="003A24C1">
        <w:t>t panel meter indicates between </w:t>
      </w:r>
      <w:r w:rsidRPr="003A24C1">
        <w:t>38</w:t>
      </w:r>
      <w:r w:rsidR="00473D5A" w:rsidRPr="003A24C1">
        <w:t> </w:t>
      </w:r>
      <w:r w:rsidRPr="003A24C1">
        <w:t>and 42 UNITS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D3F33" w:rsidRPr="003A24C1" w:rsidRDefault="0000550C" w:rsidP="003A24C1">
      <w:pPr>
        <w:pStyle w:val="ActionStep1PK"/>
      </w:pPr>
      <w:r w:rsidRPr="003A24C1">
        <w:rPr>
          <w:rStyle w:val="Bold"/>
        </w:rPr>
        <w:t xml:space="preserve">CHECK </w:t>
      </w:r>
      <w:r w:rsidRPr="003A24C1">
        <w:t>IRM drawer DOWNSCALE indicating light is EXTINGUISHED</w:t>
      </w:r>
      <w:r w:rsidR="00BD29B5" w:rsidRPr="003A24C1">
        <w:t xml:space="preserve"> on Panel</w:t>
      </w:r>
      <w:r w:rsidR="005C2D4F" w:rsidRPr="003A24C1">
        <w:t> </w:t>
      </w:r>
      <w:r w:rsidR="00BD29B5" w:rsidRPr="003A24C1">
        <w:t>2</w:t>
      </w:r>
      <w:r w:rsidR="004C4F43" w:rsidRPr="003A24C1">
        <w:noBreakHyphen/>
      </w:r>
      <w:r w:rsidR="00BD29B5" w:rsidRPr="003A24C1">
        <w:t>9</w:t>
      </w:r>
      <w:r w:rsidR="004C4F43" w:rsidRPr="003A24C1">
        <w:noBreakHyphen/>
      </w:r>
      <w:r w:rsidR="00BD29B5" w:rsidRPr="003A24C1">
        <w:t>12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1D5F24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</w:t>
      </w:r>
      <w:r w:rsidR="005B5281" w:rsidRPr="003A24C1">
        <w:t>IRM A</w:t>
      </w:r>
      <w:r w:rsidRPr="003A24C1">
        <w:t xml:space="preserve"> indicates 38</w:t>
      </w:r>
      <w:r w:rsidR="00BD29B5" w:rsidRPr="003A24C1">
        <w:t xml:space="preserve"> to </w:t>
      </w:r>
      <w:r w:rsidRPr="003A24C1">
        <w:t xml:space="preserve">42. </w:t>
      </w:r>
      <w:r w:rsidR="00081901" w:rsidRPr="003A24C1">
        <w:t xml:space="preserve"> </w:t>
      </w:r>
      <w:r w:rsidRPr="003A24C1">
        <w:t>Otherwise,</w:t>
      </w:r>
      <w:r w:rsidR="00473D5A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673A03" w:rsidRPr="003A24C1">
        <w:t xml:space="preserve"> </w:t>
      </w:r>
      <w:r w:rsidR="0059655E" w:rsidRPr="003A24C1">
        <w:t>IRM </w:t>
      </w:r>
      <w:r w:rsidR="001D5F24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ZERO 1</w:t>
      </w:r>
      <w:r w:rsidR="00E91658" w:rsidRPr="003A24C1">
        <w:t xml:space="preserve"> position</w:t>
      </w:r>
      <w:r w:rsidRPr="003A24C1">
        <w:t>.</w:t>
      </w:r>
      <w:r w:rsidRPr="003A24C1">
        <w:tab/>
        <w:t>________</w:t>
      </w:r>
    </w:p>
    <w:p w:rsidR="00FD3F33" w:rsidRPr="003A24C1" w:rsidRDefault="00470B47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546E4A" w:rsidRPr="003A24C1">
        <w:t xml:space="preserve">the </w:t>
      </w:r>
      <w:r w:rsidR="00ED4B8C" w:rsidRPr="003A24C1">
        <w:t>following</w:t>
      </w:r>
      <w:r w:rsidR="006F4121" w:rsidRPr="003A24C1">
        <w:t xml:space="preserve"> on IRM drawer</w:t>
      </w:r>
      <w:r w:rsidR="00ED4B8C" w:rsidRPr="003A24C1">
        <w:t>:</w:t>
      </w:r>
    </w:p>
    <w:p w:rsidR="00FD3F33" w:rsidRPr="003A24C1" w:rsidRDefault="00ED4B8C" w:rsidP="003A24C1">
      <w:pPr>
        <w:pStyle w:val="ActionStep1BulletPK"/>
        <w:keepNext/>
      </w:pPr>
      <w:r w:rsidRPr="003A24C1">
        <w:t>D</w:t>
      </w:r>
      <w:r w:rsidR="001D5F24" w:rsidRPr="003A24C1">
        <w:t>OWNSCALE</w:t>
      </w:r>
      <w:r w:rsidRPr="003A24C1">
        <w:t xml:space="preserve"> indicating light is </w:t>
      </w:r>
      <w:r w:rsidR="0082659C" w:rsidRPr="003A24C1">
        <w:t>ILLUMINATED</w:t>
      </w:r>
      <w:r w:rsidRPr="003A24C1">
        <w:t>.</w:t>
      </w:r>
      <w:r w:rsidRPr="003A24C1">
        <w:tab/>
        <w:t>________</w:t>
      </w:r>
    </w:p>
    <w:p w:rsidR="00FD3F33" w:rsidRPr="003A24C1" w:rsidRDefault="00DA5CC2" w:rsidP="003A24C1">
      <w:pPr>
        <w:pStyle w:val="ActionStep1BulletPK"/>
      </w:pPr>
      <w:r w:rsidRPr="003A24C1">
        <w:t>F</w:t>
      </w:r>
      <w:r w:rsidR="00E43B66" w:rsidRPr="003A24C1">
        <w:t>ront panel meter indicates</w:t>
      </w:r>
      <w:r w:rsidR="00ED4B8C" w:rsidRPr="003A24C1">
        <w:t xml:space="preserve"> 0</w:t>
      </w:r>
      <w:r w:rsidR="00A71E40" w:rsidRPr="003A24C1">
        <w:t> </w:t>
      </w:r>
      <w:r w:rsidR="001D5F24" w:rsidRPr="003A24C1">
        <w:t>UNITS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13E3F" w:rsidP="003A24C1">
      <w:pPr>
        <w:pStyle w:val="ActionStep1PK"/>
      </w:pPr>
      <w:r w:rsidRPr="003A24C1">
        <w:rPr>
          <w:rStyle w:val="Bold"/>
        </w:rPr>
        <w:t xml:space="preserve">RESET </w:t>
      </w:r>
      <w:r w:rsidRPr="003A24C1">
        <w:t xml:space="preserve">local IRM alarms using </w:t>
      </w:r>
      <w:r w:rsidR="00946CA1" w:rsidRPr="003A24C1">
        <w:t>RESET</w:t>
      </w:r>
      <w:r w:rsidR="001B0231" w:rsidRPr="003A24C1">
        <w:t xml:space="preserve"> switch on</w:t>
      </w:r>
      <w:r w:rsidR="00FD64F4" w:rsidRPr="003A24C1">
        <w:t xml:space="preserve"> IRM drawer</w:t>
      </w:r>
      <w:r w:rsidRPr="003A24C1">
        <w:t>.</w:t>
      </w:r>
      <w:r w:rsidR="00ED4B8C" w:rsidRPr="003A24C1">
        <w:rPr>
          <w:rStyle w:val="Bold"/>
        </w:rPr>
        <w:tab/>
      </w:r>
      <w:r w:rsidR="00ED4B8C" w:rsidRPr="003A24C1">
        <w:t>________</w:t>
      </w:r>
    </w:p>
    <w:p w:rsidR="00FD3F33" w:rsidRPr="003A24C1" w:rsidRDefault="006F4121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Pr="003A24C1">
        <w:t xml:space="preserve"> the following on IRM drawer:</w:t>
      </w:r>
    </w:p>
    <w:p w:rsidR="00FD3F33" w:rsidRPr="003A24C1" w:rsidRDefault="00ED4B8C" w:rsidP="003A24C1">
      <w:pPr>
        <w:pStyle w:val="ActionStep1BulletPK"/>
        <w:keepNext/>
      </w:pPr>
      <w:r w:rsidRPr="003A24C1">
        <w:t>U</w:t>
      </w:r>
      <w:r w:rsidR="001D5F24" w:rsidRPr="003A24C1">
        <w:t>PSCALE</w:t>
      </w:r>
      <w:r w:rsidRPr="003A24C1">
        <w:t xml:space="preserve"> H</w:t>
      </w:r>
      <w:r w:rsidR="001D5F24" w:rsidRPr="003A24C1">
        <w:t>IGH</w:t>
      </w:r>
      <w:r w:rsidRPr="003A24C1">
        <w:t xml:space="preserve"> indicating light is </w:t>
      </w:r>
      <w:r w:rsidR="0082659C" w:rsidRPr="003A24C1">
        <w:t>EXTINGUISHED</w:t>
      </w:r>
      <w:r w:rsidRPr="003A24C1">
        <w:t>.</w:t>
      </w:r>
      <w:r w:rsidRPr="003A24C1">
        <w:tab/>
        <w:t>________</w:t>
      </w:r>
    </w:p>
    <w:p w:rsidR="00FD3F33" w:rsidRPr="003A24C1" w:rsidRDefault="001D5F24" w:rsidP="003A24C1">
      <w:pPr>
        <w:pStyle w:val="ActionStep1BulletPK"/>
      </w:pPr>
      <w:r w:rsidRPr="003A24C1">
        <w:t>UPSCALE HIGH</w:t>
      </w:r>
      <w:r w:rsidR="00ED4B8C" w:rsidRPr="003A24C1">
        <w:t> H</w:t>
      </w:r>
      <w:r w:rsidRPr="003A24C1">
        <w:t>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673A03" w:rsidRPr="003A24C1">
        <w:t xml:space="preserve"> IRM </w:t>
      </w:r>
      <w:r w:rsidR="001D5F24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OPERATE</w:t>
      </w:r>
      <w:r w:rsidR="00E91658" w:rsidRPr="003A24C1">
        <w:t xml:space="preserve"> position</w:t>
      </w:r>
      <w:r w:rsidRPr="003A24C1">
        <w:t>.</w:t>
      </w:r>
      <w:r w:rsidR="00D77443" w:rsidRPr="003A24C1">
        <w:tab/>
        <w:t>________</w:t>
      </w:r>
    </w:p>
    <w:p w:rsidR="00FD3F33" w:rsidRPr="003A24C1" w:rsidRDefault="00B13E3F" w:rsidP="003A24C1">
      <w:pPr>
        <w:pStyle w:val="ActionStep1PK"/>
      </w:pPr>
      <w:r w:rsidRPr="003A24C1">
        <w:rPr>
          <w:rStyle w:val="Bold"/>
        </w:rPr>
        <w:t xml:space="preserve">RESET </w:t>
      </w:r>
      <w:r w:rsidRPr="003A24C1">
        <w:t xml:space="preserve">local IRM alarms using </w:t>
      </w:r>
      <w:r w:rsidR="00946CA1" w:rsidRPr="003A24C1">
        <w:t>RESET</w:t>
      </w:r>
      <w:r w:rsidR="001B0231" w:rsidRPr="003A24C1">
        <w:t xml:space="preserve"> switch on</w:t>
      </w:r>
      <w:r w:rsidR="00FD64F4" w:rsidRPr="003A24C1">
        <w:t xml:space="preserve"> IRM drawer</w:t>
      </w:r>
      <w:r w:rsidRPr="003A24C1">
        <w:t>.</w:t>
      </w:r>
      <w:r w:rsidR="00ED4B8C" w:rsidRPr="003A24C1">
        <w:tab/>
        <w:t>________</w:t>
      </w:r>
    </w:p>
    <w:p w:rsidR="00FD3F33" w:rsidRPr="003A24C1" w:rsidRDefault="006F4121" w:rsidP="003A24C1">
      <w:pPr>
        <w:pStyle w:val="ActionStep1PK"/>
        <w:keepNext/>
      </w:pPr>
      <w:r w:rsidRPr="003A24C1">
        <w:rPr>
          <w:rStyle w:val="Bold"/>
        </w:rPr>
        <w:t>CHECK</w:t>
      </w:r>
      <w:r w:rsidRPr="003A24C1">
        <w:t xml:space="preserve"> the following on IRM drawer:</w:t>
      </w:r>
    </w:p>
    <w:p w:rsidR="00FD3F33" w:rsidRPr="003A24C1" w:rsidRDefault="00D86A2C" w:rsidP="003A24C1">
      <w:pPr>
        <w:pStyle w:val="ActionStep1BulletPK"/>
        <w:keepNext/>
      </w:pPr>
      <w:r w:rsidRPr="003A24C1">
        <w:t>INOP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1D5F24" w:rsidP="003A24C1">
      <w:pPr>
        <w:pStyle w:val="ActionStep1BulletPK"/>
        <w:keepNext/>
      </w:pPr>
      <w:r w:rsidRPr="003A24C1">
        <w:t>UPSCALE 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1D5F24" w:rsidP="003A24C1">
      <w:pPr>
        <w:pStyle w:val="ActionStep1BulletPK"/>
      </w:pPr>
      <w:r w:rsidRPr="003A24C1">
        <w:t>UPSCALE HIGH HIGH</w:t>
      </w:r>
      <w:r w:rsidR="00ED4B8C" w:rsidRPr="003A24C1">
        <w:t xml:space="preserve"> indicating light is </w:t>
      </w:r>
      <w:r w:rsidR="0082659C" w:rsidRPr="003A24C1">
        <w:t>EXTINGUISHED</w:t>
      </w:r>
      <w:r w:rsidR="00ED4B8C" w:rsidRPr="003A24C1">
        <w:t>.</w:t>
      </w:r>
      <w:r w:rsidR="00ED4B8C" w:rsidRPr="003A24C1">
        <w:tab/>
        <w:t>________</w:t>
      </w:r>
    </w:p>
    <w:p w:rsidR="0006343C" w:rsidRPr="003A24C1" w:rsidRDefault="00A1630B" w:rsidP="003A24C1">
      <w:pPr>
        <w:pStyle w:val="ActionStep1PK"/>
        <w:keepNext/>
      </w:pPr>
      <w:r w:rsidRPr="003A24C1">
        <w:rPr>
          <w:rStyle w:val="Bold"/>
        </w:rPr>
        <w:t>REQUEST</w:t>
      </w:r>
      <w:r w:rsidRPr="003A24C1">
        <w:t xml:space="preserve"> UO or designee</w:t>
      </w:r>
      <w:r w:rsidR="00BA5EBE" w:rsidRPr="003A24C1">
        <w:t xml:space="preserve"> </w:t>
      </w:r>
      <w:r w:rsidR="0006343C" w:rsidRPr="003A24C1">
        <w:t xml:space="preserve">annotate the following at </w:t>
      </w:r>
      <w:r w:rsidR="00A20424" w:rsidRPr="003A24C1">
        <w:t>Recorder </w:t>
      </w:r>
      <w:r w:rsidR="0006343C" w:rsidRPr="003A24C1">
        <w:t>2</w:t>
      </w:r>
      <w:r w:rsidR="0006343C" w:rsidRPr="003A24C1">
        <w:noBreakHyphen/>
        <w:t>XR</w:t>
      </w:r>
      <w:r w:rsidR="0006343C" w:rsidRPr="003A24C1">
        <w:noBreakHyphen/>
        <w:t>92</w:t>
      </w:r>
      <w:r w:rsidR="0006343C" w:rsidRPr="003A24C1">
        <w:noBreakHyphen/>
        <w:t>7/46A Channel 3 on Panel 2</w:t>
      </w:r>
      <w:r w:rsidR="0006343C" w:rsidRPr="003A24C1">
        <w:noBreakHyphen/>
        <w:t>9</w:t>
      </w:r>
      <w:r w:rsidR="0006343C" w:rsidRPr="003A24C1">
        <w:noBreakHyphen/>
        <w:t>5:</w:t>
      </w:r>
    </w:p>
    <w:p w:rsidR="0006343C" w:rsidRPr="003A24C1" w:rsidRDefault="0006343C" w:rsidP="003A24C1">
      <w:pPr>
        <w:pStyle w:val="ActionStep1BulletPK"/>
        <w:keepNext/>
      </w:pPr>
      <w:r w:rsidRPr="003A24C1">
        <w:t>Channel 3</w:t>
      </w:r>
    </w:p>
    <w:p w:rsidR="0006343C" w:rsidRPr="003A24C1" w:rsidRDefault="0006343C" w:rsidP="003A24C1">
      <w:pPr>
        <w:pStyle w:val="ActionStep1BulletPK"/>
        <w:keepNext/>
      </w:pPr>
      <w:r w:rsidRPr="003A24C1">
        <w:t>2</w:t>
      </w:r>
      <w:r w:rsidRPr="003A24C1">
        <w:noBreakHyphen/>
        <w:t>SR</w:t>
      </w:r>
      <w:r w:rsidRPr="003A24C1">
        <w:noBreakHyphen/>
        <w:t>3.3.1.1.9(IRM A)</w:t>
      </w:r>
    </w:p>
    <w:p w:rsidR="00A1630B" w:rsidRPr="003A24C1" w:rsidRDefault="0006343C" w:rsidP="003A24C1">
      <w:pPr>
        <w:pStyle w:val="ActionStep1BulletPK"/>
      </w:pPr>
      <w:r w:rsidRPr="003A24C1">
        <w:t>Initials</w:t>
      </w:r>
      <w:r w:rsidRPr="003A24C1">
        <w:tab/>
        <w:t>________</w:t>
      </w:r>
    </w:p>
    <w:p w:rsidR="00FD3F33" w:rsidRPr="003A24C1" w:rsidRDefault="00DA5CC2" w:rsidP="003A24C1">
      <w:pPr>
        <w:pStyle w:val="ActionStep1PK"/>
      </w:pPr>
      <w:r w:rsidRPr="003A24C1">
        <w:rPr>
          <w:rStyle w:val="Bold"/>
        </w:rPr>
        <w:t>REQUEST</w:t>
      </w:r>
      <w:r w:rsidRPr="003A24C1">
        <w:t xml:space="preserve"> UO</w:t>
      </w:r>
      <w:r w:rsidRPr="003A24C1">
        <w:rPr>
          <w:rStyle w:val="Bold"/>
        </w:rPr>
        <w:t xml:space="preserve"> </w:t>
      </w:r>
      <w:r w:rsidRPr="003A24C1">
        <w:t>remove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from BYPASS</w:t>
      </w:r>
      <w:r w:rsidR="007A0373" w:rsidRPr="003A24C1">
        <w:t xml:space="preserve"> by removing 2</w:t>
      </w:r>
      <w:r w:rsidR="004C4F43" w:rsidRPr="003A24C1">
        <w:noBreakHyphen/>
      </w:r>
      <w:r w:rsidR="00673A03" w:rsidRPr="003A24C1">
        <w:t>HS</w:t>
      </w:r>
      <w:r w:rsidR="004C4F43" w:rsidRPr="003A24C1">
        <w:noBreakHyphen/>
      </w:r>
      <w:r w:rsidR="00673A03" w:rsidRPr="003A24C1">
        <w:t>92</w:t>
      </w:r>
      <w:r w:rsidR="004C4F43" w:rsidRPr="003A24C1">
        <w:noBreakHyphen/>
      </w:r>
      <w:r w:rsidR="00673A03" w:rsidRPr="003A24C1">
        <w:t>7A/S4A, IRM BYPASS fr</w:t>
      </w:r>
      <w:r w:rsidR="00E27BFC" w:rsidRPr="003A24C1">
        <w:t>om CH</w:t>
      </w:r>
      <w:r w:rsidR="004C4F43" w:rsidRPr="003A24C1">
        <w:noBreakHyphen/>
      </w:r>
      <w:r w:rsidR="007A0373" w:rsidRPr="003A24C1">
        <w:t>A</w:t>
      </w:r>
      <w:r w:rsidR="00E27BFC" w:rsidRPr="003A24C1">
        <w:t xml:space="preserve"> Position</w:t>
      </w:r>
      <w:r w:rsidR="00ED4B8C" w:rsidRPr="003A24C1">
        <w:t>.</w:t>
      </w:r>
      <w:r w:rsidR="009277A5" w:rsidRPr="003A24C1">
        <w:tab/>
        <w:t>________</w:t>
      </w:r>
    </w:p>
    <w:p w:rsidR="00FD3F33" w:rsidRPr="003A24C1" w:rsidRDefault="00470B47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1D5F24" w:rsidRPr="003A24C1">
        <w:t>BYPASS</w:t>
      </w:r>
      <w:r w:rsidR="00ED4B8C" w:rsidRPr="003A24C1">
        <w:t xml:space="preserve"> </w:t>
      </w:r>
      <w:r w:rsidR="005D7436" w:rsidRPr="003A24C1">
        <w:t>IRM CH</w:t>
      </w:r>
      <w:r w:rsidR="002C150E" w:rsidRPr="003A24C1">
        <w:t xml:space="preserve"> A</w:t>
      </w:r>
      <w:r w:rsidR="00ED4B8C" w:rsidRPr="003A24C1">
        <w:t xml:space="preserve"> indicating light is </w:t>
      </w:r>
      <w:r w:rsidR="000338FB" w:rsidRPr="003A24C1">
        <w:t>EXTINGUISHED</w:t>
      </w:r>
      <w:r w:rsidR="006F4121" w:rsidRPr="003A24C1">
        <w:t xml:space="preserve"> on Panel</w:t>
      </w:r>
      <w:r w:rsidR="00A71E40" w:rsidRPr="003A24C1">
        <w:t> </w:t>
      </w:r>
      <w:r w:rsidR="006F4121" w:rsidRPr="003A24C1">
        <w:t>2</w:t>
      </w:r>
      <w:r w:rsidR="004C4F43" w:rsidRPr="003A24C1">
        <w:noBreakHyphen/>
      </w:r>
      <w:r w:rsidR="006F4121" w:rsidRPr="003A24C1">
        <w:t>9</w:t>
      </w:r>
      <w:r w:rsidR="004C4F43" w:rsidRPr="003A24C1">
        <w:noBreakHyphen/>
      </w:r>
      <w:r w:rsidR="005D7436" w:rsidRPr="003A24C1">
        <w:t>12</w:t>
      </w:r>
      <w:r w:rsidR="00ED4B8C" w:rsidRPr="003A24C1">
        <w:t>.</w:t>
      </w:r>
      <w:r w:rsidR="00D77443" w:rsidRPr="003A24C1">
        <w:tab/>
        <w:t>________</w:t>
      </w:r>
    </w:p>
    <w:p w:rsidR="003C7CD6" w:rsidRPr="003A24C1" w:rsidRDefault="006D3916" w:rsidP="003A24C1">
      <w:pPr>
        <w:pStyle w:val="ActionStep1PK"/>
      </w:pPr>
      <w:bookmarkStart w:id="201" w:name="_Ref383492249"/>
      <w:r w:rsidRPr="003A24C1">
        <w:rPr>
          <w:rStyle w:val="Bold"/>
        </w:rPr>
        <w:t>MARK</w:t>
      </w:r>
      <w:r w:rsidRPr="003A24C1">
        <w:t xml:space="preserve"> </w:t>
      </w:r>
      <w:r w:rsidR="00ED4B8C" w:rsidRPr="003A24C1">
        <w:t>Steps </w:t>
      </w:r>
      <w:r w:rsidR="00A26430" w:rsidRPr="003A24C1">
        <w:fldChar w:fldCharType="begin"/>
      </w:r>
      <w:r w:rsidR="00A26430" w:rsidRPr="003A24C1">
        <w:instrText xml:space="preserve"> REF _Ref124740145 \w \h \*MERGEFORMAT </w:instrText>
      </w:r>
      <w:r w:rsidR="00A26430" w:rsidRPr="003A24C1">
        <w:fldChar w:fldCharType="separate"/>
      </w:r>
      <w:r w:rsidR="003A24C1">
        <w:t>6.14[1]</w:t>
      </w:r>
      <w:r w:rsidR="00A26430" w:rsidRPr="003A24C1">
        <w:fldChar w:fldCharType="end"/>
      </w:r>
      <w:r w:rsidR="00ED4B8C" w:rsidRPr="003A24C1">
        <w:t xml:space="preserve"> through </w:t>
      </w:r>
      <w:r w:rsidR="00A26430" w:rsidRPr="003A24C1">
        <w:fldChar w:fldCharType="begin"/>
      </w:r>
      <w:r w:rsidR="00A26430" w:rsidRPr="003A24C1">
        <w:instrText xml:space="preserve"> REF _Ref124739607 \w \h \*MERGEFORMAT </w:instrText>
      </w:r>
      <w:r w:rsidR="00A26430" w:rsidRPr="003A24C1">
        <w:fldChar w:fldCharType="separate"/>
      </w:r>
      <w:r w:rsidR="003A24C1">
        <w:t>6.14[68.3]</w:t>
      </w:r>
      <w:r w:rsidR="00A26430" w:rsidRPr="003A24C1">
        <w:fldChar w:fldCharType="end"/>
      </w:r>
      <w:r w:rsidR="00ED4B8C" w:rsidRPr="003A24C1">
        <w:t xml:space="preserve"> </w:t>
      </w:r>
      <w:r w:rsidR="00E6120E" w:rsidRPr="003A24C1">
        <w:t>N/A</w:t>
      </w:r>
      <w:r w:rsidR="003C7CD6" w:rsidRPr="003A24C1">
        <w:t>.</w:t>
      </w:r>
      <w:r w:rsidR="00CD6ECD" w:rsidRPr="003A24C1">
        <w:tab/>
        <w:t>________</w:t>
      </w:r>
      <w:bookmarkEnd w:id="201"/>
    </w:p>
    <w:p w:rsidR="00FD3F33" w:rsidRPr="003A24C1" w:rsidRDefault="00ED4B8C" w:rsidP="003A24C1">
      <w:pPr>
        <w:pStyle w:val="SubSection"/>
      </w:pPr>
      <w:bookmarkStart w:id="202" w:name="rh_6344887"/>
      <w:bookmarkStart w:id="203" w:name="rh_1939800"/>
      <w:bookmarkStart w:id="204" w:name="rh_7188717"/>
      <w:bookmarkStart w:id="205" w:name="rh_7218652"/>
      <w:bookmarkStart w:id="206" w:name="rh_4177501"/>
      <w:bookmarkStart w:id="207" w:name="rh_9033691"/>
      <w:bookmarkStart w:id="208" w:name="rh_6645496"/>
      <w:bookmarkStart w:id="209" w:name="rh_9146965"/>
      <w:bookmarkStart w:id="210" w:name="rh_0009574"/>
      <w:bookmarkStart w:id="211" w:name="rh_9199404"/>
      <w:bookmarkStart w:id="212" w:name="rh_5675640"/>
      <w:bookmarkStart w:id="213" w:name="rh_5988455"/>
      <w:bookmarkStart w:id="214" w:name="rh_0204136"/>
      <w:bookmarkStart w:id="215" w:name="_Toc68073362"/>
      <w:r w:rsidRPr="003A24C1">
        <w:lastRenderedPageBreak/>
        <w:t>Functional Tes</w:t>
      </w:r>
      <w:r w:rsidR="0024271F" w:rsidRPr="003A24C1">
        <w:t>t of IRM Channel A</w:t>
      </w:r>
      <w:r w:rsidR="00DC5344" w:rsidRPr="003A24C1">
        <w:t xml:space="preserve"> with Reactor Mode </w:t>
      </w:r>
      <w:r w:rsidRPr="003A24C1">
        <w:t>Switch </w:t>
      </w:r>
      <w:r w:rsidR="00DC5344" w:rsidRPr="003A24C1">
        <w:t>NOT</w:t>
      </w:r>
      <w:r w:rsidRPr="003A24C1">
        <w:t xml:space="preserve"> in RUN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FD3F33" w:rsidRPr="003A24C1" w:rsidRDefault="00470B47" w:rsidP="003A24C1">
      <w:pPr>
        <w:pStyle w:val="ActionStep1PK"/>
        <w:keepNext/>
      </w:pPr>
      <w:r w:rsidRPr="003A24C1">
        <w:rPr>
          <w:rStyle w:val="Bold"/>
        </w:rPr>
        <w:t>CHECK</w:t>
      </w:r>
      <w:bookmarkStart w:id="216" w:name="_Ref124740145"/>
      <w:r w:rsidR="00ED4B8C" w:rsidRPr="003A24C1">
        <w:t xml:space="preserve"> following conditions exist for </w:t>
      </w:r>
      <w:r w:rsidR="0024271F" w:rsidRPr="003A24C1">
        <w:t>CHANNEL A</w:t>
      </w:r>
      <w:r w:rsidR="00DC2DA0" w:rsidRPr="003A24C1">
        <w:t xml:space="preserve"> IRM</w:t>
      </w:r>
      <w:r w:rsidR="00ED4B8C" w:rsidRPr="003A24C1">
        <w:t>:</w:t>
      </w:r>
      <w:bookmarkEnd w:id="216"/>
    </w:p>
    <w:p w:rsidR="00FD3F33" w:rsidRPr="003A24C1" w:rsidRDefault="00DC2DA0" w:rsidP="003A24C1">
      <w:pPr>
        <w:pStyle w:val="ActionStep1BulletPK"/>
        <w:keepNext/>
      </w:pPr>
      <w:r w:rsidRPr="003A24C1">
        <w:t xml:space="preserve">IRM </w:t>
      </w:r>
      <w:r w:rsidR="00F91AD0" w:rsidRPr="003A24C1">
        <w:t xml:space="preserve">drawer </w:t>
      </w:r>
      <w:r w:rsidRPr="003A24C1">
        <w:t>M</w:t>
      </w:r>
      <w:r w:rsidR="00796744" w:rsidRPr="003A24C1">
        <w:t>ode</w:t>
      </w:r>
      <w:r w:rsidR="0059655E" w:rsidRPr="003A24C1">
        <w:t xml:space="preserve"> switch</w:t>
      </w:r>
      <w:r w:rsidR="00ED4B8C" w:rsidRPr="003A24C1">
        <w:t> in OPERATE</w:t>
      </w:r>
      <w:r w:rsidR="00E91658" w:rsidRPr="003A24C1">
        <w:t xml:space="preserve"> position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DC2DA0" w:rsidP="003A24C1">
      <w:pPr>
        <w:pStyle w:val="ActionStep1BulletPK"/>
        <w:keepNext/>
      </w:pPr>
      <w:r w:rsidRPr="003A24C1">
        <w:t xml:space="preserve">IRM </w:t>
      </w:r>
      <w:r w:rsidR="00D86A2C" w:rsidRPr="003A24C1">
        <w:t>INOP</w:t>
      </w:r>
      <w:r w:rsidR="00ED4B8C" w:rsidRPr="003A24C1">
        <w:t xml:space="preserve"> indicating light is </w:t>
      </w:r>
      <w:r w:rsidR="000338FB" w:rsidRPr="003A24C1">
        <w:t>EXTINGUISHED</w:t>
      </w:r>
      <w:r w:rsidR="006F4121" w:rsidRPr="003A24C1">
        <w:t xml:space="preserve"> on Panel 2</w:t>
      </w:r>
      <w:r w:rsidR="004C4F43" w:rsidRPr="003A24C1">
        <w:noBreakHyphen/>
      </w:r>
      <w:r w:rsidR="006F4121" w:rsidRPr="003A24C1">
        <w:t>9</w:t>
      </w:r>
      <w:r w:rsidR="004C4F43" w:rsidRPr="003A24C1">
        <w:noBreakHyphen/>
      </w:r>
      <w:r w:rsidR="006F4121" w:rsidRPr="003A24C1">
        <w:t>12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DC2DA0" w:rsidP="003A24C1">
      <w:pPr>
        <w:pStyle w:val="ActionStep1BulletPK"/>
        <w:keepNext/>
      </w:pPr>
      <w:r w:rsidRPr="003A24C1">
        <w:t xml:space="preserve">IRM </w:t>
      </w:r>
      <w:r w:rsidR="00F91AD0" w:rsidRPr="003A24C1">
        <w:t>HIGH HIGH</w:t>
      </w:r>
      <w:r w:rsidR="00ED4B8C" w:rsidRPr="003A24C1">
        <w:t xml:space="preserve"> or </w:t>
      </w:r>
      <w:r w:rsidR="00D86A2C" w:rsidRPr="003A24C1">
        <w:t>INOP</w:t>
      </w:r>
      <w:r w:rsidR="00ED4B8C" w:rsidRPr="003A24C1">
        <w:t xml:space="preserve"> indicating light is </w:t>
      </w:r>
      <w:r w:rsidR="000338FB" w:rsidRPr="003A24C1">
        <w:t>EXTINGUISHED</w:t>
      </w:r>
      <w:r w:rsidR="006F4121" w:rsidRPr="003A24C1">
        <w:t xml:space="preserve"> on Panel</w:t>
      </w:r>
      <w:r w:rsidR="00430554" w:rsidRPr="003A24C1">
        <w:t> </w:t>
      </w:r>
      <w:r w:rsidR="006F4121" w:rsidRPr="003A24C1">
        <w:t>2</w:t>
      </w:r>
      <w:r w:rsidR="004C4F43" w:rsidRPr="003A24C1">
        <w:noBreakHyphen/>
      </w:r>
      <w:r w:rsidR="006F4121" w:rsidRPr="003A24C1">
        <w:t>9</w:t>
      </w:r>
      <w:r w:rsidR="004C4F43" w:rsidRPr="003A24C1">
        <w:noBreakHyphen/>
      </w:r>
      <w:r w:rsidR="006F4121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DC2DA0" w:rsidP="003A24C1">
      <w:pPr>
        <w:pStyle w:val="ActionStep1BulletPK"/>
        <w:keepNext/>
      </w:pPr>
      <w:r w:rsidRPr="003A24C1">
        <w:t xml:space="preserve">IRM </w:t>
      </w:r>
      <w:r w:rsidR="00F91AD0" w:rsidRPr="003A24C1">
        <w:t>HIGH</w:t>
      </w:r>
      <w:r w:rsidR="00ED4B8C" w:rsidRPr="003A24C1">
        <w:t xml:space="preserve"> indicating light is </w:t>
      </w:r>
      <w:r w:rsidR="000338FB" w:rsidRPr="003A24C1">
        <w:t>EXTINGUISHED</w:t>
      </w:r>
      <w:r w:rsidR="006F4121" w:rsidRPr="003A24C1">
        <w:t xml:space="preserve"> on Panel 2</w:t>
      </w:r>
      <w:r w:rsidR="004C4F43" w:rsidRPr="003A24C1">
        <w:noBreakHyphen/>
      </w:r>
      <w:r w:rsidR="006F4121" w:rsidRPr="003A24C1">
        <w:t>9</w:t>
      </w:r>
      <w:r w:rsidR="004C4F43" w:rsidRPr="003A24C1">
        <w:noBreakHyphen/>
      </w:r>
      <w:r w:rsidR="006F4121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DC2DA0" w:rsidP="003A24C1">
      <w:pPr>
        <w:pStyle w:val="ActionStep1BulletPK"/>
      </w:pPr>
      <w:r w:rsidRPr="003A24C1">
        <w:t xml:space="preserve">IRM </w:t>
      </w:r>
      <w:r w:rsidR="00F91AD0" w:rsidRPr="003A24C1">
        <w:t>BYPASSED</w:t>
      </w:r>
      <w:r w:rsidR="00ED4B8C" w:rsidRPr="003A24C1">
        <w:t xml:space="preserve"> indicating light is </w:t>
      </w:r>
      <w:r w:rsidR="000338FB" w:rsidRPr="003A24C1">
        <w:t>ILLUMINATED</w:t>
      </w:r>
      <w:r w:rsidR="006F4121" w:rsidRPr="003A24C1">
        <w:t xml:space="preserve"> on Panel</w:t>
      </w:r>
      <w:r w:rsidR="00430554" w:rsidRPr="003A24C1">
        <w:t> </w:t>
      </w:r>
      <w:r w:rsidR="006F4121" w:rsidRPr="003A24C1">
        <w:t>2</w:t>
      </w:r>
      <w:r w:rsidR="004C4F43" w:rsidRPr="003A24C1">
        <w:noBreakHyphen/>
      </w:r>
      <w:r w:rsidR="006F4121" w:rsidRPr="003A24C1">
        <w:t>9</w:t>
      </w:r>
      <w:r w:rsidR="004C4F43" w:rsidRPr="003A24C1">
        <w:noBreakHyphen/>
      </w:r>
      <w:r w:rsidR="006F4121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91AD0" w:rsidRPr="003A24C1" w:rsidRDefault="00F91AD0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</w:t>
      </w:r>
      <w:r w:rsidR="005C2D4F" w:rsidRPr="003A24C1">
        <w:t>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="00A1630B" w:rsidRPr="003A24C1">
        <w:t>in</w:t>
      </w:r>
      <w:r w:rsidRPr="003A24C1">
        <w:t xml:space="preserve"> ALARM,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REQUEST</w:t>
      </w:r>
      <w:r w:rsidRPr="003A24C1">
        <w:t xml:space="preserve"> UO</w:t>
      </w:r>
      <w:r w:rsidRPr="003A24C1">
        <w:rPr>
          <w:rStyle w:val="Bold"/>
        </w:rPr>
        <w:t xml:space="preserve"> </w:t>
      </w:r>
      <w:r w:rsidRPr="003A24C1">
        <w:t>clear</w:t>
      </w:r>
      <w:r w:rsidRPr="003A24C1">
        <w:rPr>
          <w:rStyle w:val="Bold"/>
        </w:rPr>
        <w:t xml:space="preserve"> </w:t>
      </w:r>
      <w:r w:rsidRPr="003A24C1">
        <w:t>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Pr="003A24C1">
        <w:t xml:space="preserve">). </w:t>
      </w:r>
      <w:r w:rsidR="00081901" w:rsidRPr="003A24C1">
        <w:t xml:space="preserve"> </w:t>
      </w:r>
      <w:r w:rsidRPr="003A24C1">
        <w:t xml:space="preserve">Otherwise, </w:t>
      </w:r>
      <w:r w:rsidR="00DC5344" w:rsidRPr="003A24C1">
        <w:rPr>
          <w:rStyle w:val="Bold"/>
        </w:rPr>
        <w:t>MARK</w:t>
      </w:r>
      <w:r w:rsidR="00DC5344" w:rsidRPr="003A24C1">
        <w:t xml:space="preserve"> </w:t>
      </w:r>
      <w:r w:rsidRPr="003A24C1">
        <w:t>N/A</w:t>
      </w:r>
      <w:r w:rsidR="00081901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</w:t>
      </w:r>
      <w:r w:rsidR="005C2D4F" w:rsidRPr="003A24C1">
        <w:t> </w:t>
      </w:r>
      <w:r w:rsidR="00754C87" w:rsidRPr="003A24C1">
        <w:t>w</w:t>
      </w:r>
      <w:r w:rsidR="005C50BB" w:rsidRPr="003A24C1">
        <w:t>indow 7</w:t>
      </w:r>
      <w:r w:rsidRPr="003A24C1">
        <w:t xml:space="preserve">) </w:t>
      </w:r>
      <w:r w:rsidR="00636E99" w:rsidRPr="003A24C1">
        <w:t xml:space="preserve">are </w:t>
      </w:r>
      <w:r w:rsidR="00636E99" w:rsidRPr="003A24C1">
        <w:rPr>
          <w:rStyle w:val="Bold"/>
        </w:rPr>
        <w:t>NOT</w:t>
      </w:r>
      <w:r w:rsidR="00636E99" w:rsidRPr="003A24C1">
        <w:t xml:space="preserve"> </w:t>
      </w:r>
      <w:r w:rsidR="004F57D5" w:rsidRPr="003A24C1">
        <w:t>cleared</w:t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294B98" w:rsidRPr="003A24C1">
        <w:rPr>
          <w:rStyle w:val="Bold"/>
        </w:rPr>
        <w:t>PERFORM</w:t>
      </w:r>
      <w:r w:rsidRPr="003A24C1">
        <w:t xml:space="preserve"> </w:t>
      </w:r>
      <w:r w:rsidR="00294B98" w:rsidRPr="003A24C1">
        <w:t>the following</w:t>
      </w:r>
      <w:r w:rsidR="00174B3B" w:rsidRPr="003A24C1">
        <w:t>, o</w:t>
      </w:r>
      <w:r w:rsidR="00A21B8F" w:rsidRPr="003A24C1">
        <w:t xml:space="preserve">therwise, </w:t>
      </w:r>
      <w:r w:rsidR="00A21B8F" w:rsidRPr="003A24C1">
        <w:rPr>
          <w:rStyle w:val="Bold"/>
        </w:rPr>
        <w:t>MARK</w:t>
      </w:r>
      <w:r w:rsidR="00A21B8F" w:rsidRPr="003A24C1">
        <w:t xml:space="preserve"> </w:t>
      </w:r>
      <w:r w:rsidR="00A1630B" w:rsidRPr="003A24C1">
        <w:t xml:space="preserve">steps </w:t>
      </w:r>
      <w:r w:rsidR="00A21B8F" w:rsidRPr="003A24C1">
        <w:t>N/A</w:t>
      </w:r>
      <w:r w:rsidR="00A1630B" w:rsidRPr="003A24C1">
        <w:t>:</w:t>
      </w:r>
    </w:p>
    <w:p w:rsidR="00FD3F33" w:rsidRPr="003A24C1" w:rsidRDefault="00ED4B8C" w:rsidP="003A24C1">
      <w:pPr>
        <w:pStyle w:val="ActionStep2PK"/>
        <w:keepNext/>
      </w:pPr>
      <w:bookmarkStart w:id="217" w:name="_Ref124739867"/>
      <w:r w:rsidRPr="003A24C1">
        <w:rPr>
          <w:rStyle w:val="Bold"/>
        </w:rPr>
        <w:t>CONNECT</w:t>
      </w:r>
      <w:r w:rsidRPr="003A24C1">
        <w:t xml:space="preserve"> VOM #1 between terminal </w:t>
      </w:r>
      <w:r w:rsidR="007A0373" w:rsidRPr="003A24C1">
        <w:t>F</w:t>
      </w:r>
      <w:r w:rsidR="004C4F43" w:rsidRPr="003A24C1">
        <w:noBreakHyphen/>
      </w:r>
      <w:r w:rsidR="007A0373" w:rsidRPr="003A24C1">
        <w:t>39 and F</w:t>
      </w:r>
      <w:r w:rsidR="004C4F43" w:rsidRPr="003A24C1">
        <w:noBreakHyphen/>
      </w:r>
      <w:r w:rsidRPr="003A24C1">
        <w:t xml:space="preserve">41 in </w:t>
      </w:r>
      <w:r w:rsidR="00BA01BD" w:rsidRPr="003A24C1">
        <w:t>Panel</w:t>
      </w:r>
      <w:r w:rsidR="00A71E40" w:rsidRPr="003A24C1">
        <w:t> </w:t>
      </w:r>
      <w:r w:rsidR="002C150E" w:rsidRPr="003A24C1">
        <w:t>2</w:t>
      </w:r>
      <w:r w:rsidR="004C4F43" w:rsidRPr="003A24C1">
        <w:noBreakHyphen/>
      </w:r>
      <w:r w:rsidR="002C150E" w:rsidRPr="003A24C1">
        <w:t>9</w:t>
      </w:r>
      <w:r w:rsidR="004C4F43" w:rsidRPr="003A24C1">
        <w:noBreakHyphen/>
      </w:r>
      <w:r w:rsidR="002C150E" w:rsidRPr="003A24C1">
        <w:t>12</w:t>
      </w:r>
      <w:r w:rsidRPr="003A24C1">
        <w:t xml:space="preserve"> to monitor contact action.</w:t>
      </w:r>
      <w:r w:rsidRPr="003A24C1">
        <w:tab/>
        <w:t>________</w:t>
      </w:r>
      <w:bookmarkEnd w:id="217"/>
    </w:p>
    <w:p w:rsidR="00FD3F33" w:rsidRPr="003A24C1" w:rsidRDefault="00D74509" w:rsidP="003A24C1">
      <w:pPr>
        <w:pStyle w:val="ActionStep2PK"/>
        <w:keepNext/>
      </w:pPr>
      <w:r w:rsidRPr="003A24C1">
        <w:rPr>
          <w:rStyle w:val="Bold"/>
        </w:rPr>
        <w:t>CHECK</w:t>
      </w:r>
      <w:r w:rsidR="00ED4B8C" w:rsidRPr="003A24C1">
        <w:t xml:space="preserve"> VOM #1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="00ED4B8C" w:rsidRPr="003A24C1">
        <w:t xml:space="preserve"> indicates contacts are </w:t>
      </w:r>
      <w:r w:rsidR="00DC5344" w:rsidRPr="003A24C1">
        <w:t>CLOSED</w:t>
      </w:r>
      <w:r w:rsidR="00ED4B8C" w:rsidRPr="003A24C1">
        <w:t>.</w:t>
      </w:r>
      <w:r w:rsidR="00ED4B8C" w:rsidRPr="003A24C1">
        <w:tab/>
        <w:t>________</w:t>
      </w:r>
    </w:p>
    <w:p w:rsidR="00D74509" w:rsidRPr="003A24C1" w:rsidRDefault="00D74509" w:rsidP="003A24C1">
      <w:pPr>
        <w:pStyle w:val="ActionStep2PK"/>
        <w:keepNext/>
      </w:pPr>
      <w:bookmarkStart w:id="218" w:name="_Ref383496348"/>
      <w:r w:rsidRPr="003A24C1">
        <w:rPr>
          <w:rStyle w:val="Bold"/>
        </w:rPr>
        <w:t>CONNECT</w:t>
      </w:r>
      <w:r w:rsidR="007A0373" w:rsidRPr="003A24C1">
        <w:t xml:space="preserve"> VOM #2 between terminal F</w:t>
      </w:r>
      <w:r w:rsidR="004C4F43" w:rsidRPr="003A24C1">
        <w:noBreakHyphen/>
      </w:r>
      <w:r w:rsidRPr="003A24C1">
        <w:t xml:space="preserve">45 and </w:t>
      </w:r>
      <w:r w:rsidR="007A0373" w:rsidRPr="003A24C1">
        <w:t>F</w:t>
      </w:r>
      <w:r w:rsidR="004C4F43" w:rsidRPr="003A24C1">
        <w:noBreakHyphen/>
      </w:r>
      <w:r w:rsidRPr="003A24C1">
        <w:t>46 in Panel</w:t>
      </w:r>
      <w:r w:rsidR="00A71E40" w:rsidRPr="003A24C1">
        <w:t> </w:t>
      </w:r>
      <w:r w:rsidR="002C150E" w:rsidRPr="003A24C1">
        <w:t>2</w:t>
      </w:r>
      <w:r w:rsidR="004C4F43" w:rsidRPr="003A24C1">
        <w:noBreakHyphen/>
      </w:r>
      <w:r w:rsidR="002C150E" w:rsidRPr="003A24C1">
        <w:t>9</w:t>
      </w:r>
      <w:r w:rsidR="004C4F43" w:rsidRPr="003A24C1">
        <w:noBreakHyphen/>
      </w:r>
      <w:r w:rsidR="002C150E" w:rsidRPr="003A24C1">
        <w:t>12</w:t>
      </w:r>
      <w:r w:rsidRPr="003A24C1">
        <w:t xml:space="preserve"> to monitor contact action.</w:t>
      </w:r>
      <w:r w:rsidRPr="003A24C1">
        <w:tab/>
        <w:t>________</w:t>
      </w:r>
      <w:bookmarkEnd w:id="218"/>
    </w:p>
    <w:p w:rsidR="00B705DB" w:rsidRPr="003A24C1" w:rsidRDefault="00D74509" w:rsidP="003A24C1">
      <w:pPr>
        <w:pStyle w:val="ActionStep2PK"/>
      </w:pPr>
      <w:r w:rsidRPr="003A24C1">
        <w:rPr>
          <w:rStyle w:val="Bold"/>
        </w:rPr>
        <w:t>CHECK</w:t>
      </w:r>
      <w:r w:rsidR="00ED4B8C" w:rsidRPr="003A24C1">
        <w:t xml:space="preserve"> VOM #2 connected in Step </w:t>
      </w:r>
      <w:r w:rsidR="00294B98" w:rsidRPr="003A24C1">
        <w:fldChar w:fldCharType="begin"/>
      </w:r>
      <w:r w:rsidR="00294B98" w:rsidRPr="003A24C1">
        <w:instrText xml:space="preserve"> REF _Ref383496348 \w \h \*MERGEFORMAT </w:instrText>
      </w:r>
      <w:r w:rsidR="00294B98" w:rsidRPr="003A24C1">
        <w:fldChar w:fldCharType="separate"/>
      </w:r>
      <w:r w:rsidR="003A24C1">
        <w:t>6.14[3.3]</w:t>
      </w:r>
      <w:r w:rsidR="00294B98" w:rsidRPr="003A24C1">
        <w:fldChar w:fldCharType="end"/>
      </w:r>
      <w:r w:rsidR="00ED4B8C" w:rsidRPr="003A24C1">
        <w:t xml:space="preserve"> indicates contacts are </w:t>
      </w:r>
      <w:r w:rsidR="00DC5344" w:rsidRPr="003A24C1">
        <w:t>CLOSED</w:t>
      </w:r>
      <w:r w:rsidR="00ED4B8C" w:rsidRPr="003A24C1">
        <w:t>.</w:t>
      </w:r>
      <w:r w:rsidR="00ED4B8C" w:rsidRPr="003A24C1">
        <w:tab/>
        <w:t>________</w:t>
      </w:r>
    </w:p>
    <w:p w:rsidR="00DC5344" w:rsidRPr="003A24C1" w:rsidRDefault="00DC5344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5513F9" w:rsidRPr="003A24C1">
        <w:trPr>
          <w:cantSplit/>
          <w:tblHeader/>
          <w:jc w:val="center"/>
        </w:trPr>
        <w:tc>
          <w:tcPr>
            <w:tcW w:w="9936" w:type="dxa"/>
          </w:tcPr>
          <w:p w:rsidR="005513F9" w:rsidRPr="003A24C1" w:rsidRDefault="005513F9" w:rsidP="003A24C1">
            <w:pPr>
              <w:pStyle w:val="SpecialMessageHead"/>
            </w:pPr>
            <w:r w:rsidRPr="003A24C1">
              <w:t>NOTE</w:t>
            </w:r>
          </w:p>
        </w:tc>
      </w:tr>
      <w:tr w:rsidR="005513F9" w:rsidRPr="003A24C1">
        <w:trPr>
          <w:cantSplit/>
          <w:jc w:val="center"/>
        </w:trPr>
        <w:tc>
          <w:tcPr>
            <w:tcW w:w="9936" w:type="dxa"/>
          </w:tcPr>
          <w:p w:rsidR="005513F9" w:rsidRPr="003A24C1" w:rsidRDefault="005513F9" w:rsidP="003A24C1">
            <w:pPr>
              <w:pStyle w:val="SpecialMessageText"/>
            </w:pPr>
            <w:r w:rsidRPr="003A24C1">
              <w:t>S</w:t>
            </w:r>
            <w:r w:rsidR="00A21B8F" w:rsidRPr="003A24C1">
              <w:t>teps</w:t>
            </w:r>
            <w:r w:rsidRPr="003A24C1">
              <w:t> </w:t>
            </w:r>
            <w:r w:rsidR="00A26430" w:rsidRPr="003A24C1">
              <w:fldChar w:fldCharType="begin"/>
            </w:r>
            <w:r w:rsidR="00A26430" w:rsidRPr="003A24C1">
              <w:instrText xml:space="preserve"> REF _Ref124740065 \w \h \*MERGEFORMAT </w:instrText>
            </w:r>
            <w:r w:rsidR="00A26430" w:rsidRPr="003A24C1">
              <w:fldChar w:fldCharType="separate"/>
            </w:r>
            <w:r w:rsidR="003A24C1">
              <w:t>6.14[4]</w:t>
            </w:r>
            <w:r w:rsidR="00A26430" w:rsidRPr="003A24C1">
              <w:fldChar w:fldCharType="end"/>
            </w:r>
            <w:r w:rsidR="00FE0EFA" w:rsidRPr="003A24C1">
              <w:t xml:space="preserve"> </w:t>
            </w:r>
            <w:r w:rsidRPr="003A24C1">
              <w:t>and </w:t>
            </w:r>
            <w:r w:rsidR="00A26430" w:rsidRPr="003A24C1">
              <w:fldChar w:fldCharType="begin"/>
            </w:r>
            <w:r w:rsidR="00A26430" w:rsidRPr="003A24C1">
              <w:instrText xml:space="preserve"> REF _Ref124740051 \w \h \*MERGEFORMAT </w:instrText>
            </w:r>
            <w:r w:rsidR="00A26430" w:rsidRPr="003A24C1">
              <w:fldChar w:fldCharType="separate"/>
            </w:r>
            <w:r w:rsidR="003A24C1">
              <w:t>6.14[5]</w:t>
            </w:r>
            <w:r w:rsidR="00A26430" w:rsidRPr="003A24C1">
              <w:fldChar w:fldCharType="end"/>
            </w:r>
            <w:r w:rsidR="00FE0EFA" w:rsidRPr="003A24C1">
              <w:t xml:space="preserve"> </w:t>
            </w:r>
            <w:r w:rsidRPr="003A24C1">
              <w:t>may be performed concurrently.</w:t>
            </w:r>
          </w:p>
        </w:tc>
      </w:tr>
    </w:tbl>
    <w:p w:rsidR="005801A3" w:rsidRPr="003A24C1" w:rsidRDefault="00ED4B8C" w:rsidP="003A24C1">
      <w:pPr>
        <w:pStyle w:val="ActionStep1PK"/>
        <w:keepNext/>
      </w:pPr>
      <w:bookmarkStart w:id="219" w:name="_Ref124740065"/>
      <w:r w:rsidRPr="003A24C1">
        <w:rPr>
          <w:rStyle w:val="Bold"/>
        </w:rPr>
        <w:t>IF</w:t>
      </w:r>
      <w:r w:rsidR="005E497F" w:rsidRPr="003A24C1">
        <w:t xml:space="preserve"> b</w:t>
      </w:r>
      <w:r w:rsidRPr="003A24C1">
        <w:t xml:space="preserve">lue scram links are removed,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CD6ECD" w:rsidRPr="003A24C1">
        <w:rPr>
          <w:rStyle w:val="Bold"/>
        </w:rPr>
        <w:t>PERFORM</w:t>
      </w:r>
      <w:r w:rsidR="00CD6ECD" w:rsidRPr="003A24C1">
        <w:t xml:space="preserve"> </w:t>
      </w:r>
      <w:r w:rsidR="00F24E6B" w:rsidRPr="003A24C1">
        <w:t>the following</w:t>
      </w:r>
      <w:r w:rsidR="00174B3B" w:rsidRPr="003A24C1">
        <w:t>,</w:t>
      </w:r>
      <w:r w:rsidR="00F24E6B" w:rsidRPr="003A24C1">
        <w:t xml:space="preserve"> </w:t>
      </w:r>
      <w:r w:rsidR="00174B3B" w:rsidRPr="003A24C1">
        <w:t>o</w:t>
      </w:r>
      <w:r w:rsidR="00F24E6B" w:rsidRPr="003A24C1">
        <w:t xml:space="preserve">therwise, </w:t>
      </w:r>
      <w:r w:rsidR="005801A3" w:rsidRPr="003A24C1">
        <w:rPr>
          <w:rStyle w:val="Bold"/>
        </w:rPr>
        <w:t>MARK</w:t>
      </w:r>
      <w:r w:rsidR="00E6120E" w:rsidRPr="003A24C1">
        <w:t xml:space="preserve"> </w:t>
      </w:r>
      <w:r w:rsidR="00A1630B" w:rsidRPr="003A24C1">
        <w:t xml:space="preserve">steps </w:t>
      </w:r>
      <w:r w:rsidR="00E6120E" w:rsidRPr="003A24C1">
        <w:t>N/A</w:t>
      </w:r>
      <w:r w:rsidR="00A1630B" w:rsidRPr="003A24C1">
        <w:t>:</w:t>
      </w:r>
    </w:p>
    <w:bookmarkEnd w:id="219"/>
    <w:p w:rsidR="008A2AAC" w:rsidRPr="003A24C1" w:rsidRDefault="00ED4B8C" w:rsidP="003A24C1">
      <w:pPr>
        <w:pStyle w:val="ActionStep2PK"/>
        <w:keepNext/>
      </w:pPr>
      <w:r w:rsidRPr="003A24C1">
        <w:rPr>
          <w:rStyle w:val="Bold"/>
        </w:rPr>
        <w:t>NOTIFY</w:t>
      </w:r>
      <w:r w:rsidRPr="003A24C1">
        <w:t xml:space="preserve"> </w:t>
      </w:r>
      <w:r w:rsidR="00CA1DFE" w:rsidRPr="003A24C1">
        <w:t>Unit SRO</w:t>
      </w:r>
      <w:r w:rsidR="00125AE2" w:rsidRPr="003A24C1">
        <w:t xml:space="preserve"> </w:t>
      </w:r>
      <w:r w:rsidR="008A2AAC" w:rsidRPr="003A24C1">
        <w:t xml:space="preserve">the following </w:t>
      </w:r>
      <w:r w:rsidR="005C2D4F" w:rsidRPr="003A24C1">
        <w:t>will</w:t>
      </w:r>
      <w:r w:rsidR="008A2AAC" w:rsidRPr="003A24C1">
        <w:t xml:space="preserve"> be defeated for performance of this procedure:</w:t>
      </w:r>
    </w:p>
    <w:p w:rsidR="008A2AAC" w:rsidRPr="003A24C1" w:rsidRDefault="008A2AAC" w:rsidP="003A24C1">
      <w:pPr>
        <w:pStyle w:val="ActionStep2BulletPK"/>
        <w:keepNext/>
      </w:pPr>
      <w:r w:rsidRPr="003A24C1">
        <w:t>Reactor manual scram Channel B3 function of SRM's A and C.</w:t>
      </w:r>
    </w:p>
    <w:p w:rsidR="008A2AAC" w:rsidRPr="003A24C1" w:rsidRDefault="00125AE2" w:rsidP="003A24C1">
      <w:pPr>
        <w:pStyle w:val="ActionStep2BulletPK"/>
        <w:keepNext/>
      </w:pPr>
      <w:r w:rsidRPr="003A24C1">
        <w:t>APRM 2</w:t>
      </w:r>
      <w:r w:rsidR="004C4F43" w:rsidRPr="003A24C1">
        <w:noBreakHyphen/>
      </w:r>
      <w:r w:rsidRPr="003A24C1">
        <w:t>out</w:t>
      </w:r>
      <w:r w:rsidR="004C4F43" w:rsidRPr="003A24C1">
        <w:noBreakHyphen/>
      </w:r>
      <w:r w:rsidRPr="003A24C1">
        <w:t>of</w:t>
      </w:r>
      <w:r w:rsidR="004C4F43" w:rsidRPr="003A24C1">
        <w:noBreakHyphen/>
      </w:r>
      <w:r w:rsidRPr="003A24C1">
        <w:t>4 voter C</w:t>
      </w:r>
      <w:r w:rsidR="00ED4B8C" w:rsidRPr="003A24C1">
        <w:t>hannels 1 and 3</w:t>
      </w:r>
      <w:r w:rsidR="008A2AAC" w:rsidRPr="003A24C1">
        <w:t>.</w:t>
      </w:r>
    </w:p>
    <w:p w:rsidR="00FD3F33" w:rsidRPr="003A24C1" w:rsidRDefault="00ED4B8C" w:rsidP="003A24C1">
      <w:pPr>
        <w:pStyle w:val="ActionStep2BulletPK"/>
      </w:pPr>
      <w:r w:rsidRPr="003A24C1">
        <w:t>IRM's A, C, E, and G</w:t>
      </w:r>
      <w:r w:rsidR="008A2AAC"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</w:pPr>
      <w:bookmarkStart w:id="220" w:name="_Ref124739790"/>
      <w:r w:rsidRPr="003A24C1">
        <w:rPr>
          <w:rStyle w:val="Bold"/>
        </w:rPr>
        <w:t>CONNECT</w:t>
      </w:r>
      <w:r w:rsidRPr="003A24C1">
        <w:t xml:space="preserve"> jumper between terminals CC</w:t>
      </w:r>
      <w:r w:rsidR="004C4F43" w:rsidRPr="003A24C1">
        <w:noBreakHyphen/>
      </w:r>
      <w:r w:rsidRPr="003A24C1">
        <w:t>76 and CC</w:t>
      </w:r>
      <w:r w:rsidR="004C4F43" w:rsidRPr="003A24C1">
        <w:noBreakHyphen/>
      </w:r>
      <w:r w:rsidRPr="003A24C1">
        <w:t>77</w:t>
      </w:r>
      <w:r w:rsidR="005A3EDB" w:rsidRPr="003A24C1">
        <w:t>, at Panel</w:t>
      </w:r>
      <w:r w:rsidR="00A71E40" w:rsidRPr="003A24C1">
        <w:t> </w:t>
      </w:r>
      <w:r w:rsidR="007A0373" w:rsidRPr="003A24C1">
        <w:t>2</w:t>
      </w:r>
      <w:r w:rsidR="004C4F43" w:rsidRPr="003A24C1">
        <w:noBreakHyphen/>
      </w:r>
      <w:r w:rsidR="007A0373" w:rsidRPr="003A24C1">
        <w:t>9</w:t>
      </w:r>
      <w:r w:rsidR="004C4F43" w:rsidRPr="003A24C1">
        <w:noBreakHyphen/>
      </w:r>
      <w:r w:rsidR="007A0373" w:rsidRPr="003A24C1">
        <w:t>15</w:t>
      </w:r>
      <w:r w:rsidR="005E497F" w:rsidRPr="003A24C1">
        <w:t>, Bay 2,</w:t>
      </w:r>
      <w:r w:rsidR="005A3EDB" w:rsidRPr="003A24C1">
        <w:t xml:space="preserve"> in Auxiliary Instrument Room</w:t>
      </w:r>
      <w:r w:rsidRPr="003A24C1">
        <w:t>.</w:t>
      </w:r>
      <w:bookmarkEnd w:id="220"/>
      <w:r w:rsidR="00DA7532" w:rsidRPr="003A24C1">
        <w:tab/>
        <w:t>________</w:t>
      </w:r>
      <w:r w:rsidR="00DA7532" w:rsidRPr="003A24C1">
        <w:br/>
      </w:r>
      <w:r w:rsidR="00DA7532" w:rsidRPr="003A24C1">
        <w:tab/>
        <w:t>________</w:t>
      </w:r>
      <w:r w:rsidR="00DA7532" w:rsidRPr="003A24C1">
        <w:br/>
      </w:r>
      <w:r w:rsidR="00DA7532" w:rsidRPr="003A24C1">
        <w:tab/>
        <w:t>CV</w:t>
      </w:r>
    </w:p>
    <w:p w:rsidR="00ED4B8C" w:rsidRPr="003A24C1" w:rsidRDefault="00ED4B8C" w:rsidP="003A24C1">
      <w:pPr>
        <w:pStyle w:val="ActionStep2PK"/>
      </w:pPr>
      <w:r w:rsidRPr="003A24C1">
        <w:rPr>
          <w:rStyle w:val="Bold"/>
        </w:rPr>
        <w:t>RECORD</w:t>
      </w:r>
      <w:r w:rsidR="005513F9" w:rsidRPr="003A24C1">
        <w:t xml:space="preserve"> </w:t>
      </w:r>
      <w:r w:rsidR="005E497F" w:rsidRPr="003A24C1">
        <w:t xml:space="preserve">date and </w:t>
      </w:r>
      <w:r w:rsidR="005513F9" w:rsidRPr="003A24C1">
        <w:t>time jumper was placed.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810"/>
        <w:gridCol w:w="1890"/>
        <w:gridCol w:w="342"/>
        <w:gridCol w:w="864"/>
        <w:gridCol w:w="1440"/>
        <w:gridCol w:w="504"/>
        <w:gridCol w:w="1224"/>
      </w:tblGrid>
      <w:tr w:rsidR="005E497F" w:rsidRPr="003A24C1" w:rsidTr="003F23AF">
        <w:trPr>
          <w:cantSplit/>
          <w:jc w:val="right"/>
        </w:trPr>
        <w:tc>
          <w:tcPr>
            <w:tcW w:w="810" w:type="dxa"/>
          </w:tcPr>
          <w:p w:rsidR="005E497F" w:rsidRPr="003A24C1" w:rsidRDefault="005E497F" w:rsidP="003A24C1">
            <w:pPr>
              <w:pStyle w:val="Table12Right"/>
              <w:spacing w:after="20"/>
            </w:pPr>
            <w:r w:rsidRPr="003A24C1">
              <w:t>Date:</w:t>
            </w:r>
          </w:p>
        </w:tc>
        <w:tc>
          <w:tcPr>
            <w:tcW w:w="1890" w:type="dxa"/>
            <w:tcBorders>
              <w:bottom w:val="single" w:sz="6" w:space="0" w:color="auto"/>
            </w:tcBorders>
          </w:tcPr>
          <w:p w:rsidR="005E497F" w:rsidRPr="003A24C1" w:rsidRDefault="005E497F" w:rsidP="003A24C1">
            <w:pPr>
              <w:pStyle w:val="Table12Right"/>
              <w:spacing w:after="20"/>
            </w:pPr>
          </w:p>
        </w:tc>
        <w:tc>
          <w:tcPr>
            <w:tcW w:w="342" w:type="dxa"/>
          </w:tcPr>
          <w:p w:rsidR="005E497F" w:rsidRPr="003A24C1" w:rsidRDefault="005E497F" w:rsidP="003A24C1">
            <w:pPr>
              <w:pStyle w:val="Table12Right"/>
              <w:spacing w:after="20"/>
            </w:pPr>
          </w:p>
        </w:tc>
        <w:tc>
          <w:tcPr>
            <w:tcW w:w="864" w:type="dxa"/>
          </w:tcPr>
          <w:p w:rsidR="005E497F" w:rsidRPr="003A24C1" w:rsidRDefault="005E497F" w:rsidP="003A24C1">
            <w:pPr>
              <w:pStyle w:val="Table12Right"/>
              <w:spacing w:after="20"/>
            </w:pPr>
            <w:r w:rsidRPr="003A24C1">
              <w:t>Time: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  <w:tc>
          <w:tcPr>
            <w:tcW w:w="504" w:type="dxa"/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</w:tr>
    </w:tbl>
    <w:p w:rsidR="00FD3F33" w:rsidRPr="003A24C1" w:rsidRDefault="00ED4B8C" w:rsidP="003A24C1">
      <w:pPr>
        <w:pStyle w:val="ActionStep1PK"/>
        <w:keepNext/>
      </w:pPr>
      <w:bookmarkStart w:id="221" w:name="_Ref124740051"/>
      <w:r w:rsidRPr="003A24C1">
        <w:rPr>
          <w:rStyle w:val="Bold"/>
        </w:rPr>
        <w:lastRenderedPageBreak/>
        <w:t>IF</w:t>
      </w:r>
      <w:r w:rsidR="005E497F" w:rsidRPr="003A24C1">
        <w:t xml:space="preserve"> r</w:t>
      </w:r>
      <w:r w:rsidRPr="003A24C1">
        <w:t xml:space="preserve">ed scram links are removed,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CD6ECD" w:rsidRPr="003A24C1">
        <w:rPr>
          <w:rStyle w:val="Bold"/>
        </w:rPr>
        <w:t>PERFORM</w:t>
      </w:r>
      <w:r w:rsidR="00CD6ECD" w:rsidRPr="003A24C1">
        <w:t xml:space="preserve"> </w:t>
      </w:r>
      <w:r w:rsidR="008C3ACE" w:rsidRPr="003A24C1">
        <w:t>the following</w:t>
      </w:r>
      <w:r w:rsidR="00174B3B" w:rsidRPr="003A24C1">
        <w:t>,</w:t>
      </w:r>
      <w:r w:rsidR="008C3ACE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8C3ACE" w:rsidRPr="003A24C1">
        <w:rPr>
          <w:rStyle w:val="Bold"/>
        </w:rPr>
        <w:t>MARK</w:t>
      </w:r>
      <w:r w:rsidR="008C3ACE" w:rsidRPr="003A24C1">
        <w:t xml:space="preserve"> </w:t>
      </w:r>
      <w:r w:rsidR="00A1630B" w:rsidRPr="003A24C1">
        <w:t xml:space="preserve">steps </w:t>
      </w:r>
      <w:r w:rsidR="00F837F5" w:rsidRPr="003A24C1">
        <w:t>N/A</w:t>
      </w:r>
      <w:bookmarkEnd w:id="221"/>
      <w:r w:rsidR="00A1630B" w:rsidRPr="003A24C1">
        <w:t>:</w:t>
      </w:r>
    </w:p>
    <w:p w:rsidR="008A2AAC" w:rsidRPr="003A24C1" w:rsidRDefault="00ED4B8C" w:rsidP="003A24C1">
      <w:pPr>
        <w:pStyle w:val="ActionStep2PK"/>
        <w:keepNext/>
      </w:pPr>
      <w:r w:rsidRPr="003A24C1">
        <w:rPr>
          <w:rStyle w:val="Bold"/>
        </w:rPr>
        <w:t>NOTIFY</w:t>
      </w:r>
      <w:r w:rsidRPr="003A24C1">
        <w:t xml:space="preserve"> </w:t>
      </w:r>
      <w:r w:rsidR="00CA1DFE" w:rsidRPr="003A24C1">
        <w:t>Unit SRO</w:t>
      </w:r>
      <w:r w:rsidR="00125AE2" w:rsidRPr="003A24C1">
        <w:t xml:space="preserve"> </w:t>
      </w:r>
      <w:r w:rsidR="00304A54" w:rsidRPr="003A24C1">
        <w:t xml:space="preserve">the following </w:t>
      </w:r>
      <w:r w:rsidR="005C2D4F" w:rsidRPr="003A24C1">
        <w:t>will</w:t>
      </w:r>
      <w:r w:rsidR="00304A54" w:rsidRPr="003A24C1">
        <w:t xml:space="preserve"> be defeated</w:t>
      </w:r>
      <w:r w:rsidR="008A2AAC" w:rsidRPr="003A24C1">
        <w:t xml:space="preserve"> for performance of this procedure:</w:t>
      </w:r>
    </w:p>
    <w:p w:rsidR="00304A54" w:rsidRPr="003A24C1" w:rsidRDefault="00304A54" w:rsidP="003A24C1">
      <w:pPr>
        <w:pStyle w:val="ActionStep2BulletPK"/>
        <w:keepNext/>
      </w:pPr>
      <w:r w:rsidRPr="003A24C1">
        <w:t>R</w:t>
      </w:r>
      <w:r w:rsidR="00125AE2" w:rsidRPr="003A24C1">
        <w:t>eactor manual scram C</w:t>
      </w:r>
      <w:r w:rsidR="00ED4B8C" w:rsidRPr="003A24C1">
        <w:t>hannel A3 function of SRM's </w:t>
      </w:r>
      <w:r w:rsidR="00125AE2" w:rsidRPr="003A24C1">
        <w:t>A and C</w:t>
      </w:r>
      <w:r w:rsidRPr="003A24C1">
        <w:t>.</w:t>
      </w:r>
    </w:p>
    <w:p w:rsidR="00304A54" w:rsidRPr="003A24C1" w:rsidRDefault="00125AE2" w:rsidP="003A24C1">
      <w:pPr>
        <w:pStyle w:val="ActionStep2BulletPK"/>
        <w:keepNext/>
      </w:pPr>
      <w:r w:rsidRPr="003A24C1">
        <w:t>APRM 2</w:t>
      </w:r>
      <w:r w:rsidR="004C4F43" w:rsidRPr="003A24C1">
        <w:noBreakHyphen/>
      </w:r>
      <w:r w:rsidRPr="003A24C1">
        <w:t>out</w:t>
      </w:r>
      <w:r w:rsidR="004C4F43" w:rsidRPr="003A24C1">
        <w:noBreakHyphen/>
      </w:r>
      <w:r w:rsidRPr="003A24C1">
        <w:t>of</w:t>
      </w:r>
      <w:r w:rsidR="004C4F43" w:rsidRPr="003A24C1">
        <w:noBreakHyphen/>
      </w:r>
      <w:r w:rsidRPr="003A24C1">
        <w:t>4 voter C</w:t>
      </w:r>
      <w:r w:rsidR="00ED4B8C" w:rsidRPr="003A24C1">
        <w:t>hannels 1 and 3</w:t>
      </w:r>
      <w:r w:rsidR="00304A54" w:rsidRPr="003A24C1">
        <w:t>.</w:t>
      </w:r>
    </w:p>
    <w:p w:rsidR="004227FA" w:rsidRPr="003A24C1" w:rsidRDefault="00ED4B8C" w:rsidP="003A24C1">
      <w:pPr>
        <w:pStyle w:val="ActionStep2BulletPK"/>
        <w:keepNext/>
      </w:pPr>
      <w:r w:rsidRPr="003A24C1">
        <w:t>IRM's A, C, E, and G.</w:t>
      </w:r>
      <w:r w:rsidR="008A2AAC" w:rsidRPr="003A24C1">
        <w:tab/>
        <w:t>________</w:t>
      </w:r>
    </w:p>
    <w:p w:rsidR="004227FA" w:rsidRPr="003A24C1" w:rsidRDefault="00ED4B8C" w:rsidP="003A24C1">
      <w:pPr>
        <w:pStyle w:val="ActionStep2PK"/>
      </w:pPr>
      <w:bookmarkStart w:id="222" w:name="_Ref124739593"/>
      <w:r w:rsidRPr="003A24C1">
        <w:rPr>
          <w:rStyle w:val="Bold"/>
        </w:rPr>
        <w:t>CONNECT</w:t>
      </w:r>
      <w:r w:rsidRPr="003A24C1">
        <w:t xml:space="preserve"> jumper between terminals CC</w:t>
      </w:r>
      <w:r w:rsidR="004C4F43" w:rsidRPr="003A24C1">
        <w:noBreakHyphen/>
      </w:r>
      <w:r w:rsidRPr="003A24C1">
        <w:t>74 and CC</w:t>
      </w:r>
      <w:r w:rsidR="004C4F43" w:rsidRPr="003A24C1">
        <w:noBreakHyphen/>
      </w:r>
      <w:r w:rsidRPr="003A24C1">
        <w:t>75</w:t>
      </w:r>
      <w:r w:rsidR="00843515" w:rsidRPr="003A24C1">
        <w:t xml:space="preserve"> at Panel</w:t>
      </w:r>
      <w:r w:rsidR="00A71E40" w:rsidRPr="003A24C1">
        <w:t> </w:t>
      </w:r>
      <w:r w:rsidR="007A0373" w:rsidRPr="003A24C1">
        <w:t>2</w:t>
      </w:r>
      <w:r w:rsidR="004C4F43" w:rsidRPr="003A24C1">
        <w:noBreakHyphen/>
      </w:r>
      <w:r w:rsidR="007A0373" w:rsidRPr="003A24C1">
        <w:t>9</w:t>
      </w:r>
      <w:r w:rsidR="004C4F43" w:rsidRPr="003A24C1">
        <w:noBreakHyphen/>
      </w:r>
      <w:r w:rsidR="007A0373" w:rsidRPr="003A24C1">
        <w:t>15</w:t>
      </w:r>
      <w:r w:rsidR="00EC2C20" w:rsidRPr="003A24C1">
        <w:t>,</w:t>
      </w:r>
      <w:r w:rsidR="005E497F" w:rsidRPr="003A24C1">
        <w:t xml:space="preserve"> Bay 2,</w:t>
      </w:r>
      <w:r w:rsidR="00843515" w:rsidRPr="003A24C1">
        <w:t xml:space="preserve"> in Auxiliary Instrument Room</w:t>
      </w:r>
      <w:r w:rsidRPr="003A24C1">
        <w:t>.</w:t>
      </w:r>
      <w:bookmarkEnd w:id="222"/>
      <w:r w:rsidR="00DA7532" w:rsidRPr="003A24C1">
        <w:tab/>
        <w:t>________</w:t>
      </w:r>
      <w:r w:rsidR="00DA7532" w:rsidRPr="003A24C1">
        <w:br/>
      </w:r>
      <w:r w:rsidR="00DA7532" w:rsidRPr="003A24C1">
        <w:tab/>
        <w:t>________</w:t>
      </w:r>
      <w:r w:rsidR="00DA7532" w:rsidRPr="003A24C1">
        <w:br/>
      </w:r>
      <w:r w:rsidR="00DA7532" w:rsidRPr="003A24C1">
        <w:tab/>
        <w:t>CV</w:t>
      </w:r>
    </w:p>
    <w:p w:rsidR="008A2AAC" w:rsidRPr="003A24C1" w:rsidRDefault="00ED4B8C" w:rsidP="003A24C1">
      <w:pPr>
        <w:pStyle w:val="ActionStep2PK"/>
        <w:keepNext/>
      </w:pPr>
      <w:r w:rsidRPr="003A24C1">
        <w:rPr>
          <w:rStyle w:val="Bold"/>
        </w:rPr>
        <w:t>RECORD</w:t>
      </w:r>
      <w:r w:rsidR="005513F9" w:rsidRPr="003A24C1">
        <w:t xml:space="preserve"> </w:t>
      </w:r>
      <w:r w:rsidR="005E497F" w:rsidRPr="003A24C1">
        <w:t xml:space="preserve">date and </w:t>
      </w:r>
      <w:r w:rsidR="005513F9" w:rsidRPr="003A24C1">
        <w:t>time jumper was placed.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810"/>
        <w:gridCol w:w="1890"/>
        <w:gridCol w:w="342"/>
        <w:gridCol w:w="864"/>
        <w:gridCol w:w="1440"/>
        <w:gridCol w:w="504"/>
        <w:gridCol w:w="1224"/>
      </w:tblGrid>
      <w:tr w:rsidR="005E497F" w:rsidRPr="003A24C1" w:rsidTr="003F23AF">
        <w:trPr>
          <w:cantSplit/>
          <w:jc w:val="right"/>
        </w:trPr>
        <w:tc>
          <w:tcPr>
            <w:tcW w:w="810" w:type="dxa"/>
          </w:tcPr>
          <w:p w:rsidR="005E497F" w:rsidRPr="003A24C1" w:rsidRDefault="005E497F" w:rsidP="003A24C1">
            <w:pPr>
              <w:pStyle w:val="Table12Right"/>
              <w:spacing w:after="20"/>
            </w:pPr>
            <w:r w:rsidRPr="003A24C1">
              <w:t>Date:</w:t>
            </w:r>
          </w:p>
        </w:tc>
        <w:tc>
          <w:tcPr>
            <w:tcW w:w="1890" w:type="dxa"/>
            <w:tcBorders>
              <w:bottom w:val="single" w:sz="6" w:space="0" w:color="auto"/>
            </w:tcBorders>
          </w:tcPr>
          <w:p w:rsidR="005E497F" w:rsidRPr="003A24C1" w:rsidRDefault="005E497F" w:rsidP="003A24C1">
            <w:pPr>
              <w:pStyle w:val="Table12Right"/>
              <w:spacing w:after="20"/>
            </w:pPr>
          </w:p>
        </w:tc>
        <w:tc>
          <w:tcPr>
            <w:tcW w:w="342" w:type="dxa"/>
          </w:tcPr>
          <w:p w:rsidR="005E497F" w:rsidRPr="003A24C1" w:rsidRDefault="005E497F" w:rsidP="003A24C1">
            <w:pPr>
              <w:pStyle w:val="Table12Right"/>
              <w:spacing w:after="20"/>
            </w:pPr>
          </w:p>
        </w:tc>
        <w:tc>
          <w:tcPr>
            <w:tcW w:w="864" w:type="dxa"/>
          </w:tcPr>
          <w:p w:rsidR="005E497F" w:rsidRPr="003A24C1" w:rsidRDefault="005E497F" w:rsidP="003A24C1">
            <w:pPr>
              <w:pStyle w:val="Table12Right"/>
              <w:spacing w:after="20"/>
            </w:pPr>
            <w:r w:rsidRPr="003A24C1">
              <w:t>Time: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  <w:tc>
          <w:tcPr>
            <w:tcW w:w="504" w:type="dxa"/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</w:tcPr>
          <w:p w:rsidR="005E497F" w:rsidRPr="003A24C1" w:rsidRDefault="005E497F" w:rsidP="003A24C1">
            <w:pPr>
              <w:pStyle w:val="Table12Center"/>
              <w:spacing w:after="20"/>
            </w:pPr>
          </w:p>
        </w:tc>
      </w:tr>
    </w:tbl>
    <w:p w:rsidR="00AB20B2" w:rsidRPr="003A24C1" w:rsidRDefault="00AB20B2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AB20B2" w:rsidRPr="003A24C1" w:rsidTr="00AB20B2">
        <w:trPr>
          <w:cantSplit/>
          <w:tblHeader/>
          <w:jc w:val="center"/>
        </w:trPr>
        <w:tc>
          <w:tcPr>
            <w:tcW w:w="9936" w:type="dxa"/>
          </w:tcPr>
          <w:p w:rsidR="00AB20B2" w:rsidRPr="003A24C1" w:rsidRDefault="00AB20B2" w:rsidP="003A24C1">
            <w:pPr>
              <w:pStyle w:val="SpecialMessageHead"/>
            </w:pPr>
            <w:r w:rsidRPr="003A24C1">
              <w:t>NOTE</w:t>
            </w:r>
          </w:p>
        </w:tc>
      </w:tr>
      <w:tr w:rsidR="00AB20B2" w:rsidRPr="003A24C1">
        <w:trPr>
          <w:cantSplit/>
          <w:jc w:val="center"/>
        </w:trPr>
        <w:tc>
          <w:tcPr>
            <w:tcW w:w="9936" w:type="dxa"/>
          </w:tcPr>
          <w:p w:rsidR="00AB20B2" w:rsidRPr="003A24C1" w:rsidRDefault="00D86A2C" w:rsidP="003A24C1">
            <w:pPr>
              <w:pStyle w:val="SpecialMessageText"/>
            </w:pPr>
            <w:r w:rsidRPr="003A24C1">
              <w:t>INOP</w:t>
            </w:r>
            <w:r w:rsidR="00AB20B2" w:rsidRPr="003A24C1">
              <w:t>/</w:t>
            </w:r>
            <w:r w:rsidR="00796744" w:rsidRPr="003A24C1">
              <w:t>INHIBIT pushbutton</w:t>
            </w:r>
            <w:r w:rsidR="00AB20B2" w:rsidRPr="003A24C1">
              <w:t xml:space="preserve"> in the next step remain</w:t>
            </w:r>
            <w:r w:rsidR="003B6E78" w:rsidRPr="003A24C1">
              <w:t>s</w:t>
            </w:r>
            <w:r w:rsidR="00AB20B2" w:rsidRPr="003A24C1">
              <w:t xml:space="preserve"> </w:t>
            </w:r>
            <w:r w:rsidR="00ED3F0C" w:rsidRPr="003A24C1">
              <w:t>PRESSED</w:t>
            </w:r>
            <w:r w:rsidR="00AB20B2" w:rsidRPr="003A24C1">
              <w:t xml:space="preserve"> until Step</w:t>
            </w:r>
            <w:r w:rsidR="00430554" w:rsidRPr="003A24C1">
              <w:t> </w:t>
            </w:r>
            <w:r w:rsidR="00AB20B2" w:rsidRPr="003A24C1">
              <w:fldChar w:fldCharType="begin"/>
            </w:r>
            <w:r w:rsidR="00AB20B2" w:rsidRPr="003A24C1">
              <w:instrText xml:space="preserve"> REF _Ref383411162 \w \h \*MERGEFORMAT </w:instrText>
            </w:r>
            <w:r w:rsidR="00AB20B2" w:rsidRPr="003A24C1">
              <w:fldChar w:fldCharType="separate"/>
            </w:r>
            <w:r w:rsidR="003A24C1">
              <w:t>6.14[38]</w:t>
            </w:r>
            <w:r w:rsidR="00AB20B2" w:rsidRPr="003A24C1">
              <w:fldChar w:fldCharType="end"/>
            </w:r>
            <w:r w:rsidR="005C2D4F" w:rsidRPr="003A24C1">
              <w:t>.</w:t>
            </w:r>
          </w:p>
        </w:tc>
      </w:tr>
    </w:tbl>
    <w:p w:rsidR="00FD3F33" w:rsidRPr="003A24C1" w:rsidRDefault="008B0EF7" w:rsidP="003A24C1">
      <w:pPr>
        <w:pStyle w:val="ActionStep1PK"/>
        <w:keepNext/>
      </w:pPr>
      <w:r w:rsidRPr="003A24C1">
        <w:rPr>
          <w:rStyle w:val="Bold"/>
        </w:rPr>
        <w:t>PRESS</w:t>
      </w:r>
      <w:r w:rsidR="00ED4B8C" w:rsidRPr="003A24C1">
        <w:t xml:space="preserve"> and </w:t>
      </w:r>
      <w:r w:rsidR="00ED4B8C" w:rsidRPr="003A24C1">
        <w:rPr>
          <w:rStyle w:val="Bold"/>
        </w:rPr>
        <w:t>HOLD</w:t>
      </w:r>
      <w:r w:rsidR="00ED4B8C" w:rsidRPr="003A24C1">
        <w:t xml:space="preserve"> </w:t>
      </w:r>
      <w:r w:rsidR="005E497F" w:rsidRPr="003A24C1">
        <w:t>2</w:t>
      </w:r>
      <w:r w:rsidR="004C4F43" w:rsidRPr="003A24C1">
        <w:noBreakHyphen/>
      </w:r>
      <w:r w:rsidR="005E497F" w:rsidRPr="003A24C1">
        <w:t>HS</w:t>
      </w:r>
      <w:r w:rsidR="004C4F43" w:rsidRPr="003A24C1">
        <w:noBreakHyphen/>
      </w:r>
      <w:r w:rsidR="005E497F" w:rsidRPr="003A24C1">
        <w:t>92</w:t>
      </w:r>
      <w:r w:rsidR="004C4F43" w:rsidRPr="003A24C1">
        <w:noBreakHyphen/>
      </w:r>
      <w:r w:rsidR="005E497F" w:rsidRPr="003A24C1">
        <w:t xml:space="preserve">7/41A, IRM CHANNEL A </w:t>
      </w:r>
      <w:r w:rsidR="00D86A2C" w:rsidRPr="003A24C1">
        <w:t>INOP</w:t>
      </w:r>
      <w:r w:rsidR="00951ADD" w:rsidRPr="003A24C1">
        <w:t>/</w:t>
      </w:r>
      <w:r w:rsidR="00796744" w:rsidRPr="003A24C1">
        <w:t>INHIBIT pushbutton</w:t>
      </w:r>
      <w:r w:rsidR="00AB20B2" w:rsidRPr="003A24C1">
        <w:t xml:space="preserve"> </w:t>
      </w:r>
      <w:r w:rsidR="002E0114" w:rsidRPr="003A24C1">
        <w:t xml:space="preserve">on IRM drawer </w:t>
      </w:r>
      <w:r w:rsidR="00AB20B2" w:rsidRPr="003A24C1">
        <w:t>until instructed to release it.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B67573" w:rsidRPr="003A24C1">
        <w:t xml:space="preserve"> </w:t>
      </w:r>
      <w:r w:rsidR="0059655E" w:rsidRPr="003A24C1">
        <w:t>IRM </w:t>
      </w:r>
      <w:r w:rsidR="00F91AD0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ZERO 2 position.</w:t>
      </w:r>
      <w:r w:rsidRPr="003A24C1">
        <w:tab/>
        <w:t>________</w:t>
      </w:r>
    </w:p>
    <w:p w:rsidR="00FD3F33" w:rsidRPr="003A24C1" w:rsidRDefault="00D74509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="00ED4B8C" w:rsidRPr="003A24C1">
        <w:t xml:space="preserve"> the following:</w:t>
      </w:r>
    </w:p>
    <w:p w:rsidR="00FD3F33" w:rsidRPr="003A24C1" w:rsidRDefault="00B67573" w:rsidP="003A24C1">
      <w:pPr>
        <w:pStyle w:val="ActionStep1BulletPK"/>
        <w:keepNext/>
      </w:pPr>
      <w:r w:rsidRPr="003A24C1">
        <w:t xml:space="preserve">IRM </w:t>
      </w:r>
      <w:r w:rsidR="00DE1210" w:rsidRPr="003A24C1">
        <w:t xml:space="preserve">drawer </w:t>
      </w:r>
      <w:r w:rsidR="00ED4B8C" w:rsidRPr="003A24C1">
        <w:t>D</w:t>
      </w:r>
      <w:r w:rsidR="00F91AD0" w:rsidRPr="003A24C1">
        <w:t>OWNSCALE</w:t>
      </w:r>
      <w:r w:rsidR="00ED4B8C" w:rsidRPr="003A24C1">
        <w:t xml:space="preserve"> indicating light is </w:t>
      </w:r>
      <w:r w:rsidR="000338FB" w:rsidRPr="003A24C1">
        <w:t>ILLUMINATED.</w:t>
      </w:r>
      <w:r w:rsidR="008A7ED3" w:rsidRPr="003A24C1">
        <w:tab/>
        <w:t>________</w:t>
      </w:r>
    </w:p>
    <w:p w:rsidR="00FD3F33" w:rsidRPr="003A24C1" w:rsidRDefault="00B67573" w:rsidP="003A24C1">
      <w:pPr>
        <w:pStyle w:val="ActionStep1BulletPK"/>
        <w:keepNext/>
      </w:pPr>
      <w:r w:rsidRPr="003A24C1">
        <w:t xml:space="preserve">IRM </w:t>
      </w:r>
      <w:r w:rsidR="002F537E" w:rsidRPr="003A24C1">
        <w:t>drawer</w:t>
      </w:r>
      <w:r w:rsidR="00ED4B8C" w:rsidRPr="003A24C1">
        <w:t xml:space="preserve"> front panel meter indicates </w:t>
      </w:r>
      <w:r w:rsidR="001163AA" w:rsidRPr="003A24C1">
        <w:t>0</w:t>
      </w:r>
      <w:r w:rsidR="00430554" w:rsidRPr="003A24C1">
        <w:t> </w:t>
      </w:r>
      <w:r w:rsidR="001163AA" w:rsidRPr="003A24C1">
        <w:t>UNITS</w:t>
      </w:r>
      <w:r w:rsidR="00234D9C" w:rsidRPr="003A24C1">
        <w:t xml:space="preserve">. </w:t>
      </w:r>
      <w:r w:rsidR="008A2AAC" w:rsidRPr="003A24C1">
        <w:t>(</w:t>
      </w:r>
      <w:r w:rsidR="001163AA" w:rsidRPr="003A24C1">
        <w:t>0</w:t>
      </w:r>
      <w:r w:rsidR="002F537E" w:rsidRPr="003A24C1">
        <w:t> to 2 UNITS</w:t>
      </w:r>
      <w:r w:rsidR="008A25DC" w:rsidRPr="003A24C1">
        <w:t>)</w:t>
      </w:r>
      <w:r w:rsidR="002F537E" w:rsidRPr="003A24C1">
        <w:t>.</w:t>
      </w:r>
      <w:r w:rsidR="00ED4B8C" w:rsidRPr="003A24C1">
        <w:tab/>
        <w:t>________</w:t>
      </w:r>
    </w:p>
    <w:p w:rsidR="007D20A7" w:rsidRPr="003A24C1" w:rsidRDefault="005E497F" w:rsidP="003A24C1">
      <w:pPr>
        <w:pStyle w:val="ActionStep1BulletPK"/>
      </w:pPr>
      <w:r w:rsidRPr="003A24C1">
        <w:t>CH</w:t>
      </w:r>
      <w:r w:rsidR="007D20A7" w:rsidRPr="003A24C1">
        <w:t xml:space="preserve"> </w:t>
      </w:r>
      <w:r w:rsidR="004F02C4" w:rsidRPr="003A24C1">
        <w:t>3</w:t>
      </w:r>
      <w:r w:rsidR="007D20A7" w:rsidRPr="003A24C1">
        <w:t xml:space="preserve"> of </w:t>
      </w:r>
      <w:r w:rsidR="005C2D4F" w:rsidRPr="003A24C1">
        <w:t>R</w:t>
      </w:r>
      <w:r w:rsidR="007D20A7" w:rsidRPr="003A24C1">
        <w:t>ecorder</w:t>
      </w:r>
      <w:r w:rsidR="005C2D4F" w:rsidRPr="003A24C1">
        <w:t> </w:t>
      </w:r>
      <w:r w:rsidR="008C6D91" w:rsidRPr="003A24C1">
        <w:t>2</w:t>
      </w:r>
      <w:r w:rsidR="004C4F43" w:rsidRPr="003A24C1">
        <w:noBreakHyphen/>
      </w:r>
      <w:r w:rsidR="008C6D91" w:rsidRPr="003A24C1">
        <w:t>XR</w:t>
      </w:r>
      <w:r w:rsidR="004C4F43" w:rsidRPr="003A24C1">
        <w:noBreakHyphen/>
      </w:r>
      <w:r w:rsidR="008C6D91" w:rsidRPr="003A24C1">
        <w:t>92</w:t>
      </w:r>
      <w:r w:rsidR="004C4F43" w:rsidRPr="003A24C1">
        <w:noBreakHyphen/>
      </w:r>
      <w:r w:rsidR="008C6D91" w:rsidRPr="003A24C1">
        <w:t>7/46A</w:t>
      </w:r>
      <w:r w:rsidR="007D20A7" w:rsidRPr="003A24C1">
        <w:t>, IRM</w:t>
      </w:r>
      <w:r w:rsidR="004C4F43" w:rsidRPr="003A24C1">
        <w:noBreakHyphen/>
      </w:r>
      <w:r w:rsidR="007D20A7" w:rsidRPr="003A24C1">
        <w:t>APRM LEVEL, indicates 0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7D20A7" w:rsidRPr="003A24C1">
        <w:t>.</w:t>
      </w:r>
      <w:r w:rsidR="007D20A7" w:rsidRPr="003A24C1">
        <w:tab/>
        <w:t>________</w:t>
      </w:r>
    </w:p>
    <w:p w:rsidR="00F91AD0" w:rsidRPr="003A24C1" w:rsidRDefault="00F91AD0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="00ED3F0C" w:rsidRPr="003A24C1">
        <w:t xml:space="preserve"> Computer point </w:t>
      </w:r>
      <w:r w:rsidR="005B5281" w:rsidRPr="003A24C1">
        <w:t>IRM A</w:t>
      </w:r>
      <w:r w:rsidR="00ED3F0C" w:rsidRPr="003A24C1">
        <w:t xml:space="preserve"> indicates</w:t>
      </w:r>
      <w:r w:rsidRPr="003A24C1">
        <w:t xml:space="preserve"> 0. </w:t>
      </w:r>
      <w:r w:rsidR="00081901" w:rsidRPr="003A24C1">
        <w:t xml:space="preserve"> </w:t>
      </w:r>
      <w:r w:rsidRPr="003A24C1">
        <w:t>Otherwise,</w:t>
      </w:r>
      <w:r w:rsidR="00473D5A" w:rsidRPr="003A24C1">
        <w:t> </w:t>
      </w:r>
      <w:r w:rsidRPr="003A24C1">
        <w:rPr>
          <w:rStyle w:val="Bold"/>
        </w:rPr>
        <w:t>MARK</w:t>
      </w:r>
      <w:r w:rsidR="00473D5A" w:rsidRPr="003A24C1">
        <w:rPr>
          <w:rStyle w:val="Bold"/>
        </w:rPr>
        <w:t> </w:t>
      </w:r>
      <w:r w:rsidRPr="003A24C1">
        <w:t>N/A</w:t>
      </w:r>
      <w:r w:rsidR="00081901" w:rsidRPr="003A24C1">
        <w:t>.</w:t>
      </w:r>
      <w:r w:rsidRPr="003A24C1">
        <w:tab/>
        <w:t>________</w:t>
      </w:r>
    </w:p>
    <w:p w:rsidR="00FD3F33" w:rsidRPr="003A24C1" w:rsidRDefault="00DE1555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B67573" w:rsidRPr="003A24C1">
        <w:t xml:space="preserve">, </w:t>
      </w:r>
      <w:r w:rsidR="0024271F" w:rsidRPr="003A24C1">
        <w:t>CHANNEL A</w:t>
      </w:r>
      <w:r w:rsidR="00B67573" w:rsidRPr="003A24C1">
        <w:t xml:space="preserve"> IRM RANGE SWITCH </w:t>
      </w:r>
      <w:r w:rsidR="00316A50" w:rsidRPr="003A24C1">
        <w:t>in</w:t>
      </w:r>
      <w:r w:rsidR="00CD6ECD" w:rsidRPr="003A24C1">
        <w:t xml:space="preserve"> </w:t>
      </w:r>
      <w:r w:rsidR="008A7ED3" w:rsidRPr="003A24C1">
        <w:t>Position 1.</w:t>
      </w:r>
      <w:r w:rsidR="00E468A4" w:rsidRPr="003A24C1">
        <w:tab/>
        <w:t>________</w:t>
      </w:r>
    </w:p>
    <w:p w:rsidR="00F91AD0" w:rsidRPr="003A24C1" w:rsidRDefault="00F91AD0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IRM DOWNSCALE 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is </w:t>
      </w:r>
      <w:r w:rsidRPr="003A24C1">
        <w:rPr>
          <w:rStyle w:val="Bold"/>
        </w:rPr>
        <w:t>NOT</w:t>
      </w:r>
      <w:r w:rsidRPr="003A24C1">
        <w:t xml:space="preserve"> </w:t>
      </w:r>
      <w:r w:rsidR="00A1630B" w:rsidRPr="003A24C1">
        <w:t>in</w:t>
      </w:r>
      <w:r w:rsidRPr="003A24C1">
        <w:t xml:space="preserve"> ALARM,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Pr="003A24C1">
        <w:t xml:space="preserve"> UO IRM DOWNSCALE 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</w:t>
      </w:r>
      <w:r w:rsidR="005E497F" w:rsidRPr="003A24C1">
        <w:t>is going to</w:t>
      </w:r>
      <w:r w:rsidRPr="003A24C1">
        <w:t xml:space="preserve"> </w:t>
      </w:r>
      <w:r w:rsidR="00ED3F0C" w:rsidRPr="003A24C1">
        <w:t>ALARM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DE1555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remove</w:t>
      </w:r>
      <w:r w:rsidR="003E4184" w:rsidRPr="003A24C1">
        <w:t xml:space="preserve"> </w:t>
      </w:r>
      <w:r w:rsidR="00ED4B8C" w:rsidRPr="003A24C1">
        <w:t xml:space="preserve">IRM </w:t>
      </w:r>
      <w:r w:rsidR="0024271F" w:rsidRPr="003A24C1">
        <w:t>CHANNEL A</w:t>
      </w:r>
      <w:r w:rsidR="00ED4B8C" w:rsidRPr="003A24C1">
        <w:t xml:space="preserve"> from BYPASS</w:t>
      </w:r>
      <w:r w:rsidR="001B0231" w:rsidRPr="003A24C1">
        <w:t xml:space="preserve"> by removing 2</w:t>
      </w:r>
      <w:r w:rsidR="004C4F43" w:rsidRPr="003A24C1">
        <w:noBreakHyphen/>
      </w:r>
      <w:r w:rsidR="00B67573" w:rsidRPr="003A24C1">
        <w:t>HS</w:t>
      </w:r>
      <w:r w:rsidR="004C4F43" w:rsidRPr="003A24C1">
        <w:noBreakHyphen/>
      </w:r>
      <w:r w:rsidR="00B67573" w:rsidRPr="003A24C1">
        <w:t>92</w:t>
      </w:r>
      <w:r w:rsidR="004C4F43" w:rsidRPr="003A24C1">
        <w:noBreakHyphen/>
      </w:r>
      <w:r w:rsidR="00B67573" w:rsidRPr="003A24C1">
        <w:t>7A/S4A, IRM BYPASS from CH</w:t>
      </w:r>
      <w:r w:rsidR="004C4F43" w:rsidRPr="003A24C1">
        <w:noBreakHyphen/>
      </w:r>
      <w:r w:rsidR="001B0231" w:rsidRPr="003A24C1">
        <w:t>A</w:t>
      </w:r>
      <w:r w:rsidR="00B67573" w:rsidRPr="003A24C1">
        <w:t xml:space="preserve"> Position.</w:t>
      </w:r>
      <w:r w:rsidR="00E468A4" w:rsidRPr="003A24C1">
        <w:tab/>
        <w:t>________</w:t>
      </w:r>
    </w:p>
    <w:p w:rsidR="00FD3F33" w:rsidRPr="003A24C1" w:rsidRDefault="004F750A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the following:</w:t>
      </w:r>
    </w:p>
    <w:p w:rsidR="00FD3F33" w:rsidRPr="003A24C1" w:rsidRDefault="00B67573" w:rsidP="003A24C1">
      <w:pPr>
        <w:pStyle w:val="ActionStep1BulletPK"/>
        <w:keepNext/>
      </w:pPr>
      <w:r w:rsidRPr="003A24C1">
        <w:t xml:space="preserve">IRM </w:t>
      </w:r>
      <w:r w:rsidR="00ED4B8C" w:rsidRPr="003A24C1">
        <w:t>B</w:t>
      </w:r>
      <w:r w:rsidR="00F91AD0" w:rsidRPr="003A24C1">
        <w:t>YPASSED</w:t>
      </w:r>
      <w:r w:rsidR="00ED4B8C" w:rsidRPr="003A24C1">
        <w:t xml:space="preserve"> indicating light is </w:t>
      </w:r>
      <w:r w:rsidR="000338FB" w:rsidRPr="003A24C1">
        <w:t>EXTINGUISHED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B67573" w:rsidP="003A24C1">
      <w:pPr>
        <w:pStyle w:val="ActionStep1BulletPK"/>
        <w:keepNext/>
      </w:pPr>
      <w:r w:rsidRPr="003A24C1">
        <w:t>IRM</w:t>
      </w:r>
      <w:r w:rsidR="00ED4B8C" w:rsidRPr="003A24C1">
        <w:t xml:space="preserve"> D</w:t>
      </w:r>
      <w:r w:rsidR="00F379B7" w:rsidRPr="003A24C1">
        <w:t>NSCL</w:t>
      </w:r>
      <w:r w:rsidR="00ED4B8C" w:rsidRPr="003A24C1">
        <w:t xml:space="preserve"> indicating light is </w:t>
      </w:r>
      <w:r w:rsidR="000338FB" w:rsidRPr="003A24C1">
        <w:t>ILLUMINATED</w:t>
      </w:r>
      <w:r w:rsidR="00E66DBE" w:rsidRPr="003A24C1">
        <w:t xml:space="preserve"> on Panel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>IRM DOWNSCALE</w:t>
      </w:r>
      <w:r w:rsidR="00B36BA0" w:rsidRPr="003A24C1">
        <w:t xml:space="preserve"> </w:t>
      </w:r>
      <w:r w:rsidR="006216C7" w:rsidRPr="003A24C1">
        <w:t>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is </w:t>
      </w:r>
      <w:r w:rsidR="00A1630B" w:rsidRPr="003A24C1">
        <w:t>in</w:t>
      </w:r>
      <w:r w:rsidR="003B6E78" w:rsidRPr="003A24C1">
        <w:t xml:space="preserve"> ALARM</w:t>
      </w:r>
      <w:r w:rsidRPr="003A24C1">
        <w:t>.</w:t>
      </w:r>
      <w:r w:rsidRPr="003A24C1">
        <w:tab/>
        <w:t>________</w:t>
      </w:r>
    </w:p>
    <w:p w:rsidR="00FD3F33" w:rsidRPr="003A24C1" w:rsidRDefault="00B67573" w:rsidP="003A24C1">
      <w:pPr>
        <w:pStyle w:val="ActionStep1BulletPK"/>
      </w:pPr>
      <w:r w:rsidRPr="003A24C1">
        <w:t xml:space="preserve">IRM </w:t>
      </w:r>
      <w:r w:rsidR="00E368D9" w:rsidRPr="003A24C1">
        <w:t>drawer</w:t>
      </w:r>
      <w:r w:rsidR="00ED4B8C" w:rsidRPr="003A24C1">
        <w:t xml:space="preserve"> B</w:t>
      </w:r>
      <w:r w:rsidR="00F379B7" w:rsidRPr="003A24C1">
        <w:t>YPASSED</w:t>
      </w:r>
      <w:r w:rsidR="00E368D9" w:rsidRPr="003A24C1">
        <w:t xml:space="preserve"> IRM</w:t>
      </w:r>
      <w:r w:rsidR="00ED4B8C" w:rsidRPr="003A24C1">
        <w:t xml:space="preserve"> indicating light </w:t>
      </w:r>
      <w:r w:rsidR="00F379B7" w:rsidRPr="003A24C1">
        <w:t>is</w:t>
      </w:r>
      <w:r w:rsidR="00ED4B8C" w:rsidRPr="003A24C1">
        <w:t xml:space="preserve"> </w:t>
      </w:r>
      <w:r w:rsidR="000338FB" w:rsidRPr="003A24C1">
        <w:t>EXTINGUISHED</w:t>
      </w:r>
      <w:r w:rsidR="005E497F" w:rsidRPr="003A24C1">
        <w:t xml:space="preserve"> on Panel</w:t>
      </w:r>
      <w:r w:rsidR="00430554" w:rsidRPr="003A24C1">
        <w:t> </w:t>
      </w:r>
      <w:r w:rsidR="005E497F" w:rsidRPr="003A24C1">
        <w:t>2</w:t>
      </w:r>
      <w:r w:rsidR="004C4F43" w:rsidRPr="003A24C1">
        <w:noBreakHyphen/>
      </w:r>
      <w:r w:rsidR="005E497F" w:rsidRPr="003A24C1">
        <w:t>9</w:t>
      </w:r>
      <w:r w:rsidR="004C4F43" w:rsidRPr="003A24C1">
        <w:noBreakHyphen/>
      </w:r>
      <w:r w:rsidR="005E497F" w:rsidRPr="003A24C1">
        <w:t>12</w:t>
      </w:r>
      <w:r w:rsidR="00ED4B8C" w:rsidRPr="003A24C1">
        <w:t>.</w:t>
      </w:r>
      <w:r w:rsidR="00ED4B8C" w:rsidRPr="003A24C1">
        <w:tab/>
        <w:t>________</w:t>
      </w:r>
    </w:p>
    <w:p w:rsidR="00F379B7" w:rsidRPr="003A24C1" w:rsidRDefault="00F379B7" w:rsidP="003A24C1">
      <w:pPr>
        <w:pStyle w:val="ActionStep1PK"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 </w:t>
      </w:r>
      <w:r w:rsidRPr="003A24C1">
        <w:rPr>
          <w:rStyle w:val="Bold"/>
        </w:rPr>
        <w:t>AND</w:t>
      </w:r>
      <w:r w:rsidRPr="003A24C1">
        <w:t xml:space="preserve"> no other IRM </w:t>
      </w:r>
      <w:r w:rsidR="005C2D4F" w:rsidRPr="003A24C1">
        <w:t xml:space="preserve">is </w:t>
      </w:r>
      <w:r w:rsidRPr="003A24C1">
        <w:t xml:space="preserve">bypassed,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="007A0373" w:rsidRPr="003A24C1">
        <w:t xml:space="preserve"> computer point DIG125</w:t>
      </w:r>
      <w:r w:rsidRPr="003A24C1">
        <w:t xml:space="preserve"> indicates NORMAL.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379B7" w:rsidRPr="003A24C1" w:rsidRDefault="00F379B7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Pr="003A24C1">
        <w:rPr>
          <w:rStyle w:val="Bold"/>
        </w:rPr>
        <w:t>NOT</w:t>
      </w:r>
      <w:r w:rsidRPr="003A24C1">
        <w:t xml:space="preserve"> </w:t>
      </w:r>
      <w:r w:rsidR="00A1630B" w:rsidRPr="003A24C1">
        <w:t>in</w:t>
      </w:r>
      <w:r w:rsidRPr="003A24C1">
        <w:t xml:space="preserve"> ALARM,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Pr="003A24C1">
        <w:t xml:space="preserve"> UO 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Pr="003A24C1">
        <w:t xml:space="preserve">) </w:t>
      </w:r>
      <w:r w:rsidR="005E497F" w:rsidRPr="003A24C1">
        <w:t>is going to</w:t>
      </w:r>
      <w:r w:rsidRPr="003A24C1">
        <w:t xml:space="preserve"> </w:t>
      </w:r>
      <w:r w:rsidR="00ED3F0C" w:rsidRPr="003A24C1">
        <w:t>ALARM</w:t>
      </w:r>
      <w:r w:rsidRPr="003A24C1">
        <w:t>.</w:t>
      </w:r>
      <w:r w:rsidR="00ED3F0C" w:rsidRPr="003A24C1">
        <w:t xml:space="preserve"> </w:t>
      </w:r>
      <w:r w:rsidR="00081901" w:rsidRPr="003A24C1">
        <w:t xml:space="preserve"> </w:t>
      </w:r>
      <w:r w:rsidRPr="003A24C1">
        <w:t>Otherwise,</w:t>
      </w:r>
      <w:r w:rsidR="002B21C1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DE1555" w:rsidP="003A24C1">
      <w:pPr>
        <w:pStyle w:val="ActionStep1PK"/>
      </w:pPr>
      <w:r w:rsidRPr="003A24C1">
        <w:rPr>
          <w:rStyle w:val="Bold"/>
        </w:rPr>
        <w:t>REQUEST</w:t>
      </w:r>
      <w:r w:rsidRPr="003A24C1">
        <w:t xml:space="preserve"> 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B67573" w:rsidRPr="003A24C1">
        <w:t xml:space="preserve">, </w:t>
      </w:r>
      <w:r w:rsidR="0024271F" w:rsidRPr="003A24C1">
        <w:t>CHANNEL A</w:t>
      </w:r>
      <w:r w:rsidR="00B67573" w:rsidRPr="003A24C1">
        <w:t xml:space="preserve"> IRM RANGE SWITCH</w:t>
      </w:r>
      <w:r w:rsidR="00ED4B8C" w:rsidRPr="003A24C1">
        <w:t> </w:t>
      </w:r>
      <w:r w:rsidR="00316A50" w:rsidRPr="003A24C1">
        <w:t>in</w:t>
      </w:r>
      <w:r w:rsidR="00ED4B8C" w:rsidRPr="003A24C1">
        <w:t xml:space="preserve"> Position 2.</w:t>
      </w:r>
      <w:r w:rsidR="00E468A4" w:rsidRPr="003A24C1">
        <w:tab/>
        <w:t>________</w:t>
      </w:r>
    </w:p>
    <w:p w:rsidR="00FD3F33" w:rsidRPr="003A24C1" w:rsidRDefault="004F750A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ED4B8C" w:rsidRPr="003A24C1">
        <w:t xml:space="preserve">) is </w:t>
      </w:r>
      <w:r w:rsidR="00A1630B" w:rsidRPr="003A24C1">
        <w:t>in</w:t>
      </w:r>
      <w:r w:rsidR="00E03F9C" w:rsidRPr="003A24C1">
        <w:t xml:space="preserve"> ALARM</w:t>
      </w:r>
      <w:r w:rsidR="00ED4B8C" w:rsidRPr="003A24C1">
        <w:t xml:space="preserve"> </w:t>
      </w:r>
      <w:r w:rsidR="00B36BA0" w:rsidRPr="003A24C1">
        <w:t xml:space="preserve">or </w:t>
      </w:r>
      <w:r w:rsidR="007F6EE5" w:rsidRPr="003A24C1">
        <w:t xml:space="preserve">VOM #1 </w:t>
      </w:r>
      <w:r w:rsidR="00ED4B8C" w:rsidRPr="003A24C1">
        <w:t>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="00ED4B8C" w:rsidRPr="003A24C1">
        <w:t xml:space="preserve">, indicates contacts </w:t>
      </w:r>
      <w:r w:rsidR="00C42443" w:rsidRPr="003A24C1">
        <w:t>OPEN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379B7" w:rsidRPr="003A24C1" w:rsidRDefault="00F379B7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 AND </w:t>
      </w:r>
      <w:r w:rsidR="00A8574A" w:rsidRPr="003A24C1">
        <w:t>2</w:t>
      </w:r>
      <w:r w:rsidR="00A8574A" w:rsidRPr="003A24C1">
        <w:noBreakHyphen/>
        <w:t>HS</w:t>
      </w:r>
      <w:r w:rsidR="00A8574A" w:rsidRPr="003A24C1">
        <w:noBreakHyphen/>
        <w:t>99</w:t>
      </w:r>
      <w:r w:rsidR="00A8574A" w:rsidRPr="003A24C1">
        <w:noBreakHyphen/>
        <w:t>5A/S1</w:t>
      </w:r>
      <w:r w:rsidRPr="003A24C1">
        <w:t xml:space="preserve"> is </w:t>
      </w:r>
      <w:r w:rsidRPr="003A24C1">
        <w:rPr>
          <w:rStyle w:val="Bold"/>
        </w:rPr>
        <w:t>NOT</w:t>
      </w:r>
      <w:r w:rsidR="00EC2C20" w:rsidRPr="003A24C1">
        <w:t xml:space="preserve"> in SHUT</w:t>
      </w:r>
      <w:r w:rsidRPr="003A24C1">
        <w:t xml:space="preserve">DOWN,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DIG127 indicated TRIP. </w:t>
      </w:r>
      <w:r w:rsidR="00081901" w:rsidRPr="003A24C1">
        <w:t xml:space="preserve"> </w:t>
      </w:r>
      <w:r w:rsidRPr="003A24C1">
        <w:t>Otherwise,</w:t>
      </w:r>
      <w:r w:rsidR="00E66DBE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in BYPASS</w:t>
      </w:r>
      <w:r w:rsidR="009A3800" w:rsidRPr="003A24C1">
        <w:t xml:space="preserve"> by placing 2</w:t>
      </w:r>
      <w:r w:rsidR="004C4F43" w:rsidRPr="003A24C1">
        <w:noBreakHyphen/>
      </w:r>
      <w:r w:rsidR="00B67573" w:rsidRPr="003A24C1">
        <w:t>HS</w:t>
      </w:r>
      <w:r w:rsidR="004C4F43" w:rsidRPr="003A24C1">
        <w:noBreakHyphen/>
      </w:r>
      <w:r w:rsidR="00B67573" w:rsidRPr="003A24C1">
        <w:t>92</w:t>
      </w:r>
      <w:r w:rsidR="004C4F43" w:rsidRPr="003A24C1">
        <w:noBreakHyphen/>
      </w:r>
      <w:r w:rsidR="00B67573" w:rsidRPr="003A24C1">
        <w:t>7A/S4A, IRM BYPASS in CH</w:t>
      </w:r>
      <w:r w:rsidR="004C4F43" w:rsidRPr="003A24C1">
        <w:noBreakHyphen/>
      </w:r>
      <w:r w:rsidR="00160961" w:rsidRPr="003A24C1">
        <w:t>A</w:t>
      </w:r>
      <w:r w:rsidR="00B67573" w:rsidRPr="003A24C1">
        <w:t xml:space="preserve"> Position.</w:t>
      </w:r>
      <w:r w:rsidR="00E468A4" w:rsidRPr="003A24C1">
        <w:tab/>
        <w:t>________</w:t>
      </w:r>
    </w:p>
    <w:p w:rsidR="00A970C9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B67573" w:rsidRPr="003A24C1">
        <w:t xml:space="preserve"> </w:t>
      </w:r>
      <w:r w:rsidR="0059655E" w:rsidRPr="003A24C1">
        <w:t>IRM </w:t>
      </w:r>
      <w:r w:rsidR="00F379B7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ZERO 1</w:t>
      </w:r>
      <w:r w:rsidR="00E91658" w:rsidRPr="003A24C1">
        <w:t xml:space="preserve"> position</w:t>
      </w:r>
      <w:r w:rsidR="00A970C9" w:rsidRPr="003A24C1">
        <w:t>.</w:t>
      </w:r>
      <w:r w:rsidR="00A970C9" w:rsidRPr="003A24C1">
        <w:tab/>
        <w:t>________</w:t>
      </w:r>
    </w:p>
    <w:p w:rsidR="00A970C9" w:rsidRPr="003A24C1" w:rsidRDefault="001739BB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B67573" w:rsidRPr="003A24C1">
        <w:t xml:space="preserve">IRM </w:t>
      </w:r>
      <w:r w:rsidR="00E368D9" w:rsidRPr="003A24C1">
        <w:t>drawer</w:t>
      </w:r>
      <w:r w:rsidR="00ED4B8C" w:rsidRPr="003A24C1">
        <w:t xml:space="preserve"> front panel meter indicates</w:t>
      </w:r>
      <w:r w:rsidR="00F524C6" w:rsidRPr="003A24C1">
        <w:t xml:space="preserve"> </w:t>
      </w:r>
      <w:r w:rsidR="00ED4B8C" w:rsidRPr="003A24C1">
        <w:t>0</w:t>
      </w:r>
      <w:r w:rsidR="00A71E40" w:rsidRPr="003A24C1">
        <w:t> </w:t>
      </w:r>
      <w:r w:rsidR="00F379B7" w:rsidRPr="003A24C1">
        <w:t>UNITS</w:t>
      </w:r>
      <w:r w:rsidR="00A970C9" w:rsidRPr="003A24C1">
        <w:t>.</w:t>
      </w:r>
      <w:r w:rsidR="00A970C9" w:rsidRPr="003A24C1">
        <w:tab/>
        <w:t>________</w:t>
      </w:r>
    </w:p>
    <w:p w:rsidR="00F379B7" w:rsidRPr="003A24C1" w:rsidRDefault="00F379B7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any local IRM alarms are </w:t>
      </w:r>
      <w:r w:rsidR="00A1630B" w:rsidRPr="003A24C1">
        <w:t>in</w:t>
      </w:r>
      <w:r w:rsidRPr="003A24C1">
        <w:t xml:space="preserve"> ALARM, </w:t>
      </w:r>
      <w:r w:rsidR="007F6EE5" w:rsidRPr="003A24C1">
        <w:rPr>
          <w:rStyle w:val="Bold"/>
        </w:rPr>
        <w:t>THEN</w:t>
      </w:r>
      <w:r w:rsidRPr="003A24C1">
        <w:br/>
      </w:r>
      <w:r w:rsidRPr="003A24C1">
        <w:br/>
      </w:r>
      <w:r w:rsidR="005E497F" w:rsidRPr="003A24C1">
        <w:t xml:space="preserve">Using </w:t>
      </w:r>
      <w:r w:rsidR="00946CA1" w:rsidRPr="003A24C1">
        <w:t>RESET</w:t>
      </w:r>
      <w:r w:rsidR="005E497F" w:rsidRPr="003A24C1">
        <w:t xml:space="preserve"> switch on IRM drawer, </w:t>
      </w:r>
      <w:r w:rsidRPr="003A24C1">
        <w:rPr>
          <w:rStyle w:val="Bold"/>
        </w:rPr>
        <w:t>RESET</w:t>
      </w:r>
      <w:r w:rsidRPr="003A24C1">
        <w:t xml:space="preserve"> local I</w:t>
      </w:r>
      <w:r w:rsidR="00A16434" w:rsidRPr="003A24C1">
        <w:t>RM alarms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="007F6EE5"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="005E497F" w:rsidRPr="003A24C1">
        <w:t xml:space="preserve"> </w:t>
      </w:r>
      <w:r w:rsidRPr="003A24C1">
        <w:t>return</w:t>
      </w:r>
      <w:r w:rsidR="00ED4B8C" w:rsidRPr="003A24C1"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B67573" w:rsidRPr="003A24C1">
        <w:t xml:space="preserve">, </w:t>
      </w:r>
      <w:r w:rsidR="0024271F" w:rsidRPr="003A24C1">
        <w:t>CHANNEL A</w:t>
      </w:r>
      <w:r w:rsidR="00B67573" w:rsidRPr="003A24C1">
        <w:t xml:space="preserve"> IRM RANGE SWITCH </w:t>
      </w:r>
      <w:r w:rsidR="00E468A4" w:rsidRPr="003A24C1">
        <w:t>to</w:t>
      </w:r>
      <w:r w:rsidR="00ED4B8C" w:rsidRPr="003A24C1">
        <w:t xml:space="preserve"> </w:t>
      </w:r>
      <w:r w:rsidR="00E91658" w:rsidRPr="003A24C1">
        <w:t>P</w:t>
      </w:r>
      <w:r w:rsidR="00ED4B8C" w:rsidRPr="003A24C1">
        <w:t>osition 1.</w:t>
      </w:r>
      <w:r w:rsidR="00E468A4"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="005E497F" w:rsidRPr="003A24C1">
        <w:t xml:space="preserve"> </w:t>
      </w:r>
      <w:r w:rsidRPr="003A24C1">
        <w:t>remove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from BYPASS</w:t>
      </w:r>
      <w:r w:rsidR="009A3800" w:rsidRPr="003A24C1">
        <w:t xml:space="preserve"> by removing 2</w:t>
      </w:r>
      <w:r w:rsidR="004C4F43" w:rsidRPr="003A24C1">
        <w:noBreakHyphen/>
      </w:r>
      <w:r w:rsidR="00B67573" w:rsidRPr="003A24C1">
        <w:t>HS</w:t>
      </w:r>
      <w:r w:rsidR="004C4F43" w:rsidRPr="003A24C1">
        <w:noBreakHyphen/>
      </w:r>
      <w:r w:rsidR="00B67573" w:rsidRPr="003A24C1">
        <w:t>92</w:t>
      </w:r>
      <w:r w:rsidR="004C4F43" w:rsidRPr="003A24C1">
        <w:noBreakHyphen/>
      </w:r>
      <w:r w:rsidR="00B67573" w:rsidRPr="003A24C1">
        <w:t>7A/S4A, IRM BYPASS from CH</w:t>
      </w:r>
      <w:r w:rsidR="004C4F43" w:rsidRPr="003A24C1">
        <w:noBreakHyphen/>
      </w:r>
      <w:r w:rsidR="009A3800" w:rsidRPr="003A24C1">
        <w:t>A</w:t>
      </w:r>
      <w:r w:rsidR="00B67573" w:rsidRPr="003A24C1">
        <w:t xml:space="preserve"> Position.</w:t>
      </w:r>
      <w:r w:rsidR="00E468A4" w:rsidRPr="003A24C1">
        <w:tab/>
        <w:t>________</w:t>
      </w:r>
    </w:p>
    <w:p w:rsidR="00FD3F33" w:rsidRPr="003A24C1" w:rsidRDefault="001739BB" w:rsidP="003A24C1">
      <w:pPr>
        <w:pStyle w:val="ActionStep1PK"/>
      </w:pPr>
      <w:r w:rsidRPr="003A24C1">
        <w:rPr>
          <w:rStyle w:val="Bold"/>
        </w:rPr>
        <w:lastRenderedPageBreak/>
        <w:t>CHECK</w:t>
      </w:r>
      <w:r w:rsidR="00ED4B8C" w:rsidRPr="003A24C1">
        <w:t xml:space="preserve"> 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ED4B8C" w:rsidRPr="003A24C1">
        <w:t xml:space="preserve">) is </w:t>
      </w:r>
      <w:r w:rsidR="00E03F9C" w:rsidRPr="003A24C1">
        <w:t>CLEAR</w:t>
      </w:r>
      <w:r w:rsidR="00ED4B8C" w:rsidRPr="003A24C1">
        <w:t xml:space="preserve"> </w:t>
      </w:r>
      <w:r w:rsidR="00B36BA0" w:rsidRPr="003A24C1">
        <w:t xml:space="preserve">or </w:t>
      </w:r>
      <w:r w:rsidR="00ED4B8C" w:rsidRPr="003A24C1">
        <w:t>if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="00ED4B8C" w:rsidRPr="003A24C1">
        <w:t xml:space="preserve">, VOM #1 indicates contacts </w:t>
      </w:r>
      <w:r w:rsidR="00C42443" w:rsidRPr="003A24C1">
        <w:t>CLOSED</w:t>
      </w:r>
      <w:r w:rsidR="00ED4B8C" w:rsidRPr="003A24C1">
        <w:t>.</w:t>
      </w:r>
      <w:r w:rsidR="00ED4B8C" w:rsidRPr="003A24C1">
        <w:tab/>
        <w:t>________</w:t>
      </w:r>
    </w:p>
    <w:p w:rsidR="007F6EE5" w:rsidRPr="003A24C1" w:rsidRDefault="007F6EE5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Pr="003A24C1">
        <w:rPr>
          <w:rStyle w:val="Bold"/>
        </w:rPr>
        <w:t>NOT</w:t>
      </w:r>
      <w:r w:rsidRPr="003A24C1">
        <w:t xml:space="preserve"> </w:t>
      </w:r>
      <w:r w:rsidR="00A1630B" w:rsidRPr="003A24C1">
        <w:t>in</w:t>
      </w:r>
      <w:r w:rsidRPr="003A24C1">
        <w:t xml:space="preserve"> ALARM,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="00E66DBE" w:rsidRPr="003A24C1">
        <w:t xml:space="preserve"> UO</w:t>
      </w:r>
      <w:r w:rsidRPr="003A24C1">
        <w:t xml:space="preserve"> CONTROL ROD WITHDRAWAL BLOCK 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Pr="003A24C1">
        <w:t xml:space="preserve">) </w:t>
      </w:r>
      <w:r w:rsidR="005E497F" w:rsidRPr="003A24C1">
        <w:t>is going to</w:t>
      </w:r>
      <w:r w:rsidRPr="003A24C1">
        <w:t xml:space="preserve"> </w:t>
      </w:r>
      <w:r w:rsidR="00C42443" w:rsidRPr="003A24C1">
        <w:t>ALARM</w:t>
      </w:r>
      <w:r w:rsidRPr="003A24C1">
        <w:t xml:space="preserve">. </w:t>
      </w:r>
      <w:r w:rsidR="00081901" w:rsidRPr="003A24C1">
        <w:t xml:space="preserve"> </w:t>
      </w:r>
      <w:r w:rsidRPr="003A24C1">
        <w:t>Otherwise,</w:t>
      </w:r>
      <w:r w:rsidR="00E66DBE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E57DDE" w:rsidRPr="003A24C1" w:rsidRDefault="00E57DD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CRD platform is </w:t>
      </w:r>
      <w:r w:rsidR="007F6EE5" w:rsidRPr="003A24C1">
        <w:rPr>
          <w:rStyle w:val="Bold"/>
        </w:rPr>
        <w:t>NOT</w:t>
      </w:r>
      <w:r w:rsidRPr="003A24C1">
        <w:t xml:space="preserve"> in </w:t>
      </w:r>
      <w:r w:rsidR="00C42443" w:rsidRPr="003A24C1">
        <w:t>normal</w:t>
      </w:r>
      <w:r w:rsidRPr="003A24C1">
        <w:t xml:space="preserve"> position </w:t>
      </w:r>
      <w:r w:rsidR="007F6EE5" w:rsidRPr="003A24C1">
        <w:rPr>
          <w:rStyle w:val="Bold"/>
        </w:rPr>
        <w:t>OR</w:t>
      </w:r>
      <w:r w:rsidRPr="003A24C1">
        <w:t xml:space="preserve"> </w:t>
      </w:r>
      <w:r w:rsidR="00F8504E" w:rsidRPr="003A24C1">
        <w:t>IRM C</w:t>
      </w:r>
      <w:r w:rsidRPr="003A24C1">
        <w:t xml:space="preserve">ables are </w:t>
      </w:r>
      <w:r w:rsidR="007F6EE5" w:rsidRPr="003A24C1">
        <w:rPr>
          <w:rStyle w:val="Bold"/>
        </w:rPr>
        <w:t>NOT</w:t>
      </w:r>
      <w:r w:rsidRPr="003A24C1">
        <w:t xml:space="preserve"> routed in normal configuration,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MONITOR</w:t>
      </w:r>
      <w:r w:rsidRPr="003A24C1">
        <w:t xml:space="preserve"> IRM detector when being withdrawn. </w:t>
      </w:r>
      <w:r w:rsidR="00A1630B" w:rsidRPr="003A24C1">
        <w:t xml:space="preserve"> </w:t>
      </w:r>
      <w:r w:rsidRPr="003A24C1">
        <w:t>Otherwise</w:t>
      </w:r>
      <w:r w:rsidR="00946CA1" w:rsidRPr="003A24C1">
        <w:t>,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BE33FE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="005E497F" w:rsidRPr="003A24C1">
        <w:t xml:space="preserve"> </w:t>
      </w:r>
      <w:r w:rsidRPr="003A24C1">
        <w:t>withdraw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Detector until </w:t>
      </w:r>
      <w:r w:rsidR="005B5281" w:rsidRPr="003A24C1">
        <w:t>IRM A</w:t>
      </w:r>
      <w:r w:rsidR="00ED4B8C" w:rsidRPr="003A24C1">
        <w:t xml:space="preserve"> detector </w:t>
      </w:r>
      <w:r w:rsidR="00F524C6" w:rsidRPr="003A24C1">
        <w:t>IN</w:t>
      </w:r>
      <w:r w:rsidR="00ED4B8C" w:rsidRPr="003A24C1">
        <w:t xml:space="preserve"> indicating light </w:t>
      </w:r>
      <w:r w:rsidR="00F524C6" w:rsidRPr="003A24C1">
        <w:t>is EXTINGUISHED</w:t>
      </w:r>
      <w:r w:rsidR="00ED4B8C" w:rsidRPr="003A24C1">
        <w:t>.</w:t>
      </w:r>
      <w:r w:rsidR="00E468A4" w:rsidRPr="003A24C1">
        <w:tab/>
        <w:t>________</w:t>
      </w:r>
    </w:p>
    <w:p w:rsidR="00FD3F33" w:rsidRPr="003A24C1" w:rsidRDefault="001739BB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ED4B8C" w:rsidRPr="003A24C1">
        <w:t xml:space="preserve">) is </w:t>
      </w:r>
      <w:r w:rsidR="00686043" w:rsidRPr="003A24C1">
        <w:t>in</w:t>
      </w:r>
      <w:r w:rsidR="003B6E78" w:rsidRPr="003A24C1">
        <w:t xml:space="preserve"> ALARM,</w:t>
      </w:r>
      <w:r w:rsidR="00ED4B8C" w:rsidRPr="003A24C1">
        <w:t xml:space="preserve"> </w:t>
      </w:r>
      <w:r w:rsidR="00B36BA0" w:rsidRPr="003A24C1">
        <w:t xml:space="preserve">or </w:t>
      </w:r>
      <w:r w:rsidR="007F6EE5" w:rsidRPr="003A24C1">
        <w:t>VOM #1</w:t>
      </w:r>
      <w:r w:rsidR="00ED4B8C" w:rsidRPr="003A24C1">
        <w:t xml:space="preserve">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="00ED4B8C" w:rsidRPr="003A24C1">
        <w:t xml:space="preserve">, indicates contacts </w:t>
      </w:r>
      <w:r w:rsidR="00C42443" w:rsidRPr="003A24C1">
        <w:t>OPEN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7F6EE5" w:rsidRPr="003A24C1" w:rsidRDefault="007F6EE5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DIG126 indicates </w:t>
      </w:r>
      <w:r w:rsidR="00D00FEE" w:rsidRPr="003A24C1">
        <w:t>ABNORMAL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E57DDE" w:rsidRPr="003A24C1" w:rsidRDefault="00E57DDE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CRD platform is </w:t>
      </w:r>
      <w:r w:rsidR="009A3800" w:rsidRPr="003A24C1">
        <w:rPr>
          <w:rStyle w:val="Bold"/>
        </w:rPr>
        <w:t>NOT</w:t>
      </w:r>
      <w:r w:rsidR="009A3800" w:rsidRPr="003A24C1">
        <w:t xml:space="preserve"> </w:t>
      </w:r>
      <w:r w:rsidRPr="003A24C1">
        <w:t xml:space="preserve">in normal position </w:t>
      </w:r>
      <w:r w:rsidR="009A3800" w:rsidRPr="003A24C1">
        <w:rPr>
          <w:rStyle w:val="Bold"/>
        </w:rPr>
        <w:t>OR</w:t>
      </w:r>
      <w:r w:rsidR="00686043" w:rsidRPr="003A24C1">
        <w:t xml:space="preserve"> </w:t>
      </w:r>
      <w:r w:rsidRPr="003A24C1">
        <w:t xml:space="preserve">IRM cables are </w:t>
      </w:r>
      <w:r w:rsidR="009A3800" w:rsidRPr="003A24C1">
        <w:rPr>
          <w:rStyle w:val="Bold"/>
        </w:rPr>
        <w:t>NOT</w:t>
      </w:r>
      <w:r w:rsidR="009A3800" w:rsidRPr="003A24C1">
        <w:t xml:space="preserve"> </w:t>
      </w:r>
      <w:r w:rsidRPr="003A24C1">
        <w:t xml:space="preserve">routed in normal configuration,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MONITOR</w:t>
      </w:r>
      <w:r w:rsidRPr="003A24C1">
        <w:t xml:space="preserve"> IRM detector when being inserted. </w:t>
      </w:r>
      <w:r w:rsidR="00081901" w:rsidRPr="003A24C1">
        <w:t xml:space="preserve"> </w:t>
      </w:r>
      <w:r w:rsidRPr="003A24C1">
        <w:t>Otherwise,</w:t>
      </w:r>
      <w:r w:rsidR="00E66DBE" w:rsidRPr="003A24C1">
        <w:t> 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insert</w:t>
      </w:r>
      <w:r w:rsidR="00ED4B8C" w:rsidRPr="003A24C1">
        <w:t xml:space="preserve"> </w:t>
      </w:r>
      <w:r w:rsidR="005B5281" w:rsidRPr="003A24C1">
        <w:t>IRM A</w:t>
      </w:r>
      <w:r w:rsidR="00ED4B8C" w:rsidRPr="003A24C1">
        <w:t xml:space="preserve"> Detector</w:t>
      </w:r>
      <w:r w:rsidR="00E468A4" w:rsidRPr="003A24C1">
        <w:t xml:space="preserve"> to </w:t>
      </w:r>
      <w:r w:rsidR="00C42443" w:rsidRPr="003A24C1">
        <w:t>FULL IN</w:t>
      </w:r>
      <w:r w:rsidR="00E468A4" w:rsidRPr="003A24C1">
        <w:t xml:space="preserve"> position</w:t>
      </w:r>
      <w:r w:rsidR="00ED4B8C" w:rsidRPr="003A24C1">
        <w:t>.</w:t>
      </w:r>
      <w:r w:rsidR="00E468A4" w:rsidRPr="003A24C1">
        <w:tab/>
        <w:t>________</w:t>
      </w:r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t>CHECK</w:t>
      </w:r>
      <w:r w:rsidR="007D20A7" w:rsidRPr="003A24C1">
        <w:rPr>
          <w:rStyle w:val="Bold"/>
        </w:rPr>
        <w:t xml:space="preserve"> </w:t>
      </w:r>
      <w:r w:rsidR="005B5281" w:rsidRPr="003A24C1">
        <w:t>IRM A</w:t>
      </w:r>
      <w:r w:rsidR="00ED4B8C" w:rsidRPr="003A24C1">
        <w:t xml:space="preserve"> detector </w:t>
      </w:r>
      <w:r w:rsidR="007F6EE5" w:rsidRPr="003A24C1">
        <w:t>IN</w:t>
      </w:r>
      <w:r w:rsidR="00ED4B8C" w:rsidRPr="003A24C1">
        <w:t xml:space="preserve"> indicating light is </w:t>
      </w:r>
      <w:r w:rsidR="00E03F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7F6EE5" w:rsidRPr="003A24C1" w:rsidRDefault="007F6EE5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</w:t>
      </w:r>
      <w:r w:rsidR="00042C7D" w:rsidRPr="003A24C1">
        <w:t>OPERABLE</w:t>
      </w:r>
      <w:r w:rsidRPr="003A24C1">
        <w:t xml:space="preserve"> </w:t>
      </w:r>
      <w:r w:rsidRPr="003A24C1">
        <w:rPr>
          <w:rStyle w:val="Bold"/>
        </w:rPr>
        <w:t>AND</w:t>
      </w:r>
      <w:r w:rsidRPr="003A24C1">
        <w:t xml:space="preserve"> no other IRM </w:t>
      </w:r>
      <w:r w:rsidR="00946CA1" w:rsidRPr="003A24C1">
        <w:t xml:space="preserve">is </w:t>
      </w:r>
      <w:r w:rsidRPr="003A24C1">
        <w:t xml:space="preserve">withdrawn,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CHECK</w:t>
      </w:r>
      <w:r w:rsidRPr="003A24C1">
        <w:t xml:space="preserve"> computer point DIG126 indicates NORMAL.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E57DDE" w:rsidP="003A24C1">
      <w:pPr>
        <w:pStyle w:val="ActionStep1PK"/>
      </w:pPr>
      <w:r w:rsidRPr="003A24C1">
        <w:rPr>
          <w:rStyle w:val="Bold"/>
        </w:rPr>
        <w:lastRenderedPageBreak/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reset</w:t>
      </w:r>
      <w:r w:rsidR="00ED4B8C" w:rsidRPr="003A24C1">
        <w:t xml:space="preserve"> affected annunciators.</w:t>
      </w:r>
      <w:r w:rsidR="00ED4B8C" w:rsidRPr="003A24C1">
        <w:tab/>
        <w:t>________</w:t>
      </w:r>
    </w:p>
    <w:p w:rsidR="00FD3F33" w:rsidRPr="003A24C1" w:rsidRDefault="001739BB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7</w:t>
      </w:r>
      <w:r w:rsidR="00ED4B8C" w:rsidRPr="003A24C1">
        <w:t xml:space="preserve">) is </w:t>
      </w:r>
      <w:r w:rsidR="003B6E78" w:rsidRPr="003A24C1">
        <w:t>CLEAR,</w:t>
      </w:r>
      <w:r w:rsidR="00ED4B8C" w:rsidRPr="003A24C1">
        <w:t xml:space="preserve"> </w:t>
      </w:r>
      <w:r w:rsidR="00B36BA0" w:rsidRPr="003A24C1">
        <w:t xml:space="preserve">or </w:t>
      </w:r>
      <w:r w:rsidR="007F6EE5" w:rsidRPr="003A24C1">
        <w:t>VOM #1</w:t>
      </w:r>
      <w:r w:rsidR="00ED4B8C" w:rsidRPr="003A24C1">
        <w:t xml:space="preserve">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="00ED4B8C" w:rsidRPr="003A24C1">
        <w:t xml:space="preserve">, indicates contacts </w:t>
      </w:r>
      <w:r w:rsidR="00C42443" w:rsidRPr="003A24C1">
        <w:t>CLOSED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A970C9" w:rsidP="003A24C1">
      <w:pPr>
        <w:pStyle w:val="ActionStep1PK"/>
      </w:pPr>
      <w:r w:rsidRPr="003A24C1">
        <w:rPr>
          <w:rStyle w:val="Bold"/>
        </w:rPr>
        <w:t>NOTIFY</w:t>
      </w:r>
      <w:r w:rsidRPr="003A24C1">
        <w:t xml:space="preserve"> </w:t>
      </w:r>
      <w:r w:rsidR="00ED4B8C" w:rsidRPr="003A24C1">
        <w:t xml:space="preserve">UO the following steps </w:t>
      </w:r>
      <w:r w:rsidR="005E497F" w:rsidRPr="003A24C1">
        <w:t>are going to</w:t>
      </w:r>
      <w:r w:rsidR="00ED4B8C" w:rsidRPr="003A24C1">
        <w:t xml:space="preserve"> result in a rod block, neutron monitoring system half scram, and associated annunciators.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223" w:name="_Ref383411162"/>
      <w:r w:rsidRPr="003A24C1">
        <w:rPr>
          <w:rStyle w:val="Bold"/>
        </w:rPr>
        <w:t>RELEASE</w:t>
      </w:r>
      <w:r w:rsidRPr="003A24C1">
        <w:t xml:space="preserve"> </w:t>
      </w:r>
      <w:r w:rsidR="00D86A2C" w:rsidRPr="003A24C1">
        <w:t>INOP</w:t>
      </w:r>
      <w:r w:rsidR="00951ADD" w:rsidRPr="003A24C1">
        <w:t>/</w:t>
      </w:r>
      <w:r w:rsidR="00796744" w:rsidRPr="003A24C1">
        <w:t>INHIBIT pushbutton</w:t>
      </w:r>
      <w:r w:rsidR="001B0231" w:rsidRPr="003A24C1">
        <w:t xml:space="preserve"> on</w:t>
      </w:r>
      <w:r w:rsidR="00FD64F4" w:rsidRPr="003A24C1">
        <w:t xml:space="preserve"> IRM drawer</w:t>
      </w:r>
      <w:r w:rsidRPr="003A24C1">
        <w:t>.</w:t>
      </w:r>
      <w:r w:rsidRPr="003A24C1">
        <w:tab/>
        <w:t>________</w:t>
      </w:r>
      <w:bookmarkEnd w:id="223"/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the following:</w:t>
      </w:r>
    </w:p>
    <w:p w:rsidR="00FD3F33" w:rsidRPr="003A24C1" w:rsidRDefault="00393FB5" w:rsidP="003A24C1">
      <w:pPr>
        <w:pStyle w:val="ActionStep1BulletPK"/>
        <w:keepNext/>
      </w:pPr>
      <w:r w:rsidRPr="003A24C1">
        <w:t xml:space="preserve">IRM </w:t>
      </w:r>
      <w:r w:rsidR="00F524C6" w:rsidRPr="003A24C1">
        <w:t>drawer</w:t>
      </w:r>
      <w:r w:rsidR="00ED4B8C" w:rsidRPr="003A24C1">
        <w:t xml:space="preserve"> </w:t>
      </w:r>
      <w:r w:rsidR="00D86A2C" w:rsidRPr="003A24C1">
        <w:t>INOP</w:t>
      </w:r>
      <w:r w:rsidR="00ED4B8C" w:rsidRPr="003A24C1">
        <w:t xml:space="preserve"> indicating light is </w:t>
      </w:r>
      <w:r w:rsidR="00E03F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 xml:space="preserve">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="00686043" w:rsidRPr="003A24C1">
        <w:t>in</w:t>
      </w:r>
      <w:r w:rsidR="003B6E78" w:rsidRPr="003A24C1">
        <w:t xml:space="preserve"> ALARM,</w:t>
      </w:r>
      <w:r w:rsidRPr="003A24C1">
        <w:t xml:space="preserve"> </w:t>
      </w:r>
      <w:r w:rsidR="00B36BA0" w:rsidRPr="003A24C1">
        <w:t xml:space="preserve">or </w:t>
      </w:r>
      <w:r w:rsidR="00F94963" w:rsidRPr="003A24C1">
        <w:t>VOM #1</w:t>
      </w:r>
      <w:r w:rsidRPr="003A24C1">
        <w:t xml:space="preserve">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Pr="003A24C1">
        <w:t xml:space="preserve">, indicates contacts </w:t>
      </w:r>
      <w:r w:rsidR="00C42443" w:rsidRPr="003A24C1">
        <w:t>OPEN</w:t>
      </w:r>
      <w:r w:rsidRPr="003A24C1">
        <w:t>.</w:t>
      </w:r>
      <w:r w:rsidRPr="003A24C1">
        <w:tab/>
        <w:t>_____</w:t>
      </w:r>
      <w:r w:rsidRPr="003A24C1">
        <w:rPr>
          <w:rStyle w:val="ACSignOff"/>
        </w:rPr>
        <w:t>(AC)</w:t>
      </w:r>
    </w:p>
    <w:p w:rsidR="00FD3F33" w:rsidRPr="003A24C1" w:rsidRDefault="007D1C40" w:rsidP="003A24C1">
      <w:pPr>
        <w:pStyle w:val="ActionStep1BulletPK"/>
        <w:keepNext/>
      </w:pPr>
      <w:r w:rsidRPr="003A24C1">
        <w:t>SCRAM SOLENOID GROUP A LOGIC RESET</w:t>
      </w:r>
      <w:r w:rsidR="00ED4B8C" w:rsidRPr="003A24C1">
        <w:t xml:space="preserve"> indicating lights (4) are </w:t>
      </w:r>
      <w:r w:rsidR="00E03F9C" w:rsidRPr="003A24C1">
        <w:t>EXTINGUISHED</w:t>
      </w:r>
      <w:r w:rsidR="00E368D9" w:rsidRPr="003A24C1">
        <w:t xml:space="preserve"> on Panel</w:t>
      </w:r>
      <w:r w:rsidR="0026317E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D3F33" w:rsidRPr="003A24C1" w:rsidRDefault="003F23AF" w:rsidP="003A24C1">
      <w:pPr>
        <w:pStyle w:val="ActionStep1BulletPK"/>
        <w:keepNext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5A/AB, </w:t>
      </w:r>
      <w:r w:rsidR="00ED4B8C" w:rsidRPr="003A24C1">
        <w:t xml:space="preserve">SYSTEM A BACKUP SCRAM VALVE left indicating light is </w:t>
      </w:r>
      <w:r w:rsidR="00E03F9C" w:rsidRPr="003A24C1">
        <w:t>EXTINGUISHED</w:t>
      </w:r>
      <w:r w:rsidR="00E368D9" w:rsidRPr="003A24C1">
        <w:t xml:space="preserve"> on Panel</w:t>
      </w:r>
      <w:r w:rsidR="0026317E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F23AF" w:rsidP="003A24C1">
      <w:pPr>
        <w:pStyle w:val="ActionStep1BulletPK"/>
        <w:keepNext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5A/CD, </w:t>
      </w:r>
      <w:r w:rsidR="00ED4B8C" w:rsidRPr="003A24C1">
        <w:t xml:space="preserve">SYSTEM B BACKUP SCRAM VALVE left indicating light is </w:t>
      </w:r>
      <w:r w:rsidR="00E03F9C" w:rsidRPr="003A24C1">
        <w:t>EXTINGUISHED</w:t>
      </w:r>
      <w:r w:rsidR="00E368D9" w:rsidRPr="003A24C1">
        <w:t xml:space="preserve"> on Panel</w:t>
      </w:r>
      <w:r w:rsidR="0026317E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24271F" w:rsidP="003A24C1">
      <w:pPr>
        <w:pStyle w:val="ActionStep1BulletPK"/>
      </w:pPr>
      <w:r w:rsidRPr="003A24C1">
        <w:t>CHANNEL A</w:t>
      </w:r>
      <w:r w:rsidR="00393FB5" w:rsidRPr="003A24C1">
        <w:t xml:space="preserve"> IRM</w:t>
      </w:r>
      <w:r w:rsidR="00ED4B8C" w:rsidRPr="003A24C1">
        <w:t xml:space="preserve"> H</w:t>
      </w:r>
      <w:r w:rsidR="00F94963" w:rsidRPr="003A24C1">
        <w:t>IGH</w:t>
      </w:r>
      <w:r w:rsidR="00ED4B8C" w:rsidRPr="003A24C1">
        <w:t> H</w:t>
      </w:r>
      <w:r w:rsidR="00F94963" w:rsidRPr="003A24C1">
        <w:t>IGH</w:t>
      </w:r>
      <w:r w:rsidR="00ED4B8C" w:rsidRPr="003A24C1">
        <w:t xml:space="preserve"> or </w:t>
      </w:r>
      <w:r w:rsidR="00D86A2C" w:rsidRPr="003A24C1">
        <w:t>INOP</w:t>
      </w:r>
      <w:r w:rsidR="00ED4B8C" w:rsidRPr="003A24C1">
        <w:t xml:space="preserve"> indicating light is </w:t>
      </w:r>
      <w:r w:rsidR="00E03F9C" w:rsidRPr="003A24C1">
        <w:t>ILLUMINATED</w:t>
      </w:r>
      <w:r w:rsidR="00E368D9" w:rsidRPr="003A24C1">
        <w:t xml:space="preserve"> on Panel</w:t>
      </w:r>
      <w:r w:rsidR="0026317E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</w:t>
      </w:r>
      <w:r w:rsidR="002A4C39" w:rsidRPr="003A24C1">
        <w:t>CHAN</w:t>
      </w:r>
      <w:r w:rsidRPr="003A24C1">
        <w:t> A, C, E, G HI</w:t>
      </w:r>
      <w:r w:rsidR="004C4F43" w:rsidRPr="003A24C1">
        <w:noBreakHyphen/>
      </w:r>
      <w:r w:rsidRPr="003A24C1">
        <w:t>HI/</w:t>
      </w:r>
      <w:r w:rsidR="00D86A2C" w:rsidRPr="003A24C1">
        <w:t>INOP</w:t>
      </w:r>
      <w:r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E66DBE" w:rsidRPr="003A24C1">
        <w:t>indow </w:t>
      </w:r>
      <w:r w:rsidR="005C50BB" w:rsidRPr="003A24C1">
        <w:t>33</w:t>
      </w:r>
      <w:r w:rsidRPr="003A24C1">
        <w:t xml:space="preserve">) is </w:t>
      </w:r>
      <w:r w:rsidR="00686043" w:rsidRPr="003A24C1">
        <w:t>in</w:t>
      </w:r>
      <w:r w:rsidR="003B6E78" w:rsidRPr="003A24C1">
        <w:t xml:space="preserve"> ALARM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 xml:space="preserve">NEUTRON MONITORING SYS HALF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4A, w</w:t>
      </w:r>
      <w:r w:rsidR="005C50BB" w:rsidRPr="003A24C1">
        <w:t>indow 16</w:t>
      </w:r>
      <w:r w:rsidRPr="003A24C1">
        <w:t xml:space="preserve">) is </w:t>
      </w:r>
      <w:r w:rsidR="00686043" w:rsidRPr="003A24C1">
        <w:t>in</w:t>
      </w:r>
      <w:r w:rsidR="003B6E78" w:rsidRPr="003A24C1">
        <w:t xml:space="preserve"> ALARM.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REACTOR CHANNEL A AUTO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5B, </w:t>
      </w:r>
      <w:r w:rsidR="00754C87" w:rsidRPr="003A24C1">
        <w:t>w</w:t>
      </w:r>
      <w:r w:rsidR="005C50BB" w:rsidRPr="003A24C1">
        <w:t>indow 1</w:t>
      </w:r>
      <w:r w:rsidRPr="003A24C1">
        <w:t xml:space="preserve">) is </w:t>
      </w:r>
      <w:r w:rsidR="00686043" w:rsidRPr="003A24C1">
        <w:t>in</w:t>
      </w:r>
      <w:r w:rsidR="003B6E78" w:rsidRPr="003A24C1">
        <w:t xml:space="preserve"> ALARM.</w:t>
      </w:r>
      <w:r w:rsidRPr="003A24C1">
        <w:tab/>
        <w:t>________</w:t>
      </w:r>
    </w:p>
    <w:p w:rsidR="00F609AD" w:rsidRPr="003A24C1" w:rsidRDefault="00F609AD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OPERABLE,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="00081901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Pr="003A24C1">
        <w:t xml:space="preserve"> </w:t>
      </w:r>
      <w:r w:rsidR="007C1978" w:rsidRPr="003A24C1">
        <w:t xml:space="preserve">steps </w:t>
      </w:r>
      <w:r w:rsidRPr="003A24C1">
        <w:t>N/A</w:t>
      </w:r>
      <w:r w:rsidR="007C1978" w:rsidRPr="003A24C1">
        <w:t>:</w:t>
      </w:r>
    </w:p>
    <w:p w:rsidR="00F609AD" w:rsidRPr="003A24C1" w:rsidRDefault="00F609AD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>Computer point DIG129 indicates INOP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2PK"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 xml:space="preserve">Computer point </w:t>
      </w:r>
      <w:r w:rsidRPr="003A24C1">
        <w:t>SOE035</w:t>
      </w:r>
      <w:r w:rsidRPr="003A24C1">
        <w:rPr>
          <w:lang w:val="fr-FR"/>
        </w:rPr>
        <w:t xml:space="preserve"> indicates TRIP</w:t>
      </w:r>
      <w:r w:rsidRPr="003A24C1">
        <w:t>.</w:t>
      </w:r>
      <w:r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in BYPASS</w:t>
      </w:r>
      <w:r w:rsidR="00393FB5" w:rsidRPr="003A24C1">
        <w:t xml:space="preserve"> by placing </w:t>
      </w:r>
      <w:r w:rsidR="001B0231" w:rsidRPr="003A24C1">
        <w:t>2</w:t>
      </w:r>
      <w:r w:rsidR="004C4F43" w:rsidRPr="003A24C1">
        <w:noBreakHyphen/>
      </w:r>
      <w:r w:rsidR="001B0231" w:rsidRPr="003A24C1">
        <w:t>HS</w:t>
      </w:r>
      <w:r w:rsidR="004C4F43" w:rsidRPr="003A24C1">
        <w:noBreakHyphen/>
      </w:r>
      <w:r w:rsidR="001B0231" w:rsidRPr="003A24C1">
        <w:t>92</w:t>
      </w:r>
      <w:r w:rsidR="004C4F43" w:rsidRPr="003A24C1">
        <w:noBreakHyphen/>
      </w:r>
      <w:r w:rsidR="001B0231" w:rsidRPr="003A24C1">
        <w:t>7A/S4A</w:t>
      </w:r>
      <w:r w:rsidR="00393FB5" w:rsidRPr="003A24C1">
        <w:t>, IRM BYPASS in CH</w:t>
      </w:r>
      <w:r w:rsidR="004C4F43" w:rsidRPr="003A24C1">
        <w:noBreakHyphen/>
      </w:r>
      <w:r w:rsidR="00160961" w:rsidRPr="003A24C1">
        <w:t>A</w:t>
      </w:r>
      <w:r w:rsidR="00393FB5" w:rsidRPr="003A24C1">
        <w:t xml:space="preserve"> Position.</w:t>
      </w:r>
      <w:r w:rsidR="00E468A4" w:rsidRPr="003A24C1">
        <w:tab/>
        <w:t>________</w:t>
      </w:r>
    </w:p>
    <w:p w:rsidR="00FD3F33" w:rsidRPr="003A24C1" w:rsidRDefault="008B0EF7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="003F23AF" w:rsidRPr="003A24C1">
        <w:t xml:space="preserve"> </w:t>
      </w:r>
      <w:r w:rsidRPr="003A24C1">
        <w:t xml:space="preserve">reset </w:t>
      </w:r>
      <w:r w:rsidR="00ED4B8C" w:rsidRPr="003A24C1">
        <w:t>half scram and associated annunciators.</w:t>
      </w:r>
      <w:r w:rsidR="0017303F" w:rsidRPr="003A24C1">
        <w:tab/>
        <w:t>________</w:t>
      </w:r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the following:</w:t>
      </w:r>
    </w:p>
    <w:p w:rsidR="00FD3F33" w:rsidRPr="003A24C1" w:rsidRDefault="007D1C40" w:rsidP="003A24C1">
      <w:pPr>
        <w:pStyle w:val="ActionStep1BulletPK"/>
        <w:keepNext/>
      </w:pPr>
      <w:r w:rsidRPr="003A24C1">
        <w:t>SCRAM SOLENOID GROUP A LOGIC RESET</w:t>
      </w:r>
      <w:r w:rsidR="00ED4B8C" w:rsidRPr="003A24C1">
        <w:t xml:space="preserve"> indicating lights (4) are </w:t>
      </w:r>
      <w:r w:rsidR="00E03F9C" w:rsidRPr="003A24C1">
        <w:t>ILLUMINATED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F23AF" w:rsidP="003A24C1">
      <w:pPr>
        <w:pStyle w:val="ActionStep1BulletPK"/>
        <w:keepNext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5A/AB, </w:t>
      </w:r>
      <w:r w:rsidR="00ED4B8C" w:rsidRPr="003A24C1">
        <w:t>SYSTEM A BACKUP SCRAM VALVE</w:t>
      </w:r>
      <w:r w:rsidR="006216C7" w:rsidRPr="003A24C1">
        <w:t xml:space="preserve"> </w:t>
      </w:r>
      <w:r w:rsidR="00ED4B8C" w:rsidRPr="003A24C1">
        <w:t xml:space="preserve">indicating lights (2) are </w:t>
      </w:r>
      <w:r w:rsidR="00E03F9C" w:rsidRPr="003A24C1">
        <w:t>ILLUMINATED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F23AF" w:rsidP="003A24C1">
      <w:pPr>
        <w:pStyle w:val="ActionStep1BulletPK"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5A/CD, </w:t>
      </w:r>
      <w:r w:rsidR="00ED4B8C" w:rsidRPr="003A24C1">
        <w:t>SYSTEM B BACKUP SCRAM VALVE</w:t>
      </w:r>
      <w:r w:rsidR="006216C7" w:rsidRPr="003A24C1">
        <w:t xml:space="preserve"> </w:t>
      </w:r>
      <w:r w:rsidR="00ED4B8C" w:rsidRPr="003A24C1">
        <w:t xml:space="preserve">indicating lights (2) are </w:t>
      </w:r>
      <w:r w:rsidR="00E03F9C" w:rsidRPr="003A24C1">
        <w:t>ILLUMINATED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93FB5" w:rsidP="003A24C1">
      <w:pPr>
        <w:pStyle w:val="ActionStep1BulletPK"/>
      </w:pPr>
      <w:r w:rsidRPr="003A24C1">
        <w:t>IRM</w:t>
      </w:r>
      <w:r w:rsidR="00ED4B8C" w:rsidRPr="003A24C1">
        <w:t xml:space="preserve"> </w:t>
      </w:r>
      <w:r w:rsidR="007C1978" w:rsidRPr="003A24C1">
        <w:t xml:space="preserve">HIGH HIGH </w:t>
      </w:r>
      <w:r w:rsidR="00234D9C" w:rsidRPr="003A24C1">
        <w:t xml:space="preserve">OR </w:t>
      </w:r>
      <w:r w:rsidR="00D86A2C" w:rsidRPr="003A24C1">
        <w:t>INOP</w:t>
      </w:r>
      <w:r w:rsidR="00ED4B8C" w:rsidRPr="003A24C1">
        <w:t xml:space="preserve"> indicating light is </w:t>
      </w:r>
      <w:r w:rsidR="00E03F9C" w:rsidRPr="003A24C1">
        <w:t>EXTINGUISHED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REACTOR CHANNEL A AUTO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5B, </w:t>
      </w:r>
      <w:r w:rsidR="00754C87" w:rsidRPr="003A24C1">
        <w:t>w</w:t>
      </w:r>
      <w:r w:rsidR="005C50BB" w:rsidRPr="003A24C1">
        <w:t>indow 1</w:t>
      </w:r>
      <w:r w:rsidRPr="003A24C1">
        <w:t xml:space="preserve">) is </w:t>
      </w:r>
      <w:r w:rsidR="003B6E78" w:rsidRPr="003A24C1">
        <w:t>CLEAR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NEUTRON MONITORING SYS HALF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4A, w</w:t>
      </w:r>
      <w:r w:rsidR="005C50BB" w:rsidRPr="003A24C1">
        <w:t>indow 16</w:t>
      </w:r>
      <w:r w:rsidRPr="003A24C1">
        <w:t xml:space="preserve">) is </w:t>
      </w:r>
      <w:r w:rsidR="003B6E78" w:rsidRPr="003A24C1">
        <w:t>CLEAR</w:t>
      </w:r>
      <w:r w:rsidRPr="003A24C1">
        <w:t>.</w:t>
      </w:r>
      <w:r w:rsidRPr="003A24C1">
        <w:tab/>
        <w:t>________</w:t>
      </w:r>
    </w:p>
    <w:p w:rsidR="00FD3F33" w:rsidRPr="003A24C1" w:rsidRDefault="00FD381F" w:rsidP="003A24C1">
      <w:pPr>
        <w:pStyle w:val="ActionStep1BulletPK"/>
      </w:pPr>
      <w:r w:rsidRPr="003A24C1">
        <w:t>I</w:t>
      </w:r>
      <w:r w:rsidR="00ED4B8C" w:rsidRPr="003A24C1">
        <w:t>RM CH</w:t>
      </w:r>
      <w:r w:rsidR="002A4C39" w:rsidRPr="003A24C1">
        <w:t>AN</w:t>
      </w:r>
      <w:r w:rsidR="00ED4B8C" w:rsidRPr="003A24C1">
        <w:t> A, C, E, G HI</w:t>
      </w:r>
      <w:r w:rsidR="004C4F43" w:rsidRPr="003A24C1">
        <w:noBreakHyphen/>
      </w:r>
      <w:r w:rsidR="00ED4B8C" w:rsidRPr="003A24C1">
        <w:t>HI/</w:t>
      </w:r>
      <w:r w:rsidR="00D86A2C" w:rsidRPr="003A24C1">
        <w:t>INOP</w:t>
      </w:r>
      <w:r w:rsidR="00ED4B8C"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E66DBE" w:rsidRPr="003A24C1">
        <w:t>indow </w:t>
      </w:r>
      <w:r w:rsidR="005C50BB" w:rsidRPr="003A24C1">
        <w:t>33</w:t>
      </w:r>
      <w:r w:rsidR="00ED4B8C" w:rsidRPr="003A24C1">
        <w:t xml:space="preserve">) is </w:t>
      </w:r>
      <w:r w:rsidR="003B6E78" w:rsidRPr="003A24C1">
        <w:t>CLEAR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E66DBE" w:rsidRPr="003A24C1">
        <w:t>5A,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="003B6E78" w:rsidRPr="003A24C1">
        <w:t>CLEAR,</w:t>
      </w:r>
      <w:r w:rsidRPr="003A24C1">
        <w:t xml:space="preserve"> </w:t>
      </w:r>
      <w:r w:rsidR="00EC2C20" w:rsidRPr="003A24C1">
        <w:t xml:space="preserve">or </w:t>
      </w:r>
      <w:r w:rsidR="00F94963" w:rsidRPr="003A24C1">
        <w:t>VOM #1</w:t>
      </w:r>
      <w:r w:rsidRPr="003A24C1">
        <w:t xml:space="preserve"> connected in Step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Pr="003A24C1">
        <w:t xml:space="preserve">, indicates contacts </w:t>
      </w:r>
      <w:r w:rsidR="00C42443" w:rsidRPr="003A24C1">
        <w:t>CLOSED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OPERABLE,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="007C1978" w:rsidRPr="003A24C1">
        <w:t xml:space="preserve"> steps </w:t>
      </w:r>
      <w:r w:rsidRPr="003A24C1">
        <w:t>N/A</w:t>
      </w:r>
      <w:r w:rsidR="007C1978" w:rsidRPr="003A24C1">
        <w:t>:</w:t>
      </w:r>
    </w:p>
    <w:p w:rsidR="00F609AD" w:rsidRPr="003A24C1" w:rsidRDefault="00F609AD" w:rsidP="003A24C1">
      <w:pPr>
        <w:pStyle w:val="ActionStep2PK"/>
        <w:keepNext/>
      </w:pPr>
      <w:r w:rsidRPr="003A24C1">
        <w:rPr>
          <w:rStyle w:val="Bold"/>
        </w:rPr>
        <w:t>CHECK</w:t>
      </w:r>
      <w:r w:rsidR="00A42D6C" w:rsidRPr="003A24C1">
        <w:t xml:space="preserve"> </w:t>
      </w:r>
      <w:r w:rsidRPr="003A24C1">
        <w:rPr>
          <w:lang w:val="fr-FR"/>
        </w:rPr>
        <w:t>Computer point DIG129 indicates NORMAL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2PK"/>
      </w:pPr>
      <w:r w:rsidRPr="003A24C1">
        <w:rPr>
          <w:rStyle w:val="Bold"/>
        </w:rPr>
        <w:t>CHECK</w:t>
      </w:r>
      <w:r w:rsidR="00A42D6C" w:rsidRPr="003A24C1">
        <w:t xml:space="preserve"> </w:t>
      </w:r>
      <w:r w:rsidRPr="003A24C1">
        <w:rPr>
          <w:lang w:val="fr-FR"/>
        </w:rPr>
        <w:t xml:space="preserve">Computer point </w:t>
      </w:r>
      <w:r w:rsidRPr="003A24C1">
        <w:t>SOE035</w:t>
      </w:r>
      <w:r w:rsidRPr="003A24C1">
        <w:rPr>
          <w:lang w:val="fr-FR"/>
        </w:rPr>
        <w:t xml:space="preserve"> indicates NOTTRIP</w:t>
      </w:r>
      <w:r w:rsidRPr="003A24C1">
        <w:t>.</w:t>
      </w:r>
      <w:r w:rsidRPr="003A24C1">
        <w:tab/>
        <w:t>________</w:t>
      </w:r>
    </w:p>
    <w:p w:rsidR="00AB20B2" w:rsidRPr="003A24C1" w:rsidRDefault="00AB20B2" w:rsidP="003A24C1">
      <w:pPr>
        <w:pStyle w:val="SectionBody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AB20B2" w:rsidRPr="003A24C1" w:rsidTr="00AB20B2">
        <w:trPr>
          <w:cantSplit/>
          <w:tblHeader/>
          <w:jc w:val="center"/>
        </w:trPr>
        <w:tc>
          <w:tcPr>
            <w:tcW w:w="9936" w:type="dxa"/>
          </w:tcPr>
          <w:p w:rsidR="00AB20B2" w:rsidRPr="003A24C1" w:rsidRDefault="00AB20B2" w:rsidP="003A24C1">
            <w:pPr>
              <w:pStyle w:val="SpecialMessageHead"/>
            </w:pPr>
            <w:r w:rsidRPr="003A24C1">
              <w:t>NOTE</w:t>
            </w:r>
          </w:p>
        </w:tc>
      </w:tr>
      <w:tr w:rsidR="00AB20B2" w:rsidRPr="003A24C1">
        <w:trPr>
          <w:cantSplit/>
          <w:jc w:val="center"/>
        </w:trPr>
        <w:tc>
          <w:tcPr>
            <w:tcW w:w="9936" w:type="dxa"/>
          </w:tcPr>
          <w:p w:rsidR="00AB20B2" w:rsidRPr="003A24C1" w:rsidRDefault="00D86A2C" w:rsidP="003A24C1">
            <w:pPr>
              <w:pStyle w:val="SpecialMessageText"/>
            </w:pPr>
            <w:r w:rsidRPr="003A24C1">
              <w:t>INOP</w:t>
            </w:r>
            <w:r w:rsidR="00AB20B2" w:rsidRPr="003A24C1">
              <w:t>/</w:t>
            </w:r>
            <w:r w:rsidR="00796744" w:rsidRPr="003A24C1">
              <w:t>INHIBIT pushbutton</w:t>
            </w:r>
            <w:r w:rsidR="00AB20B2" w:rsidRPr="003A24C1">
              <w:t xml:space="preserve"> in the next step remain</w:t>
            </w:r>
            <w:r w:rsidR="003B6E78" w:rsidRPr="003A24C1">
              <w:t>s</w:t>
            </w:r>
            <w:r w:rsidR="00AB20B2" w:rsidRPr="003A24C1">
              <w:t xml:space="preserve"> </w:t>
            </w:r>
            <w:r w:rsidR="00C42443" w:rsidRPr="003A24C1">
              <w:t>PRESSED</w:t>
            </w:r>
            <w:r w:rsidR="00AB20B2" w:rsidRPr="003A24C1">
              <w:t xml:space="preserve"> until Step</w:t>
            </w:r>
            <w:r w:rsidR="00430554" w:rsidRPr="003A24C1">
              <w:t> </w:t>
            </w:r>
            <w:r w:rsidR="00AB20B2" w:rsidRPr="003A24C1">
              <w:fldChar w:fldCharType="begin"/>
            </w:r>
            <w:r w:rsidR="00AB20B2" w:rsidRPr="003A24C1">
              <w:instrText xml:space="preserve"> REF _Ref383411311 \w \h \*MERGEFORMAT </w:instrText>
            </w:r>
            <w:r w:rsidR="00AB20B2" w:rsidRPr="003A24C1">
              <w:fldChar w:fldCharType="separate"/>
            </w:r>
            <w:r w:rsidR="003A24C1">
              <w:t>6.14[60]</w:t>
            </w:r>
            <w:r w:rsidR="00AB20B2" w:rsidRPr="003A24C1">
              <w:fldChar w:fldCharType="end"/>
            </w:r>
            <w:r w:rsidR="00AB20B2" w:rsidRPr="003A24C1">
              <w:t>.</w:t>
            </w:r>
          </w:p>
        </w:tc>
      </w:tr>
    </w:tbl>
    <w:p w:rsidR="00FD3F33" w:rsidRPr="003A24C1" w:rsidRDefault="008B0EF7" w:rsidP="003A24C1">
      <w:pPr>
        <w:pStyle w:val="ActionStep1PK"/>
        <w:keepNext/>
      </w:pPr>
      <w:r w:rsidRPr="003A24C1">
        <w:rPr>
          <w:rStyle w:val="Bold"/>
        </w:rPr>
        <w:t>PRESS</w:t>
      </w:r>
      <w:r w:rsidR="00ED4B8C" w:rsidRPr="003A24C1">
        <w:t xml:space="preserve"> and </w:t>
      </w:r>
      <w:r w:rsidR="00ED4B8C" w:rsidRPr="003A24C1">
        <w:rPr>
          <w:rStyle w:val="Bold"/>
        </w:rPr>
        <w:t>HOLD</w:t>
      </w:r>
      <w:r w:rsidR="00ED4B8C" w:rsidRPr="003A24C1">
        <w:t xml:space="preserve"> </w:t>
      </w:r>
      <w:r w:rsidR="003F23AF" w:rsidRPr="003A24C1">
        <w:t>2</w:t>
      </w:r>
      <w:r w:rsidR="004C4F43" w:rsidRPr="003A24C1">
        <w:noBreakHyphen/>
      </w:r>
      <w:r w:rsidR="003F23AF" w:rsidRPr="003A24C1">
        <w:t>HS</w:t>
      </w:r>
      <w:r w:rsidR="004C4F43" w:rsidRPr="003A24C1">
        <w:noBreakHyphen/>
      </w:r>
      <w:r w:rsidR="003F23AF" w:rsidRPr="003A24C1">
        <w:t>92</w:t>
      </w:r>
      <w:r w:rsidR="004C4F43" w:rsidRPr="003A24C1">
        <w:noBreakHyphen/>
      </w:r>
      <w:r w:rsidR="003F23AF" w:rsidRPr="003A24C1">
        <w:t>7/41A, IRM CHANNEL A INOP/INHIBIT pushbutton on IRM drawer until instructed to release it.</w:t>
      </w:r>
      <w:r w:rsidR="00ED4B8C" w:rsidRPr="003A24C1">
        <w:tab/>
        <w:t>________</w:t>
      </w:r>
    </w:p>
    <w:p w:rsidR="00CC10F6" w:rsidRPr="003A24C1" w:rsidRDefault="00CC10F6" w:rsidP="003A24C1">
      <w:pPr>
        <w:pStyle w:val="ActionStep1PK"/>
      </w:pPr>
      <w:r w:rsidRPr="003A24C1">
        <w:rPr>
          <w:rStyle w:val="Bold"/>
        </w:rPr>
        <w:t>IF</w:t>
      </w:r>
      <w:r w:rsidRPr="003A24C1">
        <w:t xml:space="preserve"> IRM DOWNSCALE 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is </w:t>
      </w:r>
      <w:r w:rsidRPr="003A24C1">
        <w:rPr>
          <w:rStyle w:val="Bold"/>
        </w:rPr>
        <w:t>NOT</w:t>
      </w:r>
      <w:r w:rsidRPr="003A24C1">
        <w:t xml:space="preserve"> </w:t>
      </w:r>
      <w:r w:rsidR="007C1978" w:rsidRPr="003A24C1">
        <w:t>in</w:t>
      </w:r>
      <w:r w:rsidRPr="003A24C1">
        <w:t xml:space="preserve"> ALARM,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NOTIFY</w:t>
      </w:r>
      <w:r w:rsidRPr="003A24C1">
        <w:t xml:space="preserve"> UO IRM DOWNSCALE (</w:t>
      </w:r>
      <w:r w:rsidR="005924C3" w:rsidRPr="003A24C1">
        <w:t>2</w:t>
      </w:r>
      <w:r w:rsidR="004C4F43" w:rsidRPr="003A24C1">
        <w:noBreakHyphen/>
      </w:r>
      <w:r w:rsidR="005924C3" w:rsidRPr="003A24C1">
        <w:t>XA</w:t>
      </w:r>
      <w:r w:rsidR="004C4F43" w:rsidRPr="003A24C1">
        <w:noBreakHyphen/>
      </w:r>
      <w:r w:rsidR="005924C3" w:rsidRPr="003A24C1">
        <w:t>55</w:t>
      </w:r>
      <w:r w:rsidR="004C4F43" w:rsidRPr="003A24C1">
        <w:noBreakHyphen/>
      </w:r>
      <w:r w:rsidR="00754C87" w:rsidRPr="003A24C1">
        <w:t>5A, w</w:t>
      </w:r>
      <w:r w:rsidR="005924C3" w:rsidRPr="003A24C1">
        <w:t>indow 19</w:t>
      </w:r>
      <w:r w:rsidRPr="003A24C1">
        <w:t xml:space="preserve">) is going to </w:t>
      </w:r>
      <w:r w:rsidR="00364D2C" w:rsidRPr="003A24C1">
        <w:t>ALARM</w:t>
      </w:r>
      <w:r w:rsidRPr="003A24C1">
        <w:t xml:space="preserve">. </w:t>
      </w:r>
      <w:r w:rsidR="00081901" w:rsidRPr="003A24C1">
        <w:t xml:space="preserve"> </w:t>
      </w:r>
      <w:r w:rsidRPr="003A24C1">
        <w:t xml:space="preserve">Otherwise, </w:t>
      </w:r>
      <w:r w:rsidRPr="003A24C1">
        <w:rPr>
          <w:rStyle w:val="Bold"/>
        </w:rPr>
        <w:t>MARK</w:t>
      </w:r>
      <w:r w:rsidRPr="003A24C1">
        <w:t xml:space="preserve"> N/A</w:t>
      </w:r>
      <w:r w:rsidR="00081901" w:rsidRPr="003A24C1">
        <w:t>.</w:t>
      </w:r>
      <w:r w:rsidRPr="003A24C1">
        <w:tab/>
        <w:t>________</w:t>
      </w:r>
    </w:p>
    <w:p w:rsidR="00FD3F33" w:rsidRPr="003A24C1" w:rsidRDefault="00A21440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remove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from BYPASS</w:t>
      </w:r>
      <w:r w:rsidR="009A3800" w:rsidRPr="003A24C1">
        <w:t xml:space="preserve"> by removing 2</w:t>
      </w:r>
      <w:r w:rsidR="004C4F43" w:rsidRPr="003A24C1">
        <w:noBreakHyphen/>
      </w:r>
      <w:r w:rsidR="00393FB5" w:rsidRPr="003A24C1">
        <w:t>HS</w:t>
      </w:r>
      <w:r w:rsidR="004C4F43" w:rsidRPr="003A24C1">
        <w:noBreakHyphen/>
      </w:r>
      <w:r w:rsidR="00393FB5" w:rsidRPr="003A24C1">
        <w:t>92</w:t>
      </w:r>
      <w:r w:rsidR="004C4F43" w:rsidRPr="003A24C1">
        <w:noBreakHyphen/>
      </w:r>
      <w:r w:rsidR="00393FB5" w:rsidRPr="003A24C1">
        <w:t>7A/S4A, IRM BYPASS from CH</w:t>
      </w:r>
      <w:r w:rsidR="004C4F43" w:rsidRPr="003A24C1">
        <w:noBreakHyphen/>
      </w:r>
      <w:r w:rsidR="009A3800" w:rsidRPr="003A24C1">
        <w:t>A</w:t>
      </w:r>
      <w:r w:rsidR="00393FB5" w:rsidRPr="003A24C1">
        <w:t xml:space="preserve"> Position.</w:t>
      </w:r>
      <w:r w:rsidR="0017303F" w:rsidRPr="003A24C1">
        <w:tab/>
        <w:t>________</w:t>
      </w:r>
    </w:p>
    <w:p w:rsidR="00FD3F33" w:rsidRPr="003A24C1" w:rsidRDefault="002809ED" w:rsidP="003A24C1">
      <w:pPr>
        <w:pStyle w:val="ActionStep1PK"/>
      </w:pPr>
      <w:r w:rsidRPr="003A24C1">
        <w:rPr>
          <w:rStyle w:val="Bold"/>
        </w:rPr>
        <w:t>NOTIFY</w:t>
      </w:r>
      <w:r w:rsidR="00ED4B8C" w:rsidRPr="003A24C1">
        <w:t xml:space="preserve"> UO the following steps </w:t>
      </w:r>
      <w:r w:rsidR="003F23AF" w:rsidRPr="003A24C1">
        <w:t>are going to</w:t>
      </w:r>
      <w:r w:rsidR="00ED4B8C" w:rsidRPr="003A24C1">
        <w:t xml:space="preserve"> result in a rod block, neutron monitoring system half scram, and associated annunciations.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BD30F8" w:rsidRPr="003A24C1">
        <w:t xml:space="preserve"> </w:t>
      </w:r>
      <w:r w:rsidRPr="003A24C1">
        <w:t xml:space="preserve">IRM </w:t>
      </w:r>
      <w:r w:rsidR="000107E7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E91658" w:rsidRPr="003A24C1">
        <w:t xml:space="preserve"> </w:t>
      </w:r>
      <w:r w:rsidRPr="003A24C1">
        <w:t>switch in 125 position.</w:t>
      </w:r>
      <w:r w:rsidRPr="003A24C1">
        <w:tab/>
        <w:t>________</w:t>
      </w:r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lastRenderedPageBreak/>
        <w:t>CHECK</w:t>
      </w:r>
      <w:r w:rsidR="00ED4B8C" w:rsidRPr="003A24C1">
        <w:t xml:space="preserve"> the following:</w:t>
      </w:r>
    </w:p>
    <w:p w:rsidR="00FD3F33" w:rsidRPr="003A24C1" w:rsidRDefault="00393FB5" w:rsidP="003A24C1">
      <w:pPr>
        <w:pStyle w:val="ActionStep1BulletPK"/>
        <w:keepNext/>
      </w:pPr>
      <w:r w:rsidRPr="003A24C1">
        <w:t xml:space="preserve">IRM </w:t>
      </w:r>
      <w:r w:rsidR="00E368D9" w:rsidRPr="003A24C1">
        <w:t>drawer</w:t>
      </w:r>
      <w:r w:rsidR="00F524C6" w:rsidRPr="003A24C1">
        <w:t xml:space="preserve"> </w:t>
      </w:r>
      <w:r w:rsidR="00ED4B8C" w:rsidRPr="003A24C1">
        <w:t>U</w:t>
      </w:r>
      <w:r w:rsidR="000107E7" w:rsidRPr="003A24C1">
        <w:t>PSCALE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 xml:space="preserve"> indicating light is </w:t>
      </w:r>
      <w:r w:rsidR="00E03F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93FB5" w:rsidP="003A24C1">
      <w:pPr>
        <w:pStyle w:val="ActionStep1BulletPK"/>
        <w:keepNext/>
      </w:pPr>
      <w:r w:rsidRPr="003A24C1">
        <w:t xml:space="preserve">IRM </w:t>
      </w:r>
      <w:r w:rsidR="00E368D9" w:rsidRPr="003A24C1">
        <w:t>drawer</w:t>
      </w:r>
      <w:r w:rsidR="00ED4B8C" w:rsidRPr="003A24C1">
        <w:t xml:space="preserve"> U</w:t>
      </w:r>
      <w:r w:rsidR="000107E7" w:rsidRPr="003A24C1">
        <w:t>PSCALE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> H</w:t>
      </w:r>
      <w:r w:rsidR="000107E7" w:rsidRPr="003A24C1">
        <w:t>IGH</w:t>
      </w:r>
      <w:r w:rsidR="00ED4B8C" w:rsidRPr="003A24C1">
        <w:t xml:space="preserve"> indicating light is </w:t>
      </w:r>
      <w:r w:rsidR="00E03F9C" w:rsidRPr="003A24C1">
        <w:t>ILLUMINATED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93FB5" w:rsidP="003A24C1">
      <w:pPr>
        <w:pStyle w:val="ActionStep1BulletPK"/>
        <w:keepNext/>
      </w:pPr>
      <w:r w:rsidRPr="003A24C1">
        <w:t xml:space="preserve">IRM </w:t>
      </w:r>
      <w:r w:rsidR="00E368D9" w:rsidRPr="003A24C1">
        <w:t>drawer</w:t>
      </w:r>
      <w:r w:rsidR="00ED4B8C" w:rsidRPr="003A24C1">
        <w:t xml:space="preserve"> front panel meter indicates </w:t>
      </w:r>
      <w:r w:rsidR="003F23AF" w:rsidRPr="003A24C1">
        <w:t>125</w:t>
      </w:r>
      <w:r w:rsidR="0026317E" w:rsidRPr="003A24C1">
        <w:t> </w:t>
      </w:r>
      <w:r w:rsidR="003F23AF" w:rsidRPr="003A24C1">
        <w:t>UNITS (</w:t>
      </w:r>
      <w:r w:rsidR="001163AA" w:rsidRPr="003A24C1">
        <w:t>123</w:t>
      </w:r>
      <w:r w:rsidR="00E66DBE" w:rsidRPr="003A24C1">
        <w:t> </w:t>
      </w:r>
      <w:r w:rsidR="00EC2C20" w:rsidRPr="003A24C1">
        <w:t xml:space="preserve">to </w:t>
      </w:r>
      <w:r w:rsidR="001163AA" w:rsidRPr="003A24C1">
        <w:t>125 UNITS</w:t>
      </w:r>
      <w:r w:rsidR="003F23AF" w:rsidRPr="003A24C1">
        <w:t>).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HIGH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 w</w:t>
      </w:r>
      <w:r w:rsidR="005C50BB" w:rsidRPr="003A24C1">
        <w:t>indow 26</w:t>
      </w:r>
      <w:r w:rsidRPr="003A24C1">
        <w:t xml:space="preserve">) is </w:t>
      </w:r>
      <w:r w:rsidR="007C1978" w:rsidRPr="003A24C1">
        <w:t>in</w:t>
      </w:r>
      <w:r w:rsidR="003B6E78" w:rsidRPr="003A24C1">
        <w:t xml:space="preserve"> ALARM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</w:t>
      </w:r>
      <w:r w:rsidR="002A4C39" w:rsidRPr="003A24C1">
        <w:t>CHAN</w:t>
      </w:r>
      <w:r w:rsidRPr="003A24C1">
        <w:t> A, C, E, G HI</w:t>
      </w:r>
      <w:r w:rsidR="004C4F43" w:rsidRPr="003A24C1">
        <w:noBreakHyphen/>
      </w:r>
      <w:r w:rsidRPr="003A24C1">
        <w:t>HI/</w:t>
      </w:r>
      <w:r w:rsidR="00D86A2C" w:rsidRPr="003A24C1">
        <w:t>INOP</w:t>
      </w:r>
      <w:r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</w:t>
      </w:r>
      <w:r w:rsidR="00E66DBE" w:rsidRPr="003A24C1">
        <w:t> </w:t>
      </w:r>
      <w:r w:rsidR="00754C87" w:rsidRPr="003A24C1">
        <w:t>w</w:t>
      </w:r>
      <w:r w:rsidR="005C50BB" w:rsidRPr="003A24C1">
        <w:t>indow</w:t>
      </w:r>
      <w:r w:rsidR="00B36BA0" w:rsidRPr="003A24C1">
        <w:t> </w:t>
      </w:r>
      <w:r w:rsidR="005C50BB" w:rsidRPr="003A24C1">
        <w:t>33</w:t>
      </w:r>
      <w:r w:rsidRPr="003A24C1">
        <w:t xml:space="preserve">) is </w:t>
      </w:r>
      <w:r w:rsidR="007C1978" w:rsidRPr="003A24C1">
        <w:t>in</w:t>
      </w:r>
      <w:r w:rsidR="003B6E78" w:rsidRPr="003A24C1">
        <w:t xml:space="preserve"> ALARM.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754C87" w:rsidRPr="003A24C1">
        <w:t>5A,</w:t>
      </w:r>
      <w:r w:rsidR="00E66DBE" w:rsidRPr="003A24C1">
        <w:t> </w:t>
      </w:r>
      <w:r w:rsidR="00754C87" w:rsidRPr="003A24C1">
        <w:t>w</w:t>
      </w:r>
      <w:r w:rsidR="005C50BB" w:rsidRPr="003A24C1">
        <w:t>indow 7</w:t>
      </w:r>
      <w:r w:rsidRPr="003A24C1">
        <w:t xml:space="preserve">) is </w:t>
      </w:r>
      <w:r w:rsidR="007C1978" w:rsidRPr="003A24C1">
        <w:t>in</w:t>
      </w:r>
      <w:r w:rsidR="003B6E78" w:rsidRPr="003A24C1">
        <w:t xml:space="preserve"> ALARM,</w:t>
      </w:r>
      <w:r w:rsidRPr="003A24C1">
        <w:t xml:space="preserve"> </w:t>
      </w:r>
      <w:r w:rsidR="00B36BA0" w:rsidRPr="003A24C1">
        <w:t xml:space="preserve">or </w:t>
      </w:r>
      <w:r w:rsidR="000107E7" w:rsidRPr="003A24C1">
        <w:t>VOM #2</w:t>
      </w:r>
      <w:r w:rsidRPr="003A24C1">
        <w:t xml:space="preserve"> connected in Step </w:t>
      </w:r>
      <w:r w:rsidR="00C254E8" w:rsidRPr="003A24C1">
        <w:fldChar w:fldCharType="begin"/>
      </w:r>
      <w:r w:rsidR="00C254E8" w:rsidRPr="003A24C1">
        <w:instrText xml:space="preserve"> REF _Ref383496348 \w \h \*MERGEFORMAT </w:instrText>
      </w:r>
      <w:r w:rsidR="00C254E8" w:rsidRPr="003A24C1">
        <w:fldChar w:fldCharType="separate"/>
      </w:r>
      <w:r w:rsidR="003A24C1">
        <w:t>6.14[3.3]</w:t>
      </w:r>
      <w:r w:rsidR="00C254E8" w:rsidRPr="003A24C1">
        <w:fldChar w:fldCharType="end"/>
      </w:r>
      <w:r w:rsidRPr="003A24C1">
        <w:t xml:space="preserve">, indicates contacts </w:t>
      </w:r>
      <w:r w:rsidR="00364D2C" w:rsidRPr="003A24C1">
        <w:t>OPEN</w:t>
      </w:r>
      <w:r w:rsidRPr="003A24C1">
        <w:t>.</w:t>
      </w:r>
      <w:r w:rsidRPr="003A24C1">
        <w:tab/>
        <w:t>_____</w:t>
      </w:r>
      <w:r w:rsidRPr="003A24C1">
        <w:rPr>
          <w:rStyle w:val="ACSignOff"/>
        </w:rPr>
        <w:t>(AC)</w:t>
      </w:r>
    </w:p>
    <w:p w:rsidR="00FD3F33" w:rsidRPr="003A24C1" w:rsidRDefault="00ED4B8C" w:rsidP="003A24C1">
      <w:pPr>
        <w:pStyle w:val="ActionStep1BulletPK"/>
      </w:pPr>
      <w:r w:rsidRPr="003A24C1">
        <w:t xml:space="preserve">NEUTRON MONITORING SYS HALF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3C29B2" w:rsidRPr="003A24C1">
        <w:t>4A, w</w:t>
      </w:r>
      <w:r w:rsidR="005C50BB" w:rsidRPr="003A24C1">
        <w:t>indow 16</w:t>
      </w:r>
      <w:r w:rsidRPr="003A24C1">
        <w:t xml:space="preserve">) is </w:t>
      </w:r>
      <w:r w:rsidR="007C1978" w:rsidRPr="003A24C1">
        <w:t>in</w:t>
      </w:r>
      <w:r w:rsidR="003B6E78" w:rsidRPr="003A24C1">
        <w:t xml:space="preserve"> ALARM.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REACTOR CHANNEL A AUTO SCRAM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3C29B2" w:rsidRPr="003A24C1">
        <w:t>5B,</w:t>
      </w:r>
      <w:r w:rsidR="00E66DBE" w:rsidRPr="003A24C1">
        <w:t> </w:t>
      </w:r>
      <w:r w:rsidR="003C29B2" w:rsidRPr="003A24C1">
        <w:t>w</w:t>
      </w:r>
      <w:r w:rsidR="005C50BB" w:rsidRPr="003A24C1">
        <w:t>indow 1</w:t>
      </w:r>
      <w:r w:rsidRPr="003A24C1">
        <w:t xml:space="preserve">) is </w:t>
      </w:r>
      <w:r w:rsidR="007C1978" w:rsidRPr="003A24C1">
        <w:t>in</w:t>
      </w:r>
      <w:r w:rsidR="003B6E78" w:rsidRPr="003A24C1">
        <w:t xml:space="preserve"> ALARM.</w:t>
      </w:r>
      <w:r w:rsidRPr="003A24C1">
        <w:tab/>
        <w:t>________</w:t>
      </w:r>
    </w:p>
    <w:p w:rsidR="00FD3F33" w:rsidRPr="003A24C1" w:rsidRDefault="007D1C40" w:rsidP="003A24C1">
      <w:pPr>
        <w:pStyle w:val="ActionStep1BulletPK"/>
      </w:pPr>
      <w:r w:rsidRPr="003A24C1">
        <w:t>SCRAM SOLENOID GROUP A LOGIC RESET</w:t>
      </w:r>
      <w:r w:rsidR="00ED4B8C" w:rsidRPr="003A24C1">
        <w:t xml:space="preserve"> indicating lights (4) are </w:t>
      </w:r>
      <w:r w:rsidR="00E03F9C" w:rsidRPr="003A24C1">
        <w:t>EXTINGUISHED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D3F33" w:rsidRPr="003A24C1" w:rsidRDefault="003F23AF" w:rsidP="003A24C1">
      <w:pPr>
        <w:pStyle w:val="ActionStep1BulletPK"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5A/AB, </w:t>
      </w:r>
      <w:r w:rsidR="00ED4B8C" w:rsidRPr="003A24C1">
        <w:t xml:space="preserve">SYSTEM A BACKUP SCRAM VALVE left indicating light is </w:t>
      </w:r>
      <w:r w:rsidR="00364D2C" w:rsidRPr="003A24C1">
        <w:t>EXTINGUISHED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F23AF" w:rsidP="003A24C1">
      <w:pPr>
        <w:pStyle w:val="ActionStep1BulletPK"/>
      </w:pPr>
      <w:r w:rsidRPr="003A24C1">
        <w:t>2</w:t>
      </w:r>
      <w:r w:rsidR="004C4F43" w:rsidRPr="003A24C1">
        <w:noBreakHyphen/>
      </w:r>
      <w:r w:rsidRPr="003A24C1">
        <w:t>IL</w:t>
      </w:r>
      <w:r w:rsidR="004C4F43" w:rsidRPr="003A24C1">
        <w:noBreakHyphen/>
      </w:r>
      <w:r w:rsidRPr="003A24C1">
        <w:t>99</w:t>
      </w:r>
      <w:r w:rsidR="004C4F43" w:rsidRPr="003A24C1">
        <w:noBreakHyphen/>
      </w:r>
      <w:r w:rsidRPr="003A24C1">
        <w:t xml:space="preserve">5A/CD, </w:t>
      </w:r>
      <w:r w:rsidR="00ED4B8C" w:rsidRPr="003A24C1">
        <w:t xml:space="preserve">SYSTEM B BACKUP SCRAM VALVE left indicating light is </w:t>
      </w:r>
      <w:r w:rsidR="00E03F9C" w:rsidRPr="003A24C1">
        <w:t>EXTINGUISHED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2C150E" w:rsidP="003A24C1">
      <w:pPr>
        <w:pStyle w:val="ActionStep1BulletPK"/>
      </w:pPr>
      <w:r w:rsidRPr="003A24C1">
        <w:t>IRM C</w:t>
      </w:r>
      <w:r w:rsidR="005C2D4F" w:rsidRPr="003A24C1">
        <w:t>H </w:t>
      </w:r>
      <w:r w:rsidRPr="003A24C1">
        <w:t>A</w:t>
      </w:r>
      <w:r w:rsidR="00385B4B" w:rsidRPr="003A24C1">
        <w:t xml:space="preserve"> </w:t>
      </w:r>
      <w:r w:rsidR="004C4F43" w:rsidRPr="003A24C1">
        <w:noBreakHyphen/>
      </w:r>
      <w:r w:rsidR="00385B4B" w:rsidRPr="003A24C1">
        <w:t xml:space="preserve"> </w:t>
      </w:r>
      <w:r w:rsidR="003F23AF" w:rsidRPr="003A24C1">
        <w:t>CH</w:t>
      </w:r>
      <w:r w:rsidR="005C2D4F" w:rsidRPr="003A24C1">
        <w:t> </w:t>
      </w:r>
      <w:r w:rsidR="004F02C4" w:rsidRPr="003A24C1">
        <w:t>3</w:t>
      </w:r>
      <w:r w:rsidR="00385B4B" w:rsidRPr="003A24C1">
        <w:t xml:space="preserve"> of </w:t>
      </w:r>
      <w:r w:rsidR="005C2D4F" w:rsidRPr="003A24C1">
        <w:t>R</w:t>
      </w:r>
      <w:r w:rsidR="00385B4B" w:rsidRPr="003A24C1">
        <w:t>ecorder</w:t>
      </w:r>
      <w:r w:rsidR="005C2D4F" w:rsidRPr="003A24C1">
        <w:t> </w:t>
      </w:r>
      <w:r w:rsidR="008C6D91" w:rsidRPr="003A24C1">
        <w:t>2</w:t>
      </w:r>
      <w:r w:rsidR="004C4F43" w:rsidRPr="003A24C1">
        <w:noBreakHyphen/>
      </w:r>
      <w:r w:rsidR="008C6D91" w:rsidRPr="003A24C1">
        <w:t>XR</w:t>
      </w:r>
      <w:r w:rsidR="004C4F43" w:rsidRPr="003A24C1">
        <w:noBreakHyphen/>
      </w:r>
      <w:r w:rsidR="008C6D91" w:rsidRPr="003A24C1">
        <w:t>92</w:t>
      </w:r>
      <w:r w:rsidR="004C4F43" w:rsidRPr="003A24C1">
        <w:noBreakHyphen/>
      </w:r>
      <w:r w:rsidR="008C6D91" w:rsidRPr="003A24C1">
        <w:t>7/46A</w:t>
      </w:r>
      <w:r w:rsidR="00385B4B" w:rsidRPr="003A24C1">
        <w:t xml:space="preserve"> indicates </w:t>
      </w:r>
      <w:r w:rsidR="00393FB5" w:rsidRPr="003A24C1">
        <w:t xml:space="preserve">between </w:t>
      </w:r>
      <w:r w:rsidR="00385B4B" w:rsidRPr="003A24C1">
        <w:t>12</w:t>
      </w:r>
      <w:r w:rsidR="00393FB5" w:rsidRPr="003A24C1">
        <w:t>3 and 127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385B4B" w:rsidRPr="003A24C1">
        <w:t>.</w:t>
      </w:r>
      <w:r w:rsidR="00ED4B8C" w:rsidRPr="003A24C1">
        <w:tab/>
        <w:t>________</w:t>
      </w:r>
    </w:p>
    <w:p w:rsidR="00FD3F33" w:rsidRPr="003A24C1" w:rsidRDefault="00393FB5" w:rsidP="003A24C1">
      <w:pPr>
        <w:pStyle w:val="ActionStep1BulletPK"/>
      </w:pPr>
      <w:r w:rsidRPr="003A24C1">
        <w:t>IRM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 xml:space="preserve"> indicating light is </w:t>
      </w:r>
      <w:r w:rsidR="00E03F9C" w:rsidRPr="003A24C1">
        <w:t>ILLUMINATED</w:t>
      </w:r>
      <w:r w:rsidR="00E368D9" w:rsidRPr="003A24C1">
        <w:t xml:space="preserve"> on Panel</w:t>
      </w:r>
      <w:r w:rsidR="00E66DBE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393FB5" w:rsidP="003A24C1">
      <w:pPr>
        <w:pStyle w:val="ActionStep1BulletPK"/>
      </w:pPr>
      <w:r w:rsidRPr="003A24C1">
        <w:t>IRM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> H</w:t>
      </w:r>
      <w:r w:rsidR="000107E7" w:rsidRPr="003A24C1">
        <w:t>IGH</w:t>
      </w:r>
      <w:r w:rsidR="00ED4B8C" w:rsidRPr="003A24C1">
        <w:t xml:space="preserve"> </w:t>
      </w:r>
      <w:r w:rsidR="007C1978" w:rsidRPr="003A24C1">
        <w:t xml:space="preserve">OR </w:t>
      </w:r>
      <w:r w:rsidR="00D86A2C" w:rsidRPr="003A24C1">
        <w:t>INOP</w:t>
      </w:r>
      <w:r w:rsidR="00ED4B8C" w:rsidRPr="003A24C1">
        <w:t xml:space="preserve"> indicating light is </w:t>
      </w:r>
      <w:r w:rsidR="00E03F9C" w:rsidRPr="003A24C1">
        <w:t>ILLUMINATED</w:t>
      </w:r>
      <w:r w:rsidR="00E368D9" w:rsidRPr="003A24C1">
        <w:t xml:space="preserve"> on Panel</w:t>
      </w:r>
      <w:r w:rsidR="00430554" w:rsidRPr="003A24C1">
        <w:t> </w:t>
      </w:r>
      <w:r w:rsidR="00E368D9" w:rsidRPr="003A24C1">
        <w:t>2</w:t>
      </w:r>
      <w:r w:rsidR="004C4F43" w:rsidRPr="003A24C1">
        <w:noBreakHyphen/>
      </w:r>
      <w:r w:rsidR="00E368D9" w:rsidRPr="003A24C1">
        <w:t>9</w:t>
      </w:r>
      <w:r w:rsidR="004C4F43" w:rsidRPr="003A24C1">
        <w:noBreakHyphen/>
      </w:r>
      <w:r w:rsidR="00E368D9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609AD" w:rsidRPr="003A24C1" w:rsidRDefault="00F609AD" w:rsidP="003A24C1">
      <w:pPr>
        <w:pStyle w:val="ActionStep1PK"/>
        <w:keepNext/>
      </w:pPr>
      <w:r w:rsidRPr="003A24C1">
        <w:rPr>
          <w:rStyle w:val="Bold"/>
        </w:rPr>
        <w:lastRenderedPageBreak/>
        <w:t>IF</w:t>
      </w:r>
      <w:r w:rsidRPr="003A24C1">
        <w:t xml:space="preserve"> </w:t>
      </w:r>
      <w:r w:rsidR="00D261CB" w:rsidRPr="003A24C1">
        <w:t xml:space="preserve">ICS </w:t>
      </w:r>
      <w:r w:rsidRPr="003A24C1">
        <w:t xml:space="preserve">computer is OPERABLE,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Pr="003A24C1">
        <w:t xml:space="preserve"> </w:t>
      </w:r>
      <w:r w:rsidR="007C1978" w:rsidRPr="003A24C1">
        <w:t xml:space="preserve">steps </w:t>
      </w:r>
      <w:r w:rsidRPr="003A24C1">
        <w:t>N/A</w:t>
      </w:r>
      <w:r w:rsidR="007C1978" w:rsidRPr="003A24C1">
        <w:t>:</w:t>
      </w:r>
    </w:p>
    <w:p w:rsidR="00F609AD" w:rsidRPr="003A24C1" w:rsidRDefault="00F609AD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>Computer point DIG128 indicates HIGH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2PK"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 xml:space="preserve">Computer point </w:t>
      </w:r>
      <w:r w:rsidRPr="003A24C1">
        <w:t>SOE05</w:t>
      </w:r>
      <w:r w:rsidR="00166FC5" w:rsidRPr="003A24C1">
        <w:t>2</w:t>
      </w:r>
      <w:r w:rsidRPr="003A24C1">
        <w:rPr>
          <w:lang w:val="fr-FR"/>
        </w:rPr>
        <w:t xml:space="preserve"> indicates TRIP</w:t>
      </w:r>
      <w:r w:rsidRPr="003A24C1">
        <w:t>.</w:t>
      </w:r>
      <w:r w:rsidRPr="003A24C1">
        <w:tab/>
        <w:t>________</w:t>
      </w:r>
    </w:p>
    <w:p w:rsidR="000C4F5C" w:rsidRPr="003A24C1" w:rsidRDefault="0071454B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place</w:t>
      </w:r>
      <w:r w:rsidR="003E4184" w:rsidRPr="003A24C1">
        <w:t xml:space="preserve"> </w:t>
      </w:r>
      <w:r w:rsidR="005B5281" w:rsidRPr="003A24C1">
        <w:t>IRM A</w:t>
      </w:r>
      <w:r w:rsidR="00ED4B8C" w:rsidRPr="003A24C1">
        <w:t xml:space="preserve"> in BYPASS</w:t>
      </w:r>
      <w:r w:rsidR="00393FB5" w:rsidRPr="003A24C1">
        <w:t xml:space="preserve"> by placing </w:t>
      </w:r>
      <w:r w:rsidR="001B0231" w:rsidRPr="003A24C1">
        <w:t>2</w:t>
      </w:r>
      <w:r w:rsidR="004C4F43" w:rsidRPr="003A24C1">
        <w:noBreakHyphen/>
      </w:r>
      <w:r w:rsidR="001B0231" w:rsidRPr="003A24C1">
        <w:t>HS</w:t>
      </w:r>
      <w:r w:rsidR="004C4F43" w:rsidRPr="003A24C1">
        <w:noBreakHyphen/>
      </w:r>
      <w:r w:rsidR="001B0231" w:rsidRPr="003A24C1">
        <w:t>92</w:t>
      </w:r>
      <w:r w:rsidR="004C4F43" w:rsidRPr="003A24C1">
        <w:noBreakHyphen/>
      </w:r>
      <w:r w:rsidR="001B0231" w:rsidRPr="003A24C1">
        <w:t>7A/S4A</w:t>
      </w:r>
      <w:r w:rsidR="00393FB5" w:rsidRPr="003A24C1">
        <w:t>, IRM BYPASS in C</w:t>
      </w:r>
      <w:r w:rsidR="000C4F5C" w:rsidRPr="003A24C1">
        <w:t>H</w:t>
      </w:r>
      <w:r w:rsidR="004C4F43" w:rsidRPr="003A24C1">
        <w:noBreakHyphen/>
      </w:r>
      <w:r w:rsidR="00F912C2" w:rsidRPr="003A24C1">
        <w:t>A</w:t>
      </w:r>
      <w:r w:rsidR="000C4F5C" w:rsidRPr="003A24C1">
        <w:t>.</w:t>
      </w:r>
      <w:r w:rsidR="000C4F5C" w:rsidRPr="003A24C1">
        <w:tab/>
        <w:t>________</w:t>
      </w:r>
    </w:p>
    <w:p w:rsidR="00FD3F33" w:rsidRPr="003A24C1" w:rsidRDefault="0071454B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reset</w:t>
      </w:r>
      <w:r w:rsidR="00ED4B8C" w:rsidRPr="003A24C1">
        <w:t xml:space="preserve"> half scram and associated annunciators.</w:t>
      </w:r>
      <w:r w:rsidR="0017303F" w:rsidRPr="003A24C1">
        <w:tab/>
        <w:t>________</w:t>
      </w:r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t>CHECK</w:t>
      </w:r>
      <w:r w:rsidR="00ED4B8C" w:rsidRPr="003A24C1">
        <w:t xml:space="preserve"> the following:</w:t>
      </w:r>
    </w:p>
    <w:p w:rsidR="00FD3F33" w:rsidRPr="003A24C1" w:rsidRDefault="007D1C40" w:rsidP="003A24C1">
      <w:pPr>
        <w:pStyle w:val="ActionStep1BulletPK"/>
        <w:keepNext/>
      </w:pPr>
      <w:r w:rsidRPr="003A24C1">
        <w:t>SCRAM SOLENOID GROUP A LOGIC RESET</w:t>
      </w:r>
      <w:r w:rsidR="00ED4B8C" w:rsidRPr="003A24C1">
        <w:t xml:space="preserve"> indicating lights (4) are </w:t>
      </w:r>
      <w:r w:rsidR="00E03F9C" w:rsidRPr="003A24C1">
        <w:t>ILLUMINATED</w:t>
      </w:r>
      <w:r w:rsidR="00A90007" w:rsidRPr="003A24C1">
        <w:t xml:space="preserve"> on Panel</w:t>
      </w:r>
      <w:r w:rsidR="00430554" w:rsidRPr="003A24C1">
        <w:t> </w:t>
      </w:r>
      <w:r w:rsidR="00A90007" w:rsidRPr="003A24C1">
        <w:t>2</w:t>
      </w:r>
      <w:r w:rsidR="004C4F43" w:rsidRPr="003A24C1">
        <w:noBreakHyphen/>
      </w:r>
      <w:r w:rsidR="00A90007" w:rsidRPr="003A24C1">
        <w:t>9</w:t>
      </w:r>
      <w:r w:rsidR="004C4F43" w:rsidRPr="003A24C1">
        <w:noBreakHyphen/>
      </w:r>
      <w:r w:rsidR="00A90007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4C4F43" w:rsidP="003A24C1">
      <w:pPr>
        <w:pStyle w:val="ActionStep1BulletPK"/>
        <w:keepNext/>
      </w:pPr>
      <w:r w:rsidRPr="003A24C1">
        <w:t>2</w:t>
      </w:r>
      <w:r w:rsidRPr="003A24C1">
        <w:noBreakHyphen/>
        <w:t>IL</w:t>
      </w:r>
      <w:r w:rsidRPr="003A24C1">
        <w:noBreakHyphen/>
        <w:t>99</w:t>
      </w:r>
      <w:r w:rsidRPr="003A24C1">
        <w:noBreakHyphen/>
        <w:t xml:space="preserve">5A/AB, </w:t>
      </w:r>
      <w:r w:rsidR="00ED4B8C" w:rsidRPr="003A24C1">
        <w:t xml:space="preserve">SYSTEM A BACKUP SCRAM VALVE indicating lights (2) are </w:t>
      </w:r>
      <w:r w:rsidR="00E03F9C" w:rsidRPr="003A24C1">
        <w:t>ILLUMINATED</w:t>
      </w:r>
      <w:r w:rsidR="00A90007" w:rsidRPr="003A24C1">
        <w:t xml:space="preserve"> on Panel</w:t>
      </w:r>
      <w:r w:rsidR="00430554" w:rsidRPr="003A24C1">
        <w:t> </w:t>
      </w:r>
      <w:r w:rsidR="00A90007" w:rsidRPr="003A24C1">
        <w:t>2</w:t>
      </w:r>
      <w:r w:rsidRPr="003A24C1">
        <w:noBreakHyphen/>
      </w:r>
      <w:r w:rsidR="00A90007" w:rsidRPr="003A24C1">
        <w:t>9</w:t>
      </w:r>
      <w:r w:rsidRPr="003A24C1">
        <w:noBreakHyphen/>
      </w:r>
      <w:r w:rsidR="00A90007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4C4F43" w:rsidP="003A24C1">
      <w:pPr>
        <w:pStyle w:val="ActionStep1BulletPK"/>
        <w:keepNext/>
      </w:pPr>
      <w:r w:rsidRPr="003A24C1">
        <w:t>2</w:t>
      </w:r>
      <w:r w:rsidRPr="003A24C1">
        <w:noBreakHyphen/>
        <w:t>IL</w:t>
      </w:r>
      <w:r w:rsidRPr="003A24C1">
        <w:noBreakHyphen/>
        <w:t>99</w:t>
      </w:r>
      <w:r w:rsidRPr="003A24C1">
        <w:noBreakHyphen/>
        <w:t xml:space="preserve">5A/CD, </w:t>
      </w:r>
      <w:r w:rsidR="00ED4B8C" w:rsidRPr="003A24C1">
        <w:t xml:space="preserve">SYSTEM B BACKUP SCRAM VALVE indicating lights (2) are </w:t>
      </w:r>
      <w:r w:rsidR="00E03F9C" w:rsidRPr="003A24C1">
        <w:t>ILLUMINATED</w:t>
      </w:r>
      <w:r w:rsidR="00A90007" w:rsidRPr="003A24C1">
        <w:t xml:space="preserve"> on Panel</w:t>
      </w:r>
      <w:r w:rsidR="00430554" w:rsidRPr="003A24C1">
        <w:t> </w:t>
      </w:r>
      <w:r w:rsidR="00A90007" w:rsidRPr="003A24C1">
        <w:t>2</w:t>
      </w:r>
      <w:r w:rsidRPr="003A24C1">
        <w:noBreakHyphen/>
      </w:r>
      <w:r w:rsidR="00A90007" w:rsidRPr="003A24C1">
        <w:t>9</w:t>
      </w:r>
      <w:r w:rsidRPr="003A24C1">
        <w:noBreakHyphen/>
      </w:r>
      <w:r w:rsidR="00A90007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24271F" w:rsidP="003A24C1">
      <w:pPr>
        <w:pStyle w:val="ActionStep1BulletPK"/>
      </w:pPr>
      <w:r w:rsidRPr="003A24C1">
        <w:t>CHANNEL A</w:t>
      </w:r>
      <w:r w:rsidR="00393FB5" w:rsidRPr="003A24C1">
        <w:t xml:space="preserve"> IRM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 xml:space="preserve"> indicating light is </w:t>
      </w:r>
      <w:r w:rsidR="00E03F9C" w:rsidRPr="003A24C1">
        <w:t>EXTINGUISHED</w:t>
      </w:r>
      <w:r w:rsidR="00A90007" w:rsidRPr="003A24C1">
        <w:t xml:space="preserve"> on Panel</w:t>
      </w:r>
      <w:r w:rsidR="00430554" w:rsidRPr="003A24C1">
        <w:t> </w:t>
      </w:r>
      <w:r w:rsidR="00A90007" w:rsidRPr="003A24C1">
        <w:t>2</w:t>
      </w:r>
      <w:r w:rsidR="004C4F43" w:rsidRPr="003A24C1">
        <w:noBreakHyphen/>
      </w:r>
      <w:r w:rsidR="00A90007" w:rsidRPr="003A24C1">
        <w:t>9</w:t>
      </w:r>
      <w:r w:rsidR="004C4F43" w:rsidRPr="003A24C1">
        <w:noBreakHyphen/>
      </w:r>
      <w:r w:rsidR="00A90007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24271F" w:rsidP="003A24C1">
      <w:pPr>
        <w:pStyle w:val="ActionStep1BulletPK"/>
      </w:pPr>
      <w:r w:rsidRPr="003A24C1">
        <w:t>CHANNEL A</w:t>
      </w:r>
      <w:r w:rsidR="00441D24" w:rsidRPr="003A24C1">
        <w:t xml:space="preserve"> IRM</w:t>
      </w:r>
      <w:r w:rsidR="00ED4B8C" w:rsidRPr="003A24C1">
        <w:t xml:space="preserve"> H</w:t>
      </w:r>
      <w:r w:rsidR="000107E7" w:rsidRPr="003A24C1">
        <w:t>IGH</w:t>
      </w:r>
      <w:r w:rsidR="00ED4B8C" w:rsidRPr="003A24C1">
        <w:t> H</w:t>
      </w:r>
      <w:r w:rsidR="000107E7" w:rsidRPr="003A24C1">
        <w:t>IGH</w:t>
      </w:r>
      <w:r w:rsidR="00ED4B8C" w:rsidRPr="003A24C1">
        <w:t xml:space="preserve"> </w:t>
      </w:r>
      <w:r w:rsidR="007C1978" w:rsidRPr="003A24C1">
        <w:t xml:space="preserve">OR </w:t>
      </w:r>
      <w:r w:rsidR="00D86A2C" w:rsidRPr="003A24C1">
        <w:t>INOP</w:t>
      </w:r>
      <w:r w:rsidR="00ED4B8C" w:rsidRPr="003A24C1">
        <w:t xml:space="preserve"> indicating light is </w:t>
      </w:r>
      <w:r w:rsidR="00E03F9C" w:rsidRPr="003A24C1">
        <w:t>EXTINGUISHED</w:t>
      </w:r>
      <w:r w:rsidR="00A90007" w:rsidRPr="003A24C1">
        <w:t xml:space="preserve"> on Panel</w:t>
      </w:r>
      <w:r w:rsidR="00430554" w:rsidRPr="003A24C1">
        <w:t> </w:t>
      </w:r>
      <w:r w:rsidR="00A90007" w:rsidRPr="003A24C1">
        <w:t>2</w:t>
      </w:r>
      <w:r w:rsidR="004C4F43" w:rsidRPr="003A24C1">
        <w:noBreakHyphen/>
      </w:r>
      <w:r w:rsidR="00A90007" w:rsidRPr="003A24C1">
        <w:t>9</w:t>
      </w:r>
      <w:r w:rsidR="004C4F43" w:rsidRPr="003A24C1">
        <w:noBreakHyphen/>
      </w:r>
      <w:r w:rsidR="00A90007" w:rsidRPr="003A24C1">
        <w:t>5</w:t>
      </w:r>
      <w:r w:rsidR="00ED4B8C" w:rsidRPr="003A24C1">
        <w:t>.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 xml:space="preserve">CONTROL ROD WITHDRAWAL BLOCK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3C29B2" w:rsidRPr="003A24C1">
        <w:t>5A,</w:t>
      </w:r>
      <w:r w:rsidR="00A33767" w:rsidRPr="003A24C1">
        <w:t> </w:t>
      </w:r>
      <w:r w:rsidR="003C29B2" w:rsidRPr="003A24C1">
        <w:t>w</w:t>
      </w:r>
      <w:r w:rsidR="005C50BB" w:rsidRPr="003A24C1">
        <w:t>indow 7</w:t>
      </w:r>
      <w:r w:rsidRPr="003A24C1">
        <w:t xml:space="preserve">) is </w:t>
      </w:r>
      <w:r w:rsidR="001E16D8" w:rsidRPr="003A24C1">
        <w:t>CLEAR,</w:t>
      </w:r>
      <w:r w:rsidRPr="003A24C1">
        <w:t xml:space="preserve"> </w:t>
      </w:r>
      <w:r w:rsidR="001601A2" w:rsidRPr="003A24C1">
        <w:t xml:space="preserve">or </w:t>
      </w:r>
      <w:r w:rsidR="000107E7" w:rsidRPr="003A24C1">
        <w:t>VOM #2</w:t>
      </w:r>
      <w:r w:rsidRPr="003A24C1">
        <w:t xml:space="preserve"> connected in Step </w:t>
      </w:r>
      <w:r w:rsidR="00C254E8" w:rsidRPr="003A24C1">
        <w:fldChar w:fldCharType="begin"/>
      </w:r>
      <w:r w:rsidR="00C254E8" w:rsidRPr="003A24C1">
        <w:instrText xml:space="preserve"> REF _Ref383496348 \w \h \*MERGEFORMAT </w:instrText>
      </w:r>
      <w:r w:rsidR="00C254E8" w:rsidRPr="003A24C1">
        <w:fldChar w:fldCharType="separate"/>
      </w:r>
      <w:r w:rsidR="003A24C1">
        <w:t>6.14[3.3]</w:t>
      </w:r>
      <w:r w:rsidR="00C254E8" w:rsidRPr="003A24C1">
        <w:fldChar w:fldCharType="end"/>
      </w:r>
      <w:r w:rsidRPr="003A24C1">
        <w:t xml:space="preserve">, indicates contacts </w:t>
      </w:r>
      <w:r w:rsidR="00364D2C" w:rsidRPr="003A24C1">
        <w:t>CLOSED</w:t>
      </w:r>
      <w:r w:rsidRPr="003A24C1">
        <w:t>.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</w:pPr>
      <w:r w:rsidRPr="003A24C1">
        <w:t xml:space="preserve">IRM </w:t>
      </w:r>
      <w:r w:rsidR="002A4C39" w:rsidRPr="003A24C1">
        <w:t>CHAN</w:t>
      </w:r>
      <w:r w:rsidRPr="003A24C1">
        <w:t> A, C, E, G HI</w:t>
      </w:r>
      <w:r w:rsidR="004C4F43" w:rsidRPr="003A24C1">
        <w:noBreakHyphen/>
      </w:r>
      <w:r w:rsidRPr="003A24C1">
        <w:t>HI/</w:t>
      </w:r>
      <w:r w:rsidR="00D86A2C" w:rsidRPr="003A24C1">
        <w:t>INOP</w:t>
      </w:r>
      <w:r w:rsidRPr="003A24C1">
        <w:t xml:space="preserve"> </w:t>
      </w:r>
      <w:r w:rsidR="006216C7" w:rsidRPr="003A24C1">
        <w:t>(</w:t>
      </w:r>
      <w:r w:rsidR="005C50BB" w:rsidRPr="003A24C1">
        <w:t>2</w:t>
      </w:r>
      <w:r w:rsidR="004C4F43" w:rsidRPr="003A24C1">
        <w:noBreakHyphen/>
      </w:r>
      <w:r w:rsidR="005C50BB" w:rsidRPr="003A24C1">
        <w:t>XA</w:t>
      </w:r>
      <w:r w:rsidR="004C4F43" w:rsidRPr="003A24C1">
        <w:noBreakHyphen/>
      </w:r>
      <w:r w:rsidR="005C50BB" w:rsidRPr="003A24C1">
        <w:t>55</w:t>
      </w:r>
      <w:r w:rsidR="004C4F43" w:rsidRPr="003A24C1">
        <w:noBreakHyphen/>
      </w:r>
      <w:r w:rsidR="00A33767" w:rsidRPr="003A24C1">
        <w:t>5A, </w:t>
      </w:r>
      <w:r w:rsidR="003C29B2" w:rsidRPr="003A24C1">
        <w:t>w</w:t>
      </w:r>
      <w:r w:rsidR="00A33767" w:rsidRPr="003A24C1">
        <w:t>indow </w:t>
      </w:r>
      <w:r w:rsidR="005C50BB" w:rsidRPr="003A24C1">
        <w:t>33</w:t>
      </w:r>
      <w:r w:rsidRPr="003A24C1">
        <w:t xml:space="preserve">) is </w:t>
      </w:r>
      <w:r w:rsidR="001E16D8" w:rsidRPr="003A24C1">
        <w:t>CLEAR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1PK"/>
        <w:keepNext/>
      </w:pPr>
      <w:r w:rsidRPr="003A24C1">
        <w:rPr>
          <w:rStyle w:val="Bold"/>
        </w:rPr>
        <w:t>IF</w:t>
      </w:r>
      <w:r w:rsidR="00664F19" w:rsidRPr="003A24C1">
        <w:t xml:space="preserve"> </w:t>
      </w:r>
      <w:r w:rsidR="00D261CB" w:rsidRPr="003A24C1">
        <w:t xml:space="preserve">ICS </w:t>
      </w:r>
      <w:r w:rsidRPr="003A24C1">
        <w:t xml:space="preserve">computer is OPERABLE,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Pr="003A24C1">
        <w:rPr>
          <w:rStyle w:val="Bold"/>
        </w:rPr>
        <w:t>PERFORM</w:t>
      </w:r>
      <w:r w:rsidRPr="003A24C1">
        <w:t xml:space="preserve"> the following</w:t>
      </w:r>
      <w:r w:rsidR="00174B3B" w:rsidRPr="003A24C1">
        <w:t>,</w:t>
      </w:r>
      <w:r w:rsidRPr="003A24C1">
        <w:t xml:space="preserve"> </w:t>
      </w:r>
      <w:r w:rsidR="00174B3B" w:rsidRPr="003A24C1">
        <w:t>o</w:t>
      </w:r>
      <w:r w:rsidRPr="003A24C1">
        <w:t xml:space="preserve">therwise, </w:t>
      </w:r>
      <w:r w:rsidRPr="003A24C1">
        <w:rPr>
          <w:rStyle w:val="Bold"/>
        </w:rPr>
        <w:t>MARK</w:t>
      </w:r>
      <w:r w:rsidRPr="003A24C1">
        <w:t xml:space="preserve"> </w:t>
      </w:r>
      <w:r w:rsidR="007C1978" w:rsidRPr="003A24C1">
        <w:t xml:space="preserve">steps </w:t>
      </w:r>
      <w:r w:rsidRPr="003A24C1">
        <w:t>N/A</w:t>
      </w:r>
      <w:r w:rsidR="007C1978" w:rsidRPr="003A24C1">
        <w:t>:</w:t>
      </w:r>
    </w:p>
    <w:p w:rsidR="00F609AD" w:rsidRPr="003A24C1" w:rsidRDefault="00F609AD" w:rsidP="003A24C1">
      <w:pPr>
        <w:pStyle w:val="ActionStep2PK"/>
        <w:keepNext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>Computer point DIG128 indicates NORMAL</w:t>
      </w:r>
      <w:r w:rsidRPr="003A24C1">
        <w:t>.</w:t>
      </w:r>
      <w:r w:rsidRPr="003A24C1">
        <w:tab/>
        <w:t>________</w:t>
      </w:r>
    </w:p>
    <w:p w:rsidR="00F609AD" w:rsidRPr="003A24C1" w:rsidRDefault="00F609AD" w:rsidP="003A24C1">
      <w:pPr>
        <w:pStyle w:val="ActionStep2PK"/>
      </w:pPr>
      <w:r w:rsidRPr="003A24C1">
        <w:rPr>
          <w:rStyle w:val="Bold"/>
        </w:rPr>
        <w:t>CHECK</w:t>
      </w:r>
      <w:r w:rsidRPr="003A24C1">
        <w:t xml:space="preserve"> </w:t>
      </w:r>
      <w:r w:rsidRPr="003A24C1">
        <w:rPr>
          <w:lang w:val="fr-FR"/>
        </w:rPr>
        <w:t xml:space="preserve">Computer point </w:t>
      </w:r>
      <w:r w:rsidRPr="003A24C1">
        <w:t>SOE05</w:t>
      </w:r>
      <w:r w:rsidR="00166FC5" w:rsidRPr="003A24C1">
        <w:t>2</w:t>
      </w:r>
      <w:r w:rsidRPr="003A24C1">
        <w:rPr>
          <w:lang w:val="fr-FR"/>
        </w:rPr>
        <w:t xml:space="preserve"> indicates NOTTRIP</w:t>
      </w:r>
      <w:r w:rsidRPr="003A24C1">
        <w:t>.</w:t>
      </w:r>
      <w:r w:rsidRPr="003A24C1">
        <w:tab/>
        <w:t>________</w:t>
      </w:r>
    </w:p>
    <w:p w:rsidR="00564E5F" w:rsidRPr="003A24C1" w:rsidRDefault="00ED4B8C" w:rsidP="003A24C1">
      <w:pPr>
        <w:pStyle w:val="ActionStep1PK"/>
      </w:pPr>
      <w:r w:rsidRPr="003A24C1">
        <w:rPr>
          <w:rStyle w:val="Bold"/>
        </w:rPr>
        <w:lastRenderedPageBreak/>
        <w:t>PLACE</w:t>
      </w:r>
      <w:r w:rsidR="00C3157F" w:rsidRPr="003A24C1">
        <w:t xml:space="preserve"> </w:t>
      </w:r>
      <w:r w:rsidR="0059655E" w:rsidRPr="003A24C1">
        <w:t>IRM </w:t>
      </w:r>
      <w:r w:rsidR="000107E7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</w:t>
      </w:r>
      <w:r w:rsidRPr="003A24C1">
        <w:t> to 40 position</w:t>
      </w:r>
      <w:r w:rsidR="00564E5F" w:rsidRPr="003A24C1">
        <w:t>.</w:t>
      </w:r>
      <w:r w:rsidR="00DF2A02" w:rsidRPr="003A24C1">
        <w:tab/>
        <w:t>________</w:t>
      </w:r>
    </w:p>
    <w:p w:rsidR="00FD3F33" w:rsidRPr="003A24C1" w:rsidRDefault="00582A87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A90007" w:rsidRPr="003A24C1">
        <w:t xml:space="preserve">IRM drawer </w:t>
      </w:r>
      <w:r w:rsidR="00ED4B8C" w:rsidRPr="003A24C1">
        <w:t>front p</w:t>
      </w:r>
      <w:r w:rsidR="00A33767" w:rsidRPr="003A24C1">
        <w:t>anel meter indicates between 38 </w:t>
      </w:r>
      <w:r w:rsidR="00ED4B8C" w:rsidRPr="003A24C1">
        <w:t>and 42</w:t>
      </w:r>
      <w:r w:rsidR="00764B27" w:rsidRPr="003A24C1">
        <w:t xml:space="preserve"> </w:t>
      </w:r>
      <w:r w:rsidR="000107E7" w:rsidRPr="003A24C1">
        <w:t>UNITS</w:t>
      </w:r>
      <w:r w:rsidR="00ED4B8C" w:rsidRPr="003A24C1">
        <w:t>.</w:t>
      </w:r>
      <w:r w:rsidR="00ED4B8C" w:rsidRPr="003A24C1">
        <w:tab/>
        <w:t>_____</w:t>
      </w:r>
      <w:r w:rsidR="00ED4B8C" w:rsidRPr="003A24C1">
        <w:rPr>
          <w:rStyle w:val="ACSignOff"/>
        </w:rPr>
        <w:t>(AC)</w:t>
      </w:r>
    </w:p>
    <w:p w:rsidR="00FD3F33" w:rsidRPr="003A24C1" w:rsidRDefault="0071454B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 xml:space="preserve">UO </w:t>
      </w:r>
      <w:r w:rsidR="000107E7" w:rsidRPr="003A24C1">
        <w:t>place</w:t>
      </w:r>
      <w:r w:rsidRPr="003A24C1">
        <w:rPr>
          <w:rStyle w:val="Bold"/>
        </w:rPr>
        <w:t xml:space="preserve"> </w:t>
      </w:r>
      <w:r w:rsidR="00C568C1" w:rsidRPr="003A24C1">
        <w:t>2</w:t>
      </w:r>
      <w:r w:rsidR="004C4F43" w:rsidRPr="003A24C1">
        <w:noBreakHyphen/>
      </w:r>
      <w:r w:rsidR="00C568C1" w:rsidRPr="003A24C1">
        <w:t>XS</w:t>
      </w:r>
      <w:r w:rsidR="004C4F43" w:rsidRPr="003A24C1">
        <w:noBreakHyphen/>
      </w:r>
      <w:r w:rsidR="00C568C1" w:rsidRPr="003A24C1">
        <w:t>92</w:t>
      </w:r>
      <w:r w:rsidR="004C4F43" w:rsidRPr="003A24C1">
        <w:noBreakHyphen/>
      </w:r>
      <w:r w:rsidR="00C568C1" w:rsidRPr="003A24C1">
        <w:t>7/42A</w:t>
      </w:r>
      <w:r w:rsidR="00C3157F" w:rsidRPr="003A24C1">
        <w:t xml:space="preserve">, </w:t>
      </w:r>
      <w:r w:rsidR="0024271F" w:rsidRPr="003A24C1">
        <w:t>CHANNEL A</w:t>
      </w:r>
      <w:r w:rsidR="00C3157F" w:rsidRPr="003A24C1">
        <w:t xml:space="preserve"> IRM RANGE SWITCH,</w:t>
      </w:r>
      <w:r w:rsidR="00ED4B8C" w:rsidRPr="003A24C1">
        <w:t> </w:t>
      </w:r>
      <w:r w:rsidR="00316A50" w:rsidRPr="003A24C1">
        <w:t>in</w:t>
      </w:r>
      <w:r w:rsidR="00ED4B8C" w:rsidRPr="003A24C1">
        <w:t xml:space="preserve"> position required for current plant condition.</w:t>
      </w:r>
      <w:r w:rsidR="0017303F" w:rsidRPr="003A24C1">
        <w:tab/>
        <w:t>________</w:t>
      </w:r>
    </w:p>
    <w:p w:rsidR="00FD3F33" w:rsidRPr="003A24C1" w:rsidRDefault="00ED4B8C" w:rsidP="003A24C1">
      <w:pPr>
        <w:pStyle w:val="ActionStep1PK"/>
      </w:pPr>
      <w:r w:rsidRPr="003A24C1">
        <w:rPr>
          <w:rStyle w:val="Bold"/>
        </w:rPr>
        <w:t>PLACE</w:t>
      </w:r>
      <w:r w:rsidR="00A90007" w:rsidRPr="003A24C1">
        <w:rPr>
          <w:rStyle w:val="Bold"/>
        </w:rPr>
        <w:t xml:space="preserve"> </w:t>
      </w:r>
      <w:r w:rsidR="0059655E" w:rsidRPr="003A24C1">
        <w:t>IRM </w:t>
      </w:r>
      <w:r w:rsidR="000107E7" w:rsidRPr="003A24C1">
        <w:t xml:space="preserve">drawer </w:t>
      </w:r>
      <w:r w:rsidR="009514EE" w:rsidRPr="003A24C1">
        <w:t>M</w:t>
      </w:r>
      <w:r w:rsidR="00796744" w:rsidRPr="003A24C1">
        <w:t>ode</w:t>
      </w:r>
      <w:r w:rsidR="0059655E" w:rsidRPr="003A24C1">
        <w:t xml:space="preserve"> switch </w:t>
      </w:r>
      <w:r w:rsidRPr="003A24C1">
        <w:t>to OPERATE.</w:t>
      </w:r>
      <w:r w:rsidR="00D77443" w:rsidRPr="003A24C1">
        <w:tab/>
        <w:t>________</w:t>
      </w:r>
    </w:p>
    <w:p w:rsidR="00FD3F33" w:rsidRPr="003A24C1" w:rsidRDefault="00ED4B8C" w:rsidP="003A24C1">
      <w:pPr>
        <w:pStyle w:val="ActionStep1PK"/>
      </w:pPr>
      <w:bookmarkStart w:id="224" w:name="_Ref383411311"/>
      <w:r w:rsidRPr="003A24C1">
        <w:rPr>
          <w:rStyle w:val="Bold"/>
        </w:rPr>
        <w:t>RELEASE</w:t>
      </w:r>
      <w:r w:rsidRPr="003A24C1">
        <w:t xml:space="preserve"> </w:t>
      </w:r>
      <w:r w:rsidR="004C4F43" w:rsidRPr="003A24C1">
        <w:t>2</w:t>
      </w:r>
      <w:r w:rsidR="004C4F43" w:rsidRPr="003A24C1">
        <w:noBreakHyphen/>
        <w:t>HS</w:t>
      </w:r>
      <w:r w:rsidR="004C4F43" w:rsidRPr="003A24C1">
        <w:noBreakHyphen/>
        <w:t>92</w:t>
      </w:r>
      <w:r w:rsidR="004C4F43" w:rsidRPr="003A24C1">
        <w:noBreakHyphen/>
        <w:t>7/41A, IRM CHANNEL A</w:t>
      </w:r>
      <w:r w:rsidR="00A90007" w:rsidRPr="003A24C1">
        <w:t xml:space="preserve"> </w:t>
      </w:r>
      <w:r w:rsidR="00D86A2C" w:rsidRPr="003A24C1">
        <w:t>INOP</w:t>
      </w:r>
      <w:r w:rsidR="00951ADD" w:rsidRPr="003A24C1">
        <w:t>/</w:t>
      </w:r>
      <w:r w:rsidR="00796744" w:rsidRPr="003A24C1">
        <w:t>INHIBIT pushbutton</w:t>
      </w:r>
      <w:r w:rsidR="00130EA3" w:rsidRPr="003A24C1">
        <w:t>.</w:t>
      </w:r>
      <w:r w:rsidR="00D77443" w:rsidRPr="003A24C1">
        <w:tab/>
        <w:t>________</w:t>
      </w:r>
      <w:bookmarkEnd w:id="224"/>
    </w:p>
    <w:p w:rsidR="001739BB" w:rsidRPr="003A24C1" w:rsidRDefault="00C254E8" w:rsidP="003A24C1">
      <w:pPr>
        <w:pStyle w:val="ActionStep1PK"/>
        <w:keepNext/>
      </w:pPr>
      <w:r w:rsidRPr="003A24C1">
        <w:rPr>
          <w:rStyle w:val="Bold"/>
        </w:rPr>
        <w:t>RESET</w:t>
      </w:r>
      <w:r w:rsidRPr="003A24C1">
        <w:t xml:space="preserve"> </w:t>
      </w:r>
      <w:r w:rsidR="000107E7" w:rsidRPr="003A24C1">
        <w:t xml:space="preserve">local </w:t>
      </w:r>
      <w:r w:rsidRPr="003A24C1">
        <w:t xml:space="preserve">IRM alarms using </w:t>
      </w:r>
      <w:r w:rsidR="00946CA1" w:rsidRPr="003A24C1">
        <w:t>RESET</w:t>
      </w:r>
      <w:r w:rsidRPr="003A24C1">
        <w:t xml:space="preserve"> switch on IRM drawer.</w:t>
      </w:r>
      <w:r w:rsidR="001739BB" w:rsidRPr="003A24C1">
        <w:tab/>
        <w:t>________</w:t>
      </w:r>
    </w:p>
    <w:p w:rsidR="00FD3F33" w:rsidRPr="003A24C1" w:rsidRDefault="001739BB" w:rsidP="003A24C1">
      <w:pPr>
        <w:pStyle w:val="ActionStep1PK"/>
        <w:keepNext/>
      </w:pPr>
      <w:r w:rsidRPr="003A24C1">
        <w:rPr>
          <w:rStyle w:val="Bold"/>
        </w:rPr>
        <w:t>CHECK</w:t>
      </w:r>
      <w:r w:rsidRPr="003A24C1">
        <w:t xml:space="preserve"> </w:t>
      </w:r>
      <w:r w:rsidR="00364D2C" w:rsidRPr="003A24C1">
        <w:t>the following</w:t>
      </w:r>
      <w:r w:rsidR="00ED4B8C" w:rsidRPr="003A24C1">
        <w:t xml:space="preserve"> </w:t>
      </w:r>
      <w:r w:rsidR="00185AC4" w:rsidRPr="003A24C1">
        <w:t xml:space="preserve">IRM drawer </w:t>
      </w:r>
      <w:r w:rsidR="00ED4B8C" w:rsidRPr="003A24C1">
        <w:t xml:space="preserve">indicating lights are </w:t>
      </w:r>
      <w:r w:rsidR="00E03F9C" w:rsidRPr="003A24C1">
        <w:t>EXTINGUISHED</w:t>
      </w:r>
      <w:r w:rsidR="00ED4B8C" w:rsidRPr="003A24C1">
        <w:t>:</w:t>
      </w:r>
    </w:p>
    <w:p w:rsidR="00FD3F33" w:rsidRPr="003A24C1" w:rsidRDefault="00ED4B8C" w:rsidP="003A24C1">
      <w:pPr>
        <w:pStyle w:val="ActionStep1BulletPK"/>
        <w:keepNext/>
      </w:pPr>
      <w:r w:rsidRPr="003A24C1">
        <w:t>U</w:t>
      </w:r>
      <w:r w:rsidR="000107E7" w:rsidRPr="003A24C1">
        <w:t>PSCALE</w:t>
      </w:r>
      <w:r w:rsidRPr="003A24C1">
        <w:t xml:space="preserve"> H</w:t>
      </w:r>
      <w:r w:rsidR="000107E7" w:rsidRPr="003A24C1">
        <w:t>IGH</w:t>
      </w:r>
      <w:r w:rsidRPr="003A24C1">
        <w:tab/>
        <w:t>________</w:t>
      </w:r>
    </w:p>
    <w:p w:rsidR="00FD3F33" w:rsidRPr="003A24C1" w:rsidRDefault="00ED4B8C" w:rsidP="003A24C1">
      <w:pPr>
        <w:pStyle w:val="ActionStep1BulletPK"/>
        <w:keepNext/>
      </w:pPr>
      <w:r w:rsidRPr="003A24C1">
        <w:t>U</w:t>
      </w:r>
      <w:r w:rsidR="000107E7" w:rsidRPr="003A24C1">
        <w:t>PSCALE</w:t>
      </w:r>
      <w:r w:rsidRPr="003A24C1">
        <w:t xml:space="preserve"> H</w:t>
      </w:r>
      <w:r w:rsidR="000107E7" w:rsidRPr="003A24C1">
        <w:t>IGH</w:t>
      </w:r>
      <w:r w:rsidRPr="003A24C1">
        <w:t> H</w:t>
      </w:r>
      <w:r w:rsidR="000107E7" w:rsidRPr="003A24C1">
        <w:t>IGH</w:t>
      </w:r>
      <w:r w:rsidRPr="003A24C1">
        <w:tab/>
        <w:t>________</w:t>
      </w:r>
    </w:p>
    <w:p w:rsidR="00FD3F33" w:rsidRPr="003A24C1" w:rsidRDefault="00D86A2C" w:rsidP="003A24C1">
      <w:pPr>
        <w:pStyle w:val="ActionStep1BulletPK"/>
      </w:pPr>
      <w:r w:rsidRPr="003A24C1">
        <w:t>INOP</w:t>
      </w:r>
      <w:r w:rsidR="00ED4B8C" w:rsidRPr="003A24C1">
        <w:tab/>
        <w:t>________</w:t>
      </w:r>
    </w:p>
    <w:p w:rsidR="00FD3F33" w:rsidRPr="003A24C1" w:rsidRDefault="00ED4B8C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VOMs were connected in Steps </w:t>
      </w:r>
      <w:r w:rsidR="00A26430" w:rsidRPr="003A24C1">
        <w:fldChar w:fldCharType="begin"/>
      </w:r>
      <w:r w:rsidR="00A26430" w:rsidRPr="003A24C1">
        <w:instrText xml:space="preserve"> REF _Ref124739867 \w \h \*MERGEFORMAT </w:instrText>
      </w:r>
      <w:r w:rsidR="00A26430" w:rsidRPr="003A24C1">
        <w:fldChar w:fldCharType="separate"/>
      </w:r>
      <w:r w:rsidR="003A24C1">
        <w:t>6.14[3.1]</w:t>
      </w:r>
      <w:r w:rsidR="00A26430" w:rsidRPr="003A24C1">
        <w:fldChar w:fldCharType="end"/>
      </w:r>
      <w:r w:rsidRPr="003A24C1">
        <w:t xml:space="preserve"> and </w:t>
      </w:r>
      <w:r w:rsidR="00C254E8" w:rsidRPr="003A24C1">
        <w:fldChar w:fldCharType="begin"/>
      </w:r>
      <w:r w:rsidR="00C254E8" w:rsidRPr="003A24C1">
        <w:instrText xml:space="preserve"> REF _Ref383496348 \w \h \*MERGEFORMAT </w:instrText>
      </w:r>
      <w:r w:rsidR="00C254E8" w:rsidRPr="003A24C1">
        <w:fldChar w:fldCharType="separate"/>
      </w:r>
      <w:r w:rsidR="003A24C1">
        <w:t>6.14[3.3]</w:t>
      </w:r>
      <w:r w:rsidR="00C254E8"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084656" w:rsidRPr="003A24C1">
        <w:rPr>
          <w:rStyle w:val="Bold"/>
        </w:rPr>
        <w:t>PERFORM</w:t>
      </w:r>
      <w:r w:rsidR="00084656" w:rsidRPr="003A24C1">
        <w:t xml:space="preserve"> the following</w:t>
      </w:r>
      <w:r w:rsidR="00174B3B" w:rsidRPr="003A24C1">
        <w:t>,</w:t>
      </w:r>
      <w:r w:rsidR="00081901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3C780B" w:rsidRPr="003A24C1">
        <w:rPr>
          <w:rStyle w:val="Bold"/>
        </w:rPr>
        <w:t>MARK</w:t>
      </w:r>
      <w:r w:rsidRPr="003A24C1">
        <w:t xml:space="preserve"> </w:t>
      </w:r>
      <w:r w:rsidR="007C1978" w:rsidRPr="003A24C1">
        <w:t>steps</w:t>
      </w:r>
      <w:r w:rsidR="007C1978" w:rsidRPr="003A24C1">
        <w:rPr>
          <w:rStyle w:val="Bold"/>
        </w:rPr>
        <w:t xml:space="preserve"> </w:t>
      </w:r>
      <w:r w:rsidR="003C780B" w:rsidRPr="003A24C1">
        <w:t>N/A</w:t>
      </w:r>
      <w:r w:rsidR="007C1978" w:rsidRPr="003A24C1">
        <w:t>:</w:t>
      </w:r>
    </w:p>
    <w:p w:rsidR="00FD3F33" w:rsidRPr="003A24C1" w:rsidRDefault="00ED4B8C" w:rsidP="003A24C1">
      <w:pPr>
        <w:pStyle w:val="ActionStep2PK"/>
        <w:keepNext/>
      </w:pPr>
      <w:r w:rsidRPr="003A24C1">
        <w:rPr>
          <w:rStyle w:val="Bold"/>
        </w:rPr>
        <w:t>REMOVE</w:t>
      </w:r>
      <w:r w:rsidR="00F912C2" w:rsidRPr="003A24C1">
        <w:t xml:space="preserve"> VOM #1 connected to terminals F</w:t>
      </w:r>
      <w:r w:rsidR="004C4F43" w:rsidRPr="003A24C1">
        <w:noBreakHyphen/>
      </w:r>
      <w:r w:rsidR="00F912C2" w:rsidRPr="003A24C1">
        <w:t>39 and F</w:t>
      </w:r>
      <w:r w:rsidR="004C4F43" w:rsidRPr="003A24C1">
        <w:noBreakHyphen/>
      </w:r>
      <w:r w:rsidRPr="003A24C1">
        <w:t>41.</w:t>
      </w:r>
      <w:r w:rsidRPr="003A24C1">
        <w:tab/>
        <w:t>________</w:t>
      </w:r>
    </w:p>
    <w:p w:rsidR="00FD3F33" w:rsidRPr="003A24C1" w:rsidRDefault="00ED4B8C" w:rsidP="003A24C1">
      <w:pPr>
        <w:pStyle w:val="ActionStep2PK"/>
      </w:pPr>
      <w:r w:rsidRPr="003A24C1">
        <w:rPr>
          <w:rStyle w:val="Bold"/>
        </w:rPr>
        <w:t>REMOVE</w:t>
      </w:r>
      <w:r w:rsidR="00F912C2" w:rsidRPr="003A24C1">
        <w:t xml:space="preserve"> VOM #2 connected to terminals F</w:t>
      </w:r>
      <w:r w:rsidR="004C4F43" w:rsidRPr="003A24C1">
        <w:noBreakHyphen/>
      </w:r>
      <w:r w:rsidR="00F912C2" w:rsidRPr="003A24C1">
        <w:t>45 and F</w:t>
      </w:r>
      <w:r w:rsidR="004C4F43" w:rsidRPr="003A24C1">
        <w:noBreakHyphen/>
      </w:r>
      <w:r w:rsidRPr="003A24C1">
        <w:t>46.</w:t>
      </w:r>
      <w:r w:rsidRPr="003A24C1">
        <w:tab/>
        <w:t>________</w:t>
      </w:r>
    </w:p>
    <w:p w:rsidR="00FD3F33" w:rsidRPr="003A24C1" w:rsidRDefault="00A21440" w:rsidP="003A24C1">
      <w:pPr>
        <w:pStyle w:val="ActionStep1PK"/>
      </w:pPr>
      <w:r w:rsidRPr="003A24C1">
        <w:rPr>
          <w:rStyle w:val="Bold"/>
        </w:rPr>
        <w:t xml:space="preserve">REQUEST </w:t>
      </w:r>
      <w:r w:rsidRPr="003A24C1">
        <w:t>UO</w:t>
      </w:r>
      <w:r w:rsidRPr="003A24C1">
        <w:rPr>
          <w:rStyle w:val="Bold"/>
        </w:rPr>
        <w:t xml:space="preserve"> </w:t>
      </w:r>
      <w:r w:rsidRPr="003A24C1">
        <w:t>remove</w:t>
      </w:r>
      <w:r w:rsidR="00ED4B8C" w:rsidRPr="003A24C1">
        <w:t xml:space="preserve"> </w:t>
      </w:r>
      <w:r w:rsidR="005B5281" w:rsidRPr="003A24C1">
        <w:t>IRM A</w:t>
      </w:r>
      <w:r w:rsidR="00ED4B8C" w:rsidRPr="003A24C1">
        <w:t xml:space="preserve"> from BYPASS</w:t>
      </w:r>
      <w:r w:rsidR="00C3157F" w:rsidRPr="003A24C1">
        <w:t xml:space="preserve"> by removing</w:t>
      </w:r>
      <w:r w:rsidR="00166FC5" w:rsidRPr="003A24C1">
        <w:t xml:space="preserve"> 2</w:t>
      </w:r>
      <w:r w:rsidR="004C4F43" w:rsidRPr="003A24C1">
        <w:noBreakHyphen/>
      </w:r>
      <w:r w:rsidR="00C3157F" w:rsidRPr="003A24C1">
        <w:t>HS</w:t>
      </w:r>
      <w:r w:rsidR="004C4F43" w:rsidRPr="003A24C1">
        <w:noBreakHyphen/>
      </w:r>
      <w:r w:rsidR="00C3157F" w:rsidRPr="003A24C1">
        <w:t>92</w:t>
      </w:r>
      <w:r w:rsidR="004C4F43" w:rsidRPr="003A24C1">
        <w:noBreakHyphen/>
      </w:r>
      <w:r w:rsidR="00C3157F" w:rsidRPr="003A24C1">
        <w:t>7A/S4A, IRM BYPASS from C</w:t>
      </w:r>
      <w:r w:rsidR="000C4F5C" w:rsidRPr="003A24C1">
        <w:t>H</w:t>
      </w:r>
      <w:r w:rsidR="004C4F43" w:rsidRPr="003A24C1">
        <w:noBreakHyphen/>
      </w:r>
      <w:r w:rsidR="00160961" w:rsidRPr="003A24C1">
        <w:t>A</w:t>
      </w:r>
      <w:r w:rsidR="00C3157F" w:rsidRPr="003A24C1">
        <w:t xml:space="preserve"> Position</w:t>
      </w:r>
      <w:r w:rsidR="00ED4B8C" w:rsidRPr="003A24C1">
        <w:t>.</w:t>
      </w:r>
      <w:r w:rsidR="00CF73C5" w:rsidRPr="003A24C1">
        <w:tab/>
        <w:t>________</w:t>
      </w:r>
    </w:p>
    <w:p w:rsidR="00FD3F33" w:rsidRPr="003A24C1" w:rsidRDefault="00CF170D" w:rsidP="003A24C1">
      <w:pPr>
        <w:pStyle w:val="ActionStep1PK"/>
      </w:pPr>
      <w:r w:rsidRPr="003A24C1">
        <w:rPr>
          <w:rStyle w:val="Bold"/>
        </w:rPr>
        <w:t>CHECK</w:t>
      </w:r>
      <w:r w:rsidR="00ED4B8C" w:rsidRPr="003A24C1">
        <w:t xml:space="preserve"> </w:t>
      </w:r>
      <w:r w:rsidR="00185AC4" w:rsidRPr="003A24C1">
        <w:t xml:space="preserve">IRM drawer </w:t>
      </w:r>
      <w:r w:rsidR="00ED4B8C" w:rsidRPr="003A24C1">
        <w:t>B</w:t>
      </w:r>
      <w:r w:rsidR="000107E7" w:rsidRPr="003A24C1">
        <w:t>YPASS</w:t>
      </w:r>
      <w:r w:rsidR="00ED4B8C" w:rsidRPr="003A24C1">
        <w:t xml:space="preserve"> </w:t>
      </w:r>
      <w:r w:rsidR="002C150E" w:rsidRPr="003A24C1">
        <w:t>IRM Ch. A</w:t>
      </w:r>
      <w:r w:rsidR="00ED4B8C" w:rsidRPr="003A24C1">
        <w:t xml:space="preserve"> indicating light is </w:t>
      </w:r>
      <w:r w:rsidR="00E03F9C" w:rsidRPr="003A24C1">
        <w:t>EXTINGUISHED</w:t>
      </w:r>
      <w:r w:rsidR="00ED4B8C" w:rsidRPr="003A24C1">
        <w:t>.</w:t>
      </w:r>
      <w:r w:rsidR="00D77443" w:rsidRPr="003A24C1">
        <w:tab/>
        <w:t>________</w:t>
      </w:r>
    </w:p>
    <w:p w:rsidR="0006343C" w:rsidRPr="003A24C1" w:rsidRDefault="007C1978" w:rsidP="003A24C1">
      <w:pPr>
        <w:pStyle w:val="ActionStep1PK"/>
        <w:keepNext/>
      </w:pPr>
      <w:r w:rsidRPr="003A24C1">
        <w:rPr>
          <w:rStyle w:val="Bold"/>
        </w:rPr>
        <w:lastRenderedPageBreak/>
        <w:t>REQUEST</w:t>
      </w:r>
      <w:r w:rsidRPr="003A24C1">
        <w:t xml:space="preserve"> UO or designee</w:t>
      </w:r>
      <w:r w:rsidR="0006343C" w:rsidRPr="003A24C1">
        <w:t xml:space="preserve"> annotate the following at Recorder</w:t>
      </w:r>
      <w:r w:rsidR="00430554" w:rsidRPr="003A24C1">
        <w:t> </w:t>
      </w:r>
      <w:r w:rsidR="0006343C" w:rsidRPr="003A24C1">
        <w:t>2</w:t>
      </w:r>
      <w:r w:rsidR="0006343C" w:rsidRPr="003A24C1">
        <w:noBreakHyphen/>
        <w:t>XR</w:t>
      </w:r>
      <w:r w:rsidR="0006343C" w:rsidRPr="003A24C1">
        <w:noBreakHyphen/>
        <w:t>92</w:t>
      </w:r>
      <w:r w:rsidR="0006343C" w:rsidRPr="003A24C1">
        <w:noBreakHyphen/>
        <w:t>7/46A Channel 3 on Panel 2</w:t>
      </w:r>
      <w:r w:rsidR="0006343C" w:rsidRPr="003A24C1">
        <w:noBreakHyphen/>
        <w:t>9</w:t>
      </w:r>
      <w:r w:rsidR="0006343C" w:rsidRPr="003A24C1">
        <w:noBreakHyphen/>
        <w:t>5:</w:t>
      </w:r>
    </w:p>
    <w:p w:rsidR="0006343C" w:rsidRPr="003A24C1" w:rsidRDefault="0006343C" w:rsidP="003A24C1">
      <w:pPr>
        <w:pStyle w:val="ActionStep1BulletPK"/>
        <w:keepNext/>
      </w:pPr>
      <w:r w:rsidRPr="003A24C1">
        <w:t>Channel 3</w:t>
      </w:r>
    </w:p>
    <w:p w:rsidR="0006343C" w:rsidRPr="003A24C1" w:rsidRDefault="0006343C" w:rsidP="003A24C1">
      <w:pPr>
        <w:pStyle w:val="ActionStep1BulletPK"/>
        <w:keepNext/>
      </w:pPr>
      <w:r w:rsidRPr="003A24C1">
        <w:t>2</w:t>
      </w:r>
      <w:r w:rsidRPr="003A24C1">
        <w:noBreakHyphen/>
        <w:t>SR</w:t>
      </w:r>
      <w:r w:rsidRPr="003A24C1">
        <w:noBreakHyphen/>
        <w:t>3.3.1.1.9(IRM A)</w:t>
      </w:r>
    </w:p>
    <w:p w:rsidR="007C1978" w:rsidRPr="003A24C1" w:rsidRDefault="0006343C" w:rsidP="003A24C1">
      <w:pPr>
        <w:pStyle w:val="ActionStep1BulletPK"/>
      </w:pPr>
      <w:r w:rsidRPr="003A24C1">
        <w:t>Initials</w:t>
      </w:r>
      <w:r w:rsidRPr="003A24C1">
        <w:tab/>
        <w:t>________</w:t>
      </w:r>
    </w:p>
    <w:p w:rsidR="00FD3F33" w:rsidRPr="003A24C1" w:rsidRDefault="00FD3F33" w:rsidP="003A24C1">
      <w:pPr>
        <w:pStyle w:val="SectionBody"/>
        <w:keepNext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6"/>
      </w:tblGrid>
      <w:tr w:rsidR="005513F9" w:rsidRPr="003A24C1">
        <w:trPr>
          <w:cantSplit/>
          <w:tblHeader/>
          <w:jc w:val="center"/>
        </w:trPr>
        <w:tc>
          <w:tcPr>
            <w:tcW w:w="9936" w:type="dxa"/>
          </w:tcPr>
          <w:p w:rsidR="005513F9" w:rsidRPr="003A24C1" w:rsidRDefault="005513F9" w:rsidP="003A24C1">
            <w:pPr>
              <w:pStyle w:val="SpecialMessageHead"/>
            </w:pPr>
            <w:r w:rsidRPr="003A24C1">
              <w:t>NOTE</w:t>
            </w:r>
          </w:p>
        </w:tc>
      </w:tr>
      <w:tr w:rsidR="005513F9" w:rsidRPr="003A24C1">
        <w:trPr>
          <w:cantSplit/>
          <w:jc w:val="center"/>
        </w:trPr>
        <w:tc>
          <w:tcPr>
            <w:tcW w:w="9936" w:type="dxa"/>
          </w:tcPr>
          <w:p w:rsidR="005513F9" w:rsidRPr="003A24C1" w:rsidRDefault="005513F9" w:rsidP="003A24C1">
            <w:pPr>
              <w:pStyle w:val="SpecialMessageText"/>
            </w:pPr>
            <w:r w:rsidRPr="003A24C1">
              <w:t>S</w:t>
            </w:r>
            <w:r w:rsidR="00FE0EFA" w:rsidRPr="003A24C1">
              <w:t>teps</w:t>
            </w:r>
            <w:r w:rsidRPr="003A24C1">
              <w:t> </w:t>
            </w:r>
            <w:r w:rsidR="00A26430" w:rsidRPr="003A24C1">
              <w:fldChar w:fldCharType="begin"/>
            </w:r>
            <w:r w:rsidR="00A26430" w:rsidRPr="003A24C1">
              <w:instrText xml:space="preserve"> REF _Ref124739812 \w \h \*MERGEFORMAT </w:instrText>
            </w:r>
            <w:r w:rsidR="00A26430" w:rsidRPr="003A24C1">
              <w:fldChar w:fldCharType="separate"/>
            </w:r>
            <w:r w:rsidR="003A24C1">
              <w:t>6.14[67]</w:t>
            </w:r>
            <w:r w:rsidR="00A26430" w:rsidRPr="003A24C1">
              <w:fldChar w:fldCharType="end"/>
            </w:r>
            <w:r w:rsidR="00FE0EFA" w:rsidRPr="003A24C1">
              <w:t xml:space="preserve"> </w:t>
            </w:r>
            <w:r w:rsidRPr="003A24C1">
              <w:t>and </w:t>
            </w:r>
            <w:r w:rsidR="00A26430" w:rsidRPr="003A24C1">
              <w:fldChar w:fldCharType="begin"/>
            </w:r>
            <w:r w:rsidR="00A26430" w:rsidRPr="003A24C1">
              <w:instrText xml:space="preserve"> REF _Ref124739717 \w \h \*MERGEFORMAT </w:instrText>
            </w:r>
            <w:r w:rsidR="00A26430" w:rsidRPr="003A24C1">
              <w:fldChar w:fldCharType="separate"/>
            </w:r>
            <w:r w:rsidR="003A24C1">
              <w:t>6.14[68]</w:t>
            </w:r>
            <w:r w:rsidR="00A26430" w:rsidRPr="003A24C1">
              <w:fldChar w:fldCharType="end"/>
            </w:r>
            <w:r w:rsidRPr="003A24C1">
              <w:t xml:space="preserve"> may be performed concurrently.</w:t>
            </w:r>
          </w:p>
        </w:tc>
      </w:tr>
    </w:tbl>
    <w:p w:rsidR="00FD3F33" w:rsidRPr="003A24C1" w:rsidRDefault="00ED4B8C" w:rsidP="003A24C1">
      <w:pPr>
        <w:pStyle w:val="ActionStep1PK"/>
        <w:keepNext/>
      </w:pPr>
      <w:bookmarkStart w:id="225" w:name="_Ref124739812"/>
      <w:r w:rsidRPr="003A24C1">
        <w:rPr>
          <w:rStyle w:val="Bold"/>
        </w:rPr>
        <w:t>IF</w:t>
      </w:r>
      <w:r w:rsidRPr="003A24C1">
        <w:t xml:space="preserve"> a jumper was installed in Step </w:t>
      </w:r>
      <w:r w:rsidR="00A26430" w:rsidRPr="003A24C1">
        <w:fldChar w:fldCharType="begin"/>
      </w:r>
      <w:r w:rsidR="00A26430" w:rsidRPr="003A24C1">
        <w:instrText xml:space="preserve"> REF _Ref124739790 \w \h \*MERGEFORMAT </w:instrText>
      </w:r>
      <w:r w:rsidR="00A26430" w:rsidRPr="003A24C1">
        <w:fldChar w:fldCharType="separate"/>
      </w:r>
      <w:r w:rsidR="003A24C1">
        <w:t>6.14[4.2]</w:t>
      </w:r>
      <w:r w:rsidR="00A26430"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084656" w:rsidRPr="003A24C1">
        <w:rPr>
          <w:rStyle w:val="Bold"/>
        </w:rPr>
        <w:t>PERFORM</w:t>
      </w:r>
      <w:r w:rsidR="00084656" w:rsidRPr="003A24C1">
        <w:t xml:space="preserve"> the following</w:t>
      </w:r>
      <w:r w:rsidR="00EC2C20" w:rsidRPr="003A24C1">
        <w:t>,</w:t>
      </w:r>
      <w:r w:rsidR="00084656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0107E7" w:rsidRPr="003A24C1">
        <w:rPr>
          <w:rStyle w:val="Bold"/>
        </w:rPr>
        <w:t>MARK</w:t>
      </w:r>
      <w:r w:rsidR="000107E7" w:rsidRPr="003A24C1">
        <w:t xml:space="preserve"> </w:t>
      </w:r>
      <w:r w:rsidR="007C1978" w:rsidRPr="003A24C1">
        <w:t xml:space="preserve">steps </w:t>
      </w:r>
      <w:r w:rsidR="000107E7" w:rsidRPr="003A24C1">
        <w:t>N/A</w:t>
      </w:r>
      <w:bookmarkEnd w:id="225"/>
      <w:r w:rsidR="007C1978" w:rsidRPr="003A24C1">
        <w:t>:</w:t>
      </w:r>
    </w:p>
    <w:p w:rsidR="00F76A65" w:rsidRPr="003A24C1" w:rsidRDefault="00ED4B8C" w:rsidP="003A24C1">
      <w:pPr>
        <w:pStyle w:val="ActionStep2PK"/>
        <w:keepNext/>
      </w:pPr>
      <w:r w:rsidRPr="003A24C1">
        <w:rPr>
          <w:rStyle w:val="Bold"/>
        </w:rPr>
        <w:t>NOTIFY</w:t>
      </w:r>
      <w:r w:rsidRPr="003A24C1">
        <w:t xml:space="preserve"> </w:t>
      </w:r>
      <w:r w:rsidR="00CA1DFE" w:rsidRPr="003A24C1">
        <w:t>Unit SRO</w:t>
      </w:r>
      <w:r w:rsidRPr="003A24C1">
        <w:t xml:space="preserve"> </w:t>
      </w:r>
      <w:r w:rsidR="00F76A65" w:rsidRPr="003A24C1">
        <w:t xml:space="preserve">the following </w:t>
      </w:r>
      <w:r w:rsidR="003851EB" w:rsidRPr="003A24C1">
        <w:t>will</w:t>
      </w:r>
      <w:r w:rsidR="00F76A65" w:rsidRPr="003A24C1">
        <w:t xml:space="preserve"> be activated with removal of jumper:</w:t>
      </w:r>
    </w:p>
    <w:p w:rsidR="00F76A65" w:rsidRPr="003A24C1" w:rsidRDefault="00F76A65" w:rsidP="003A24C1">
      <w:pPr>
        <w:pStyle w:val="ActionStep2BulletPK"/>
        <w:keepNext/>
      </w:pPr>
      <w:r w:rsidRPr="003A24C1">
        <w:t>Reactor manual scram Channe</w:t>
      </w:r>
      <w:r w:rsidR="00F912C2" w:rsidRPr="003A24C1">
        <w:t>l B</w:t>
      </w:r>
      <w:r w:rsidR="009D1307" w:rsidRPr="003A24C1">
        <w:t>3 function of SRM's A and C</w:t>
      </w:r>
    </w:p>
    <w:p w:rsidR="00F76A65" w:rsidRPr="003A24C1" w:rsidRDefault="00F76A65" w:rsidP="003A24C1">
      <w:pPr>
        <w:pStyle w:val="ActionStep2BulletPK"/>
        <w:keepNext/>
      </w:pPr>
      <w:r w:rsidRPr="003A24C1">
        <w:t>APRM 2</w:t>
      </w:r>
      <w:r w:rsidR="004C4F43" w:rsidRPr="003A24C1">
        <w:noBreakHyphen/>
      </w:r>
      <w:r w:rsidR="009D1307" w:rsidRPr="003A24C1">
        <w:t>out</w:t>
      </w:r>
      <w:r w:rsidR="004C4F43" w:rsidRPr="003A24C1">
        <w:noBreakHyphen/>
      </w:r>
      <w:r w:rsidR="009D1307" w:rsidRPr="003A24C1">
        <w:t>of</w:t>
      </w:r>
      <w:r w:rsidR="004C4F43" w:rsidRPr="003A24C1">
        <w:noBreakHyphen/>
      </w:r>
      <w:r w:rsidR="009D1307" w:rsidRPr="003A24C1">
        <w:t>4 voter Channels 1 and 3</w:t>
      </w:r>
    </w:p>
    <w:p w:rsidR="00F76A65" w:rsidRPr="003A24C1" w:rsidRDefault="009D1307" w:rsidP="003A24C1">
      <w:pPr>
        <w:pStyle w:val="ActionStep2BulletPK"/>
      </w:pPr>
      <w:r w:rsidRPr="003A24C1">
        <w:t>IRM's A, C, E, and G</w:t>
      </w:r>
      <w:r w:rsidR="00F76A65" w:rsidRPr="003A24C1">
        <w:tab/>
        <w:t>________</w:t>
      </w:r>
    </w:p>
    <w:p w:rsidR="00B12606" w:rsidRPr="003A24C1" w:rsidRDefault="00ED4B8C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jumper between terminals CC</w:t>
      </w:r>
      <w:r w:rsidR="004C4F43" w:rsidRPr="003A24C1">
        <w:noBreakHyphen/>
      </w:r>
      <w:r w:rsidRPr="003A24C1">
        <w:t>76 and CC</w:t>
      </w:r>
      <w:r w:rsidR="004C4F43" w:rsidRPr="003A24C1">
        <w:noBreakHyphen/>
      </w:r>
      <w:r w:rsidRPr="003A24C1">
        <w:t>77</w:t>
      </w:r>
      <w:r w:rsidR="00185AC4" w:rsidRPr="003A24C1">
        <w:t xml:space="preserve"> at Panel</w:t>
      </w:r>
      <w:r w:rsidR="00430554" w:rsidRPr="003A24C1">
        <w:t> </w:t>
      </w:r>
      <w:r w:rsidR="00185AC4" w:rsidRPr="003A24C1">
        <w:t>2</w:t>
      </w:r>
      <w:r w:rsidR="004C4F43" w:rsidRPr="003A24C1">
        <w:noBreakHyphen/>
      </w:r>
      <w:r w:rsidR="00185AC4" w:rsidRPr="003A24C1">
        <w:t>9</w:t>
      </w:r>
      <w:r w:rsidR="004C4F43" w:rsidRPr="003A24C1">
        <w:noBreakHyphen/>
      </w:r>
      <w:r w:rsidR="00185AC4" w:rsidRPr="003A24C1">
        <w:t>15</w:t>
      </w:r>
      <w:r w:rsidR="004C4F43" w:rsidRPr="003A24C1">
        <w:t>, Bay 2</w:t>
      </w:r>
      <w:r w:rsidR="00EC2C20" w:rsidRPr="003A24C1">
        <w:t>,</w:t>
      </w:r>
      <w:r w:rsidR="00185AC4" w:rsidRPr="003A24C1">
        <w:t xml:space="preserve"> in Auxiliary Instrument Room</w:t>
      </w:r>
      <w:r w:rsidRPr="003A24C1">
        <w:t>.</w:t>
      </w:r>
      <w:r w:rsidR="00D17F4F" w:rsidRPr="003A24C1">
        <w:tab/>
        <w:t>________</w:t>
      </w:r>
      <w:r w:rsidR="00D17F4F" w:rsidRPr="003A24C1">
        <w:br/>
      </w:r>
      <w:r w:rsidR="00D17F4F" w:rsidRPr="003A24C1">
        <w:tab/>
        <w:t>________</w:t>
      </w:r>
      <w:r w:rsidR="00D17F4F" w:rsidRPr="003A24C1">
        <w:br/>
      </w:r>
      <w:r w:rsidR="00D17F4F" w:rsidRPr="003A24C1">
        <w:tab/>
        <w:t>IV</w:t>
      </w:r>
    </w:p>
    <w:p w:rsidR="00ED4B8C" w:rsidRPr="003A24C1" w:rsidRDefault="00ED4B8C" w:rsidP="003A24C1">
      <w:pPr>
        <w:pStyle w:val="ActionStep2PK"/>
        <w:keepNext/>
      </w:pPr>
      <w:r w:rsidRPr="003A24C1">
        <w:rPr>
          <w:rStyle w:val="Bold"/>
        </w:rPr>
        <w:t>RECORD</w:t>
      </w:r>
      <w:r w:rsidR="006569DD" w:rsidRPr="003A24C1">
        <w:t xml:space="preserve"> </w:t>
      </w:r>
      <w:r w:rsidR="004C4F43" w:rsidRPr="003A24C1">
        <w:t xml:space="preserve">date and </w:t>
      </w:r>
      <w:r w:rsidRPr="003A24C1">
        <w:t>time jumper was removed.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1260"/>
        <w:gridCol w:w="1962"/>
        <w:gridCol w:w="864"/>
        <w:gridCol w:w="1440"/>
        <w:gridCol w:w="504"/>
        <w:gridCol w:w="1224"/>
      </w:tblGrid>
      <w:tr w:rsidR="004C4F43" w:rsidRPr="003A24C1" w:rsidTr="00AC4C9F">
        <w:trPr>
          <w:cantSplit/>
          <w:jc w:val="right"/>
        </w:trPr>
        <w:tc>
          <w:tcPr>
            <w:tcW w:w="1260" w:type="dxa"/>
          </w:tcPr>
          <w:p w:rsidR="004C4F43" w:rsidRPr="003A24C1" w:rsidRDefault="004C4F43" w:rsidP="003A24C1">
            <w:pPr>
              <w:pStyle w:val="Table12Right"/>
              <w:spacing w:after="20"/>
            </w:pPr>
            <w:r w:rsidRPr="003A24C1">
              <w:t>Date</w:t>
            </w:r>
          </w:p>
        </w:tc>
        <w:tc>
          <w:tcPr>
            <w:tcW w:w="1962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Right"/>
              <w:spacing w:after="20"/>
            </w:pPr>
          </w:p>
        </w:tc>
        <w:tc>
          <w:tcPr>
            <w:tcW w:w="864" w:type="dxa"/>
          </w:tcPr>
          <w:p w:rsidR="004C4F43" w:rsidRPr="003A24C1" w:rsidRDefault="004C4F43" w:rsidP="003A24C1">
            <w:pPr>
              <w:pStyle w:val="Table12Right"/>
              <w:spacing w:after="20"/>
            </w:pPr>
            <w:r w:rsidRPr="003A24C1">
              <w:t>Time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  <w:tc>
          <w:tcPr>
            <w:tcW w:w="504" w:type="dxa"/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</w:tr>
    </w:tbl>
    <w:p w:rsidR="00FD3F33" w:rsidRPr="003A24C1" w:rsidRDefault="00ED4B8C" w:rsidP="003A24C1">
      <w:pPr>
        <w:pStyle w:val="ActionStep1PK"/>
        <w:keepNext/>
      </w:pPr>
      <w:bookmarkStart w:id="226" w:name="_Ref124739717"/>
      <w:r w:rsidRPr="003A24C1">
        <w:rPr>
          <w:rStyle w:val="Bold"/>
        </w:rPr>
        <w:lastRenderedPageBreak/>
        <w:t>IF</w:t>
      </w:r>
      <w:r w:rsidRPr="003A24C1">
        <w:t xml:space="preserve"> a jumper was installed in Step </w:t>
      </w:r>
      <w:r w:rsidR="00A26430" w:rsidRPr="003A24C1">
        <w:fldChar w:fldCharType="begin"/>
      </w:r>
      <w:r w:rsidR="00A26430" w:rsidRPr="003A24C1">
        <w:instrText xml:space="preserve"> REF _Ref124739593 \w \h \*MERGEFORMAT </w:instrText>
      </w:r>
      <w:r w:rsidR="00A26430" w:rsidRPr="003A24C1">
        <w:fldChar w:fldCharType="separate"/>
      </w:r>
      <w:r w:rsidR="003A24C1">
        <w:t>6.14[5.2]</w:t>
      </w:r>
      <w:r w:rsidR="00A26430" w:rsidRPr="003A24C1">
        <w:fldChar w:fldCharType="end"/>
      </w:r>
      <w:r w:rsidRPr="003A24C1">
        <w:t xml:space="preserve">, </w:t>
      </w:r>
      <w:r w:rsidRPr="003A24C1">
        <w:rPr>
          <w:rStyle w:val="Bold"/>
        </w:rPr>
        <w:t>THEN</w:t>
      </w:r>
      <w:r w:rsidR="00FD3F33" w:rsidRPr="003A24C1">
        <w:br/>
      </w:r>
      <w:r w:rsidR="00FD3F33" w:rsidRPr="003A24C1">
        <w:br/>
      </w:r>
      <w:r w:rsidR="00E50C91" w:rsidRPr="003A24C1">
        <w:rPr>
          <w:rStyle w:val="Bold"/>
        </w:rPr>
        <w:t>PERFORM</w:t>
      </w:r>
      <w:r w:rsidR="00E50C91" w:rsidRPr="003A24C1">
        <w:t xml:space="preserve"> the following</w:t>
      </w:r>
      <w:r w:rsidR="00174B3B" w:rsidRPr="003A24C1">
        <w:t>,</w:t>
      </w:r>
      <w:r w:rsidR="00081901" w:rsidRPr="003A24C1">
        <w:t xml:space="preserve"> </w:t>
      </w:r>
      <w:r w:rsidR="00174B3B" w:rsidRPr="003A24C1">
        <w:t>o</w:t>
      </w:r>
      <w:r w:rsidRPr="003A24C1">
        <w:t xml:space="preserve">therwise, </w:t>
      </w:r>
      <w:r w:rsidR="0027096C" w:rsidRPr="003A24C1">
        <w:rPr>
          <w:rStyle w:val="Bold"/>
        </w:rPr>
        <w:t>MARK</w:t>
      </w:r>
      <w:r w:rsidR="00472885" w:rsidRPr="003A24C1">
        <w:t xml:space="preserve"> </w:t>
      </w:r>
      <w:r w:rsidR="007C1978" w:rsidRPr="003A24C1">
        <w:t>steps</w:t>
      </w:r>
      <w:r w:rsidR="007C1978" w:rsidRPr="003A24C1">
        <w:rPr>
          <w:rStyle w:val="Bold"/>
        </w:rPr>
        <w:t xml:space="preserve"> </w:t>
      </w:r>
      <w:r w:rsidR="00472885" w:rsidRPr="003A24C1">
        <w:t>N/A</w:t>
      </w:r>
      <w:bookmarkEnd w:id="226"/>
      <w:r w:rsidR="007C1978" w:rsidRPr="003A24C1">
        <w:t>:</w:t>
      </w:r>
      <w:r w:rsidR="0067298B" w:rsidRPr="003A24C1">
        <w:tab/>
        <w:t>________</w:t>
      </w:r>
    </w:p>
    <w:p w:rsidR="00F76A65" w:rsidRPr="003A24C1" w:rsidRDefault="00F76A65" w:rsidP="003A24C1">
      <w:pPr>
        <w:pStyle w:val="ActionStep2PK"/>
        <w:keepNext/>
      </w:pPr>
      <w:r w:rsidRPr="003A24C1">
        <w:rPr>
          <w:rStyle w:val="Bold"/>
        </w:rPr>
        <w:t>NOTIFY</w:t>
      </w:r>
      <w:r w:rsidRPr="003A24C1">
        <w:t xml:space="preserve"> </w:t>
      </w:r>
      <w:r w:rsidR="00CA1DFE" w:rsidRPr="003A24C1">
        <w:t>Unit SRO</w:t>
      </w:r>
      <w:r w:rsidRPr="003A24C1">
        <w:t xml:space="preserve"> the following </w:t>
      </w:r>
      <w:r w:rsidR="003851EB" w:rsidRPr="003A24C1">
        <w:t>will</w:t>
      </w:r>
      <w:r w:rsidRPr="003A24C1">
        <w:t xml:space="preserve"> be activated with removal of jumper:</w:t>
      </w:r>
    </w:p>
    <w:p w:rsidR="00F76A65" w:rsidRPr="003A24C1" w:rsidRDefault="00F76A65" w:rsidP="003A24C1">
      <w:pPr>
        <w:pStyle w:val="ActionStep2BulletPK"/>
        <w:keepNext/>
      </w:pPr>
      <w:r w:rsidRPr="003A24C1">
        <w:t>Reactor manual scram Channel A3 function of SRM's A and C.</w:t>
      </w:r>
    </w:p>
    <w:p w:rsidR="00F76A65" w:rsidRPr="003A24C1" w:rsidRDefault="00F76A65" w:rsidP="003A24C1">
      <w:pPr>
        <w:pStyle w:val="ActionStep2BulletPK"/>
        <w:keepNext/>
      </w:pPr>
      <w:r w:rsidRPr="003A24C1">
        <w:t>APRM 2</w:t>
      </w:r>
      <w:r w:rsidR="004C4F43" w:rsidRPr="003A24C1">
        <w:noBreakHyphen/>
      </w:r>
      <w:r w:rsidRPr="003A24C1">
        <w:t>out</w:t>
      </w:r>
      <w:r w:rsidR="004C4F43" w:rsidRPr="003A24C1">
        <w:noBreakHyphen/>
      </w:r>
      <w:r w:rsidRPr="003A24C1">
        <w:t>of</w:t>
      </w:r>
      <w:r w:rsidR="004C4F43" w:rsidRPr="003A24C1">
        <w:noBreakHyphen/>
      </w:r>
      <w:r w:rsidRPr="003A24C1">
        <w:t>4 voter Channels 1 and 3.</w:t>
      </w:r>
    </w:p>
    <w:p w:rsidR="00F76A65" w:rsidRPr="003A24C1" w:rsidRDefault="00F76A65" w:rsidP="003A24C1">
      <w:pPr>
        <w:pStyle w:val="ActionStep2BulletPK"/>
      </w:pPr>
      <w:r w:rsidRPr="003A24C1">
        <w:t>IRM's A, C, E, and G.</w:t>
      </w:r>
      <w:r w:rsidRPr="003A24C1">
        <w:tab/>
        <w:t>________</w:t>
      </w:r>
    </w:p>
    <w:p w:rsidR="0067298B" w:rsidRPr="003A24C1" w:rsidRDefault="0067298B" w:rsidP="003A24C1">
      <w:pPr>
        <w:pStyle w:val="ActionStep2PK"/>
        <w:keepNext/>
      </w:pPr>
      <w:r w:rsidRPr="003A24C1">
        <w:rPr>
          <w:rStyle w:val="Bold"/>
        </w:rPr>
        <w:t>REMOVE</w:t>
      </w:r>
      <w:r w:rsidRPr="003A24C1">
        <w:t xml:space="preserve"> jumper between terminals CC</w:t>
      </w:r>
      <w:r w:rsidR="004C4F43" w:rsidRPr="003A24C1">
        <w:noBreakHyphen/>
      </w:r>
      <w:r w:rsidRPr="003A24C1">
        <w:t>74 and CC</w:t>
      </w:r>
      <w:r w:rsidR="004C4F43" w:rsidRPr="003A24C1">
        <w:noBreakHyphen/>
      </w:r>
      <w:r w:rsidRPr="003A24C1">
        <w:t>75</w:t>
      </w:r>
      <w:r w:rsidR="004C4F43" w:rsidRPr="003A24C1">
        <w:t xml:space="preserve"> at Panel</w:t>
      </w:r>
      <w:r w:rsidR="00430554" w:rsidRPr="003A24C1">
        <w:t> </w:t>
      </w:r>
      <w:r w:rsidR="004C4F43" w:rsidRPr="003A24C1">
        <w:t>2</w:t>
      </w:r>
      <w:r w:rsidR="004C4F43" w:rsidRPr="003A24C1">
        <w:noBreakHyphen/>
        <w:t>9</w:t>
      </w:r>
      <w:r w:rsidR="004C4F43" w:rsidRPr="003A24C1">
        <w:noBreakHyphen/>
        <w:t>15, Bay 2, in Auxiliary Instrument Room</w:t>
      </w:r>
      <w:r w:rsidR="00B127A7" w:rsidRPr="003A24C1">
        <w:t>.</w:t>
      </w:r>
      <w:r w:rsidR="00E8114C" w:rsidRPr="003A24C1">
        <w:tab/>
        <w:t>________</w:t>
      </w:r>
      <w:r w:rsidR="00E8114C" w:rsidRPr="003A24C1">
        <w:br/>
      </w:r>
      <w:r w:rsidR="00E8114C" w:rsidRPr="003A24C1">
        <w:tab/>
        <w:t>________</w:t>
      </w:r>
      <w:r w:rsidR="00E8114C" w:rsidRPr="003A24C1">
        <w:br/>
      </w:r>
      <w:r w:rsidR="00E8114C" w:rsidRPr="003A24C1">
        <w:tab/>
        <w:t>IV</w:t>
      </w:r>
    </w:p>
    <w:p w:rsidR="006569DD" w:rsidRPr="003A24C1" w:rsidRDefault="00ED4B8C" w:rsidP="003A24C1">
      <w:pPr>
        <w:pStyle w:val="ActionStep2PK"/>
        <w:keepNext/>
      </w:pPr>
      <w:bookmarkStart w:id="227" w:name="_Ref124739607"/>
      <w:r w:rsidRPr="003A24C1">
        <w:rPr>
          <w:rStyle w:val="Bold"/>
        </w:rPr>
        <w:t>RECORD</w:t>
      </w:r>
      <w:r w:rsidR="005513F9" w:rsidRPr="003A24C1">
        <w:t xml:space="preserve"> </w:t>
      </w:r>
      <w:r w:rsidR="004C4F43" w:rsidRPr="003A24C1">
        <w:t xml:space="preserve">date and </w:t>
      </w:r>
      <w:r w:rsidR="005513F9" w:rsidRPr="003A24C1">
        <w:t>time jumper was removed.</w:t>
      </w:r>
      <w:bookmarkEnd w:id="227"/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1260"/>
        <w:gridCol w:w="1962"/>
        <w:gridCol w:w="864"/>
        <w:gridCol w:w="1440"/>
        <w:gridCol w:w="504"/>
        <w:gridCol w:w="1224"/>
      </w:tblGrid>
      <w:tr w:rsidR="004C4F43" w:rsidRPr="003A24C1" w:rsidTr="00AC4C9F">
        <w:trPr>
          <w:cantSplit/>
          <w:jc w:val="right"/>
        </w:trPr>
        <w:tc>
          <w:tcPr>
            <w:tcW w:w="1260" w:type="dxa"/>
          </w:tcPr>
          <w:p w:rsidR="004C4F43" w:rsidRPr="003A24C1" w:rsidRDefault="004C4F43" w:rsidP="003A24C1">
            <w:pPr>
              <w:pStyle w:val="Table12Right"/>
              <w:spacing w:after="20"/>
            </w:pPr>
            <w:r w:rsidRPr="003A24C1">
              <w:t>Date</w:t>
            </w:r>
          </w:p>
        </w:tc>
        <w:tc>
          <w:tcPr>
            <w:tcW w:w="1962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Right"/>
              <w:spacing w:after="20"/>
            </w:pPr>
          </w:p>
        </w:tc>
        <w:tc>
          <w:tcPr>
            <w:tcW w:w="864" w:type="dxa"/>
          </w:tcPr>
          <w:p w:rsidR="004C4F43" w:rsidRPr="003A24C1" w:rsidRDefault="004C4F43" w:rsidP="003A24C1">
            <w:pPr>
              <w:pStyle w:val="Table12Right"/>
              <w:spacing w:after="20"/>
            </w:pPr>
            <w:r w:rsidRPr="003A24C1">
              <w:t>Time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  <w:tc>
          <w:tcPr>
            <w:tcW w:w="504" w:type="dxa"/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</w:tcPr>
          <w:p w:rsidR="004C4F43" w:rsidRPr="003A24C1" w:rsidRDefault="004C4F43" w:rsidP="003A24C1">
            <w:pPr>
              <w:pStyle w:val="Table12Center"/>
              <w:spacing w:after="20"/>
            </w:pPr>
          </w:p>
        </w:tc>
      </w:tr>
    </w:tbl>
    <w:p w:rsidR="00FD3F33" w:rsidRPr="003A24C1" w:rsidRDefault="00CA444E" w:rsidP="003A24C1">
      <w:pPr>
        <w:pStyle w:val="Section"/>
        <w:pageBreakBefore/>
        <w:spacing w:before="0"/>
      </w:pPr>
      <w:bookmarkStart w:id="228" w:name="_Toc68073363"/>
      <w:r w:rsidRPr="003A24C1">
        <w:lastRenderedPageBreak/>
        <w:t>POST PERFORMANCE ACTIVITY</w:t>
      </w:r>
      <w:bookmarkEnd w:id="228"/>
    </w:p>
    <w:p w:rsidR="00CA444E" w:rsidRPr="003A24C1" w:rsidRDefault="00CA444E" w:rsidP="003A24C1">
      <w:pPr>
        <w:pStyle w:val="SubSection"/>
      </w:pPr>
      <w:bookmarkStart w:id="229" w:name="_Toc68073364"/>
      <w:r w:rsidRPr="003A24C1">
        <w:t>Test Completion</w:t>
      </w:r>
      <w:bookmarkEnd w:id="229"/>
    </w:p>
    <w:p w:rsidR="00ED4B8C" w:rsidRPr="003A24C1" w:rsidRDefault="005513F9" w:rsidP="003A24C1">
      <w:pPr>
        <w:pStyle w:val="ActionStep1PK"/>
        <w:keepNext/>
      </w:pPr>
      <w:r w:rsidRPr="003A24C1">
        <w:rPr>
          <w:rStyle w:val="Bold"/>
        </w:rPr>
        <w:t>RECORD</w:t>
      </w:r>
      <w:r w:rsidRPr="003A24C1">
        <w:t xml:space="preserve"> </w:t>
      </w:r>
      <w:r w:rsidR="0064124D" w:rsidRPr="003A24C1">
        <w:t xml:space="preserve">date and </w:t>
      </w:r>
      <w:r w:rsidR="00ED4B8C" w:rsidRPr="003A24C1">
        <w:t>time</w:t>
      </w:r>
      <w:r w:rsidR="000C36C7" w:rsidRPr="003A24C1">
        <w:t xml:space="preserve"> </w:t>
      </w:r>
      <w:r w:rsidR="00ED4B8C" w:rsidRPr="003A24C1">
        <w:t>channel returned to service.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1260"/>
        <w:gridCol w:w="1962"/>
        <w:gridCol w:w="864"/>
        <w:gridCol w:w="1440"/>
        <w:gridCol w:w="504"/>
        <w:gridCol w:w="1224"/>
      </w:tblGrid>
      <w:tr w:rsidR="004C4F43" w:rsidRPr="003A24C1" w:rsidTr="004C4F43">
        <w:trPr>
          <w:cantSplit/>
          <w:jc w:val="right"/>
        </w:trPr>
        <w:tc>
          <w:tcPr>
            <w:tcW w:w="1260" w:type="dxa"/>
          </w:tcPr>
          <w:p w:rsidR="004C4F43" w:rsidRPr="003A24C1" w:rsidRDefault="004C4F43" w:rsidP="003A24C1">
            <w:pPr>
              <w:pStyle w:val="Table12Right"/>
              <w:keepNext/>
              <w:spacing w:after="20"/>
            </w:pPr>
            <w:r w:rsidRPr="003A24C1">
              <w:t>Date</w:t>
            </w:r>
          </w:p>
        </w:tc>
        <w:tc>
          <w:tcPr>
            <w:tcW w:w="1962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Right"/>
              <w:keepNext/>
              <w:spacing w:after="20"/>
            </w:pPr>
          </w:p>
        </w:tc>
        <w:tc>
          <w:tcPr>
            <w:tcW w:w="864" w:type="dxa"/>
          </w:tcPr>
          <w:p w:rsidR="004C4F43" w:rsidRPr="003A24C1" w:rsidRDefault="004C4F43" w:rsidP="003A24C1">
            <w:pPr>
              <w:pStyle w:val="Table12Right"/>
              <w:keepNext/>
              <w:spacing w:after="20"/>
            </w:pPr>
            <w:r w:rsidRPr="003A24C1">
              <w:t>Time</w:t>
            </w:r>
          </w:p>
        </w:tc>
        <w:tc>
          <w:tcPr>
            <w:tcW w:w="1440" w:type="dxa"/>
            <w:tcBorders>
              <w:bottom w:val="single" w:sz="6" w:space="0" w:color="auto"/>
            </w:tcBorders>
          </w:tcPr>
          <w:p w:rsidR="004C4F43" w:rsidRPr="003A24C1" w:rsidRDefault="004C4F43" w:rsidP="003A24C1">
            <w:pPr>
              <w:pStyle w:val="Table12Center"/>
              <w:keepNext/>
              <w:spacing w:after="20"/>
            </w:pPr>
          </w:p>
        </w:tc>
        <w:tc>
          <w:tcPr>
            <w:tcW w:w="504" w:type="dxa"/>
          </w:tcPr>
          <w:p w:rsidR="004C4F43" w:rsidRPr="003A24C1" w:rsidRDefault="004C4F43" w:rsidP="003A24C1">
            <w:pPr>
              <w:pStyle w:val="Table12Center"/>
              <w:keepNext/>
              <w:spacing w:after="20"/>
            </w:pP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</w:tcPr>
          <w:p w:rsidR="004C4F43" w:rsidRPr="003A24C1" w:rsidRDefault="004C4F43" w:rsidP="003A24C1">
            <w:pPr>
              <w:pStyle w:val="Table12Center"/>
              <w:keepNext/>
              <w:spacing w:after="20"/>
            </w:pPr>
          </w:p>
        </w:tc>
      </w:tr>
    </w:tbl>
    <w:p w:rsidR="00FD3F33" w:rsidRPr="003A24C1" w:rsidRDefault="005513F9" w:rsidP="003A24C1">
      <w:pPr>
        <w:pStyle w:val="ActionStep1PK"/>
        <w:keepNext/>
      </w:pPr>
      <w:r w:rsidRPr="003A24C1">
        <w:rPr>
          <w:rStyle w:val="Bold"/>
        </w:rPr>
        <w:t>NOTIFY</w:t>
      </w:r>
      <w:r w:rsidRPr="003A24C1">
        <w:t xml:space="preserve"> </w:t>
      </w:r>
      <w:r w:rsidR="00ED4B8C" w:rsidRPr="003A24C1">
        <w:t xml:space="preserve">UO any </w:t>
      </w:r>
      <w:r w:rsidR="00FC15D4" w:rsidRPr="003A24C1">
        <w:t xml:space="preserve">INOPERABLE </w:t>
      </w:r>
      <w:r w:rsidR="00ED4B8C" w:rsidRPr="003A24C1">
        <w:t xml:space="preserve">or bypassed IRM removed from BYPASS for performance of this </w:t>
      </w:r>
      <w:r w:rsidR="00486BD5" w:rsidRPr="003A24C1">
        <w:t>procedure</w:t>
      </w:r>
      <w:r w:rsidR="00ED4B8C" w:rsidRPr="003A24C1">
        <w:t xml:space="preserve"> </w:t>
      </w:r>
      <w:r w:rsidR="004C4F43" w:rsidRPr="003A24C1">
        <w:t>can</w:t>
      </w:r>
      <w:r w:rsidR="00ED4B8C" w:rsidRPr="003A24C1">
        <w:t xml:space="preserve"> be returned to mode required for current plant conditions.</w:t>
      </w:r>
      <w:r w:rsidR="00ED4B8C" w:rsidRPr="003A24C1">
        <w:tab/>
        <w:t>________</w:t>
      </w:r>
    </w:p>
    <w:p w:rsidR="005E7607" w:rsidRPr="003A24C1" w:rsidRDefault="001E16D8" w:rsidP="003A24C1">
      <w:pPr>
        <w:pStyle w:val="ActionStep1PK"/>
        <w:keepNext/>
      </w:pPr>
      <w:bookmarkStart w:id="230" w:name="_Ref374702546"/>
      <w:r w:rsidRPr="003A24C1">
        <w:rPr>
          <w:rStyle w:val="Bold"/>
        </w:rPr>
        <w:t>RECORD</w:t>
      </w:r>
      <w:r w:rsidRPr="003A24C1">
        <w:t xml:space="preserve"> </w:t>
      </w:r>
      <w:r w:rsidR="005E7607" w:rsidRPr="003A24C1">
        <w:t xml:space="preserve">M&amp;TE </w:t>
      </w:r>
      <w:r w:rsidR="00CA1DFE" w:rsidRPr="003A24C1">
        <w:t>U</w:t>
      </w:r>
      <w:r w:rsidR="005E7607" w:rsidRPr="003A24C1">
        <w:t>sed (Y or N) in table in Step</w:t>
      </w:r>
      <w:r w:rsidR="0068141F" w:rsidRPr="003A24C1">
        <w:t> </w:t>
      </w:r>
      <w:r w:rsidR="0068141F" w:rsidRPr="003A24C1">
        <w:fldChar w:fldCharType="begin"/>
      </w:r>
      <w:r w:rsidR="0068141F" w:rsidRPr="003A24C1">
        <w:instrText xml:space="preserve"> REF _Ref493846454 \w \h \*MERGEFORMAT </w:instrText>
      </w:r>
      <w:r w:rsidR="0068141F" w:rsidRPr="003A24C1">
        <w:fldChar w:fldCharType="separate"/>
      </w:r>
      <w:r w:rsidR="003A24C1">
        <w:t>4.2.2[2]</w:t>
      </w:r>
      <w:r w:rsidR="0068141F" w:rsidRPr="003A24C1">
        <w:fldChar w:fldCharType="end"/>
      </w:r>
      <w:r w:rsidR="0068141F" w:rsidRPr="003A24C1">
        <w:t>.</w:t>
      </w:r>
      <w:r w:rsidR="005E7607" w:rsidRPr="003A24C1">
        <w:tab/>
        <w:t>________</w:t>
      </w:r>
      <w:bookmarkEnd w:id="230"/>
    </w:p>
    <w:p w:rsidR="009B010E" w:rsidRPr="003A24C1" w:rsidRDefault="009B010E" w:rsidP="003A24C1">
      <w:pPr>
        <w:pStyle w:val="ActionStep1PK"/>
        <w:keepNext/>
      </w:pPr>
      <w:r w:rsidRPr="003A24C1">
        <w:rPr>
          <w:rStyle w:val="Bold"/>
        </w:rPr>
        <w:t>IF</w:t>
      </w:r>
      <w:r w:rsidRPr="003A24C1">
        <w:t xml:space="preserve"> </w:t>
      </w:r>
      <w:r w:rsidR="003A608D" w:rsidRPr="003A24C1">
        <w:t xml:space="preserve">any </w:t>
      </w:r>
      <w:r w:rsidRPr="003A24C1">
        <w:t>A</w:t>
      </w:r>
      <w:r w:rsidR="007C1978" w:rsidRPr="003A24C1">
        <w:t>C</w:t>
      </w:r>
      <w:r w:rsidRPr="003A24C1">
        <w:t xml:space="preserve"> was </w:t>
      </w:r>
      <w:r w:rsidRPr="003A24C1">
        <w:rPr>
          <w:rStyle w:val="Bold"/>
        </w:rPr>
        <w:t>NOT</w:t>
      </w:r>
      <w:r w:rsidR="009C5DA0" w:rsidRPr="003A24C1">
        <w:t xml:space="preserve"> satisfied</w:t>
      </w:r>
      <w:r w:rsidRPr="003A24C1">
        <w:t xml:space="preserve">, </w:t>
      </w:r>
      <w:r w:rsidRPr="003A24C1">
        <w:rPr>
          <w:rStyle w:val="Bold"/>
        </w:rPr>
        <w:t>THEN</w:t>
      </w:r>
      <w:r w:rsidRPr="003A24C1">
        <w:br/>
      </w:r>
      <w:r w:rsidRPr="003A24C1">
        <w:br/>
      </w:r>
      <w:r w:rsidR="006E7866" w:rsidRPr="003A24C1">
        <w:rPr>
          <w:rStyle w:val="Bold"/>
        </w:rPr>
        <w:t>ENSURE</w:t>
      </w:r>
      <w:r w:rsidR="00E50C91" w:rsidRPr="003A24C1">
        <w:t xml:space="preserve"> </w:t>
      </w:r>
      <w:r w:rsidR="00BA5EBE" w:rsidRPr="003A24C1">
        <w:t>C</w:t>
      </w:r>
      <w:r w:rsidR="003769DA" w:rsidRPr="003A24C1">
        <w:t>R</w:t>
      </w:r>
      <w:r w:rsidR="00507EB2" w:rsidRPr="003A24C1">
        <w:t xml:space="preserve"> </w:t>
      </w:r>
      <w:r w:rsidR="006E7866" w:rsidRPr="003A24C1">
        <w:t>is initiated</w:t>
      </w:r>
      <w:r w:rsidR="007C1978" w:rsidRPr="003A24C1">
        <w:t xml:space="preserve">. </w:t>
      </w:r>
      <w:r w:rsidR="00372061" w:rsidRPr="003A24C1">
        <w:t xml:space="preserve"> </w:t>
      </w:r>
      <w:r w:rsidRPr="003A24C1">
        <w:t>Otherwise</w:t>
      </w:r>
      <w:r w:rsidR="0056323C" w:rsidRPr="003A24C1">
        <w:t>,</w:t>
      </w:r>
      <w:r w:rsidR="007C1978" w:rsidRPr="003A24C1">
        <w:t xml:space="preserve"> </w:t>
      </w:r>
      <w:r w:rsidR="0033251F" w:rsidRPr="003A24C1">
        <w:rPr>
          <w:rStyle w:val="Bold"/>
        </w:rPr>
        <w:t>MARK</w:t>
      </w:r>
      <w:r w:rsidR="007C1978" w:rsidRPr="003A24C1">
        <w:rPr>
          <w:rStyle w:val="Bold"/>
        </w:rPr>
        <w:t xml:space="preserve"> </w:t>
      </w:r>
      <w:r w:rsidR="0033251F" w:rsidRPr="003A24C1">
        <w:t>N/A</w:t>
      </w:r>
      <w:r w:rsidRPr="003A24C1">
        <w:t>.</w:t>
      </w: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2592"/>
        <w:gridCol w:w="3600"/>
        <w:gridCol w:w="360"/>
        <w:gridCol w:w="1368"/>
      </w:tblGrid>
      <w:tr w:rsidR="009C5DA0" w:rsidRPr="003A24C1" w:rsidTr="00031DED">
        <w:trPr>
          <w:cantSplit/>
          <w:jc w:val="right"/>
        </w:trPr>
        <w:tc>
          <w:tcPr>
            <w:tcW w:w="2592" w:type="dxa"/>
          </w:tcPr>
          <w:p w:rsidR="009C5DA0" w:rsidRPr="003A24C1" w:rsidRDefault="00BA5EBE" w:rsidP="003A24C1">
            <w:pPr>
              <w:pStyle w:val="Table12Right"/>
              <w:keepNext/>
              <w:spacing w:after="20"/>
            </w:pPr>
            <w:r w:rsidRPr="003A24C1">
              <w:t>C</w:t>
            </w:r>
            <w:r w:rsidR="009C5DA0" w:rsidRPr="003A24C1">
              <w:t>R#</w:t>
            </w:r>
          </w:p>
        </w:tc>
        <w:tc>
          <w:tcPr>
            <w:tcW w:w="3600" w:type="dxa"/>
          </w:tcPr>
          <w:p w:rsidR="009C5DA0" w:rsidRPr="003A24C1" w:rsidRDefault="00031DED" w:rsidP="003A24C1">
            <w:pPr>
              <w:pStyle w:val="Table12Center"/>
              <w:keepNext/>
              <w:spacing w:after="20"/>
            </w:pPr>
            <w:r w:rsidRPr="003A24C1">
              <w:t>_________________________</w:t>
            </w:r>
          </w:p>
        </w:tc>
        <w:tc>
          <w:tcPr>
            <w:tcW w:w="360" w:type="dxa"/>
          </w:tcPr>
          <w:p w:rsidR="009C5DA0" w:rsidRPr="003A24C1" w:rsidRDefault="009C5DA0" w:rsidP="003A24C1">
            <w:pPr>
              <w:pStyle w:val="Table12Center"/>
              <w:keepNext/>
              <w:spacing w:after="20"/>
            </w:pPr>
          </w:p>
        </w:tc>
        <w:tc>
          <w:tcPr>
            <w:tcW w:w="1368" w:type="dxa"/>
          </w:tcPr>
          <w:p w:rsidR="009C5DA0" w:rsidRPr="003A24C1" w:rsidRDefault="009C5DA0" w:rsidP="003A24C1">
            <w:pPr>
              <w:pStyle w:val="Table12Center"/>
              <w:keepNext/>
              <w:spacing w:after="20"/>
            </w:pPr>
            <w:r w:rsidRPr="003A24C1">
              <w:t>________</w:t>
            </w:r>
          </w:p>
        </w:tc>
      </w:tr>
    </w:tbl>
    <w:p w:rsidR="00CF73C5" w:rsidRPr="003A24C1" w:rsidRDefault="00CF73C5" w:rsidP="003A24C1">
      <w:pPr>
        <w:pStyle w:val="ActionStep1PK"/>
        <w:keepNext/>
      </w:pPr>
      <w:r w:rsidRPr="003A24C1">
        <w:rPr>
          <w:rStyle w:val="Bold"/>
        </w:rPr>
        <w:t>NOTIFY</w:t>
      </w:r>
      <w:r w:rsidRPr="003A24C1">
        <w:t xml:space="preserve"> UO </w:t>
      </w:r>
      <w:r w:rsidR="006569DD" w:rsidRPr="003A24C1">
        <w:t>procedure</w:t>
      </w:r>
      <w:r w:rsidRPr="003A24C1">
        <w:t xml:space="preserve"> is complete.</w:t>
      </w:r>
      <w:r w:rsidRPr="003A24C1">
        <w:tab/>
        <w:t>________</w:t>
      </w:r>
    </w:p>
    <w:p w:rsidR="00CA444E" w:rsidRPr="003A24C1" w:rsidRDefault="005513F9" w:rsidP="003A24C1">
      <w:pPr>
        <w:pStyle w:val="ActionStep1PK"/>
      </w:pPr>
      <w:r w:rsidRPr="003A24C1">
        <w:rPr>
          <w:rStyle w:val="Bold"/>
        </w:rPr>
        <w:t>NOTIFY</w:t>
      </w:r>
      <w:r w:rsidRPr="003A24C1">
        <w:t xml:space="preserve"> </w:t>
      </w:r>
      <w:r w:rsidR="00CA1DFE" w:rsidRPr="003A24C1">
        <w:t>Unit SRO</w:t>
      </w:r>
      <w:r w:rsidR="00ED4B8C" w:rsidRPr="003A24C1">
        <w:t xml:space="preserve"> </w:t>
      </w:r>
      <w:r w:rsidR="006569DD" w:rsidRPr="003A24C1">
        <w:t>procedure</w:t>
      </w:r>
      <w:r w:rsidR="00ED4B8C" w:rsidRPr="003A24C1">
        <w:t xml:space="preserve"> is complete.</w:t>
      </w:r>
      <w:r w:rsidR="00ED4B8C" w:rsidRPr="003A24C1">
        <w:tab/>
        <w:t>________</w:t>
      </w:r>
    </w:p>
    <w:p w:rsidR="00CA444E" w:rsidRPr="003A24C1" w:rsidRDefault="00CA444E" w:rsidP="003A24C1">
      <w:pPr>
        <w:pStyle w:val="Section"/>
      </w:pPr>
      <w:bookmarkStart w:id="231" w:name="_Toc68073365"/>
      <w:r w:rsidRPr="003A24C1">
        <w:t>RECORDS</w:t>
      </w:r>
      <w:bookmarkEnd w:id="231"/>
    </w:p>
    <w:p w:rsidR="0002637E" w:rsidRPr="003A24C1" w:rsidRDefault="00031DED" w:rsidP="003A24C1">
      <w:pPr>
        <w:pStyle w:val="SectionBody"/>
      </w:pPr>
      <w:r w:rsidRPr="003A24C1">
        <w:t>All completed portions of this procedure and STS are to be maintained per NPG</w:t>
      </w:r>
      <w:r w:rsidR="004C4F43" w:rsidRPr="003A24C1">
        <w:noBreakHyphen/>
      </w:r>
      <w:r w:rsidRPr="003A24C1">
        <w:t>SPP</w:t>
      </w:r>
      <w:r w:rsidR="004C4F43" w:rsidRPr="003A24C1">
        <w:noBreakHyphen/>
      </w:r>
      <w:r w:rsidRPr="003A24C1">
        <w:t>31.2, Records Management.</w:t>
      </w:r>
      <w:bookmarkStart w:id="232" w:name="EndOfAttachment0094479"/>
      <w:bookmarkStart w:id="233" w:name="EndOfAttachment7154413"/>
      <w:bookmarkStart w:id="234" w:name="EndOfAttachment8863357"/>
      <w:bookmarkStart w:id="235" w:name="EndOfAppendix4989870"/>
      <w:bookmarkStart w:id="236" w:name="EndOfAppendix7344037"/>
      <w:bookmarkStart w:id="237" w:name="EndOfAppendix0935220"/>
      <w:bookmarkStart w:id="238" w:name="EndOfAppendix6330416"/>
      <w:bookmarkStart w:id="239" w:name="EndOfAppendix5852018"/>
      <w:bookmarkStart w:id="240" w:name="EndOfAttachment6008587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:rsidR="008B71BA" w:rsidRPr="003A24C1" w:rsidRDefault="008B71BA" w:rsidP="003A24C1">
      <w:pPr>
        <w:pStyle w:val="SectionBody"/>
        <w:sectPr w:rsidR="008B71BA" w:rsidRPr="003A24C1" w:rsidSect="009E31A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1152" w:bottom="720" w:left="1152" w:header="720" w:footer="720" w:gutter="0"/>
          <w:cols w:space="720"/>
          <w:titlePg/>
          <w:docGrid w:linePitch="360"/>
        </w:sectPr>
      </w:pPr>
      <w:bookmarkStart w:id="241" w:name="EndOfAttachment0346562"/>
      <w:bookmarkEnd w:id="24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152"/>
      </w:tblGrid>
      <w:tr w:rsidR="00C95ED4" w:rsidRPr="003A24C1" w:rsidTr="00C95ED4">
        <w:trPr>
          <w:jc w:val="center"/>
        </w:trPr>
        <w:tc>
          <w:tcPr>
            <w:tcW w:w="10152" w:type="dxa"/>
            <w:shd w:val="clear" w:color="auto" w:fill="auto"/>
          </w:tcPr>
          <w:p w:rsidR="00C95ED4" w:rsidRPr="003A24C1" w:rsidRDefault="00C95ED4" w:rsidP="003A24C1">
            <w:pPr>
              <w:pStyle w:val="AASequenceNumber"/>
            </w:pPr>
            <w:bookmarkStart w:id="242" w:name="Attachment7121679"/>
            <w:bookmarkStart w:id="243" w:name="Supplement5369132_cr"/>
            <w:bookmarkStart w:id="244" w:name="Attachment6996087"/>
            <w:r w:rsidRPr="003A24C1">
              <w:lastRenderedPageBreak/>
              <w:t>Attachment </w:t>
            </w:r>
            <w:r w:rsidR="003A24C1" w:rsidRPr="003A24C1">
              <w:fldChar w:fldCharType="begin"/>
            </w:r>
            <w:r w:rsidR="003A24C1" w:rsidRPr="003A24C1">
              <w:instrText xml:space="preserve"> SEQ Attachment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</w:t>
            </w:r>
            <w:r w:rsidR="003A24C1" w:rsidRPr="003A24C1">
              <w:rPr>
                <w:noProof/>
              </w:rPr>
              <w:fldChar w:fldCharType="end"/>
            </w:r>
            <w:bookmarkEnd w:id="242"/>
            <w:bookmarkEnd w:id="243"/>
            <w:bookmarkEnd w:id="244"/>
          </w:p>
        </w:tc>
      </w:tr>
      <w:tr w:rsidR="00C95ED4" w:rsidRPr="003A24C1" w:rsidTr="00C95ED4">
        <w:trPr>
          <w:jc w:val="center"/>
        </w:trPr>
        <w:tc>
          <w:tcPr>
            <w:tcW w:w="10152" w:type="dxa"/>
            <w:shd w:val="clear" w:color="auto" w:fill="auto"/>
          </w:tcPr>
          <w:p w:rsidR="00C95ED4" w:rsidRPr="003A24C1" w:rsidRDefault="00C95ED4" w:rsidP="003A24C1">
            <w:pPr>
              <w:pStyle w:val="AAPageNumber"/>
            </w:pPr>
            <w:r w:rsidRPr="003A24C1">
              <w:t xml:space="preserve">(Page 1 of </w:t>
            </w:r>
            <w:r w:rsidRPr="003A24C1">
              <w:fldChar w:fldCharType="begin"/>
            </w:r>
            <w:r w:rsidRPr="003A24C1">
              <w:instrText xml:space="preserve"> =1+</w:instrText>
            </w:r>
            <w:r w:rsidR="003A24C1" w:rsidRPr="003A24C1">
              <w:fldChar w:fldCharType="begin"/>
            </w:r>
            <w:r w:rsidR="003A24C1" w:rsidRPr="003A24C1">
              <w:instrText xml:space="preserve"> PAGEREF EndOfAttachment7121679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79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>-</w:instrText>
            </w:r>
            <w:r w:rsidR="003A24C1" w:rsidRPr="003A24C1">
              <w:fldChar w:fldCharType="begin"/>
            </w:r>
            <w:r w:rsidR="003A24C1" w:rsidRPr="003A24C1">
              <w:instrText xml:space="preserve"> PAGEREF Attachment7121679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79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 xml:space="preserve"> </w:instrText>
            </w:r>
            <w:r w:rsidRPr="003A24C1">
              <w:fldChar w:fldCharType="separate"/>
            </w:r>
            <w:r w:rsidR="003A24C1">
              <w:rPr>
                <w:noProof/>
              </w:rPr>
              <w:t>1</w:t>
            </w:r>
            <w:r w:rsidRPr="003A24C1">
              <w:fldChar w:fldCharType="end"/>
            </w:r>
            <w:r w:rsidRPr="003A24C1">
              <w:t>)</w:t>
            </w:r>
          </w:p>
        </w:tc>
      </w:tr>
      <w:tr w:rsidR="00C95ED4" w:rsidRPr="003A24C1" w:rsidTr="00C95ED4">
        <w:trPr>
          <w:jc w:val="center"/>
        </w:trPr>
        <w:tc>
          <w:tcPr>
            <w:tcW w:w="10152" w:type="dxa"/>
            <w:shd w:val="clear" w:color="auto" w:fill="auto"/>
          </w:tcPr>
          <w:p w:rsidR="00C95ED4" w:rsidRPr="003A24C1" w:rsidRDefault="00C95ED4" w:rsidP="003A24C1">
            <w:pPr>
              <w:pStyle w:val="AATitle"/>
            </w:pPr>
            <w:bookmarkStart w:id="245" w:name="TitleAttachment7121679"/>
            <w:bookmarkStart w:id="246" w:name="SupplementTitle3647897_cr"/>
            <w:bookmarkStart w:id="247" w:name="_Toc68073366"/>
            <w:r w:rsidRPr="003A24C1">
              <w:t>Control Room Components Affected By Procedure Performance</w:t>
            </w:r>
            <w:bookmarkEnd w:id="245"/>
            <w:bookmarkEnd w:id="246"/>
            <w:bookmarkEnd w:id="247"/>
          </w:p>
        </w:tc>
      </w:tr>
    </w:tbl>
    <w:p w:rsidR="00C95ED4" w:rsidRPr="003A24C1" w:rsidRDefault="00C95ED4" w:rsidP="003A24C1">
      <w:pPr>
        <w:pStyle w:val="AASectionTableSpacer"/>
      </w:pP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980"/>
        <w:gridCol w:w="5796"/>
        <w:gridCol w:w="1800"/>
      </w:tblGrid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Bold"/>
            </w:pPr>
            <w:r w:rsidRPr="003A24C1">
              <w:t>UNID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Bold"/>
            </w:pPr>
            <w:r w:rsidRPr="003A24C1">
              <w:t>DESCRIPTION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Bold"/>
            </w:pPr>
            <w:r w:rsidRPr="003A24C1">
              <w:t>LOCATION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4A window 16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NEUTRON MONITORING SYS HALF SCRAM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4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5B window 1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REACTOR CHANNEL A AUTO SCRAM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5A window 19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IRM DOWNSCALE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5A window 26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IRM HIGH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5A window 33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  <w:rPr>
                <w:lang w:val="pt-BR"/>
              </w:rPr>
            </w:pPr>
            <w:r w:rsidRPr="003A24C1">
              <w:rPr>
                <w:lang w:val="pt-BR"/>
              </w:rPr>
              <w:t>IRM CHAN A, C, E, G HI</w:t>
            </w:r>
            <w:r w:rsidRPr="003A24C1">
              <w:rPr>
                <w:lang w:val="pt-BR"/>
              </w:rPr>
              <w:noBreakHyphen/>
              <w:t>HI/INOP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XA</w:t>
            </w:r>
            <w:r w:rsidRPr="003A24C1">
              <w:noBreakHyphen/>
              <w:t>55</w:t>
            </w:r>
            <w:r w:rsidRPr="003A24C1">
              <w:noBreakHyphen/>
              <w:t>5A window 7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CONTROL ROD WITHDRAWAL BLOCK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Indicating Lights (4 Red lights) </w:t>
            </w:r>
            <w:r w:rsidRPr="003A24C1">
              <w:noBreakHyphen/>
              <w:t> SCRAM SOLENOID GROUP A LOGIC RESET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Indicating Light</w:t>
            </w:r>
            <w:r w:rsidRPr="003A24C1">
              <w:br/>
              <w:t>CHANNEL A IRM DNSCL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Indicating Light</w:t>
            </w:r>
            <w:r w:rsidRPr="003A24C1">
              <w:br/>
              <w:t>CHANNEL A IRM HIGH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Indicating Light</w:t>
            </w:r>
            <w:r w:rsidRPr="003A24C1">
              <w:br/>
              <w:t>CHANNEL A IRM HIGH HIGH or INOP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Indicating Light</w:t>
            </w:r>
            <w:r w:rsidRPr="003A24C1">
              <w:br/>
              <w:t>CHANNEL A IRM BYPASSED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XR</w:t>
            </w:r>
            <w:r w:rsidRPr="003A24C1">
              <w:noBreakHyphen/>
              <w:t>092</w:t>
            </w:r>
            <w:r w:rsidRPr="003A24C1">
              <w:noBreakHyphen/>
              <w:t>7/46A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Recorder IRM</w:t>
            </w:r>
            <w:r w:rsidRPr="003A24C1">
              <w:noBreakHyphen/>
              <w:t>APRM LEVEL, </w:t>
            </w:r>
            <w:r w:rsidRPr="003A24C1">
              <w:br/>
              <w:t xml:space="preserve"> CHANNEL A IRM </w:t>
            </w:r>
            <w:r w:rsidRPr="003A24C1">
              <w:noBreakHyphen/>
              <w:t>CH 3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ICS Computer Points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IL</w:t>
            </w:r>
            <w:r w:rsidRPr="003A24C1">
              <w:noBreakHyphen/>
              <w:t>99</w:t>
            </w:r>
            <w:r w:rsidRPr="003A24C1">
              <w:noBreakHyphen/>
              <w:t>5A/AB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SYSTEM A BACKUP SCRAM VALVE Left Indicating Light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  <w:tr w:rsidR="00C95ED4" w:rsidRPr="003A24C1" w:rsidTr="00C95ED4">
        <w:trPr>
          <w:cantSplit/>
          <w:jc w:val="center"/>
        </w:trPr>
        <w:tc>
          <w:tcPr>
            <w:tcW w:w="198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2</w:t>
            </w:r>
            <w:r w:rsidRPr="003A24C1">
              <w:noBreakHyphen/>
              <w:t>IL</w:t>
            </w:r>
            <w:r w:rsidRPr="003A24C1">
              <w:noBreakHyphen/>
              <w:t>99</w:t>
            </w:r>
            <w:r w:rsidRPr="003A24C1">
              <w:noBreakHyphen/>
              <w:t>5A/CD</w:t>
            </w:r>
          </w:p>
        </w:tc>
        <w:tc>
          <w:tcPr>
            <w:tcW w:w="5796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SYSTEM B BACKUP SCRAM VALVE Left Indicating Light</w:t>
            </w:r>
          </w:p>
        </w:tc>
        <w:tc>
          <w:tcPr>
            <w:tcW w:w="1800" w:type="dxa"/>
          </w:tcPr>
          <w:p w:rsidR="00C95ED4" w:rsidRPr="003A24C1" w:rsidRDefault="00C95ED4" w:rsidP="003A24C1">
            <w:pPr>
              <w:pStyle w:val="Table12Center"/>
              <w:spacing w:before="40" w:after="40"/>
            </w:pPr>
            <w:r w:rsidRPr="003A24C1">
              <w:t>Panel 2</w:t>
            </w:r>
            <w:r w:rsidRPr="003A24C1">
              <w:noBreakHyphen/>
              <w:t>9</w:t>
            </w:r>
            <w:r w:rsidRPr="003A24C1">
              <w:noBreakHyphen/>
              <w:t>5</w:t>
            </w:r>
          </w:p>
        </w:tc>
      </w:tr>
    </w:tbl>
    <w:p w:rsidR="00C95ED4" w:rsidRPr="003A24C1" w:rsidRDefault="00C95ED4" w:rsidP="003A24C1">
      <w:pPr>
        <w:pStyle w:val="AASectionBody"/>
      </w:pPr>
      <w:bookmarkStart w:id="248" w:name="EndOfAttachment7121679"/>
      <w:bookmarkStart w:id="249" w:name="EndOfAttachment4277329"/>
      <w:bookmarkEnd w:id="248"/>
      <w:bookmarkEnd w:id="249"/>
      <w:r w:rsidRPr="003A24C1">
        <w:t xml:space="preserve"> </w:t>
      </w:r>
    </w:p>
    <w:p w:rsidR="00C95ED4" w:rsidRPr="003A24C1" w:rsidRDefault="00C95ED4" w:rsidP="003A24C1">
      <w:pPr>
        <w:pStyle w:val="AASectionBody"/>
        <w:sectPr w:rsidR="00C95ED4" w:rsidRPr="003A24C1" w:rsidSect="00D234E9">
          <w:headerReference w:type="default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1152" w:bottom="720" w:left="1152" w:header="720" w:footer="720" w:gutter="0"/>
          <w:cols w:space="720"/>
          <w:titlePg/>
          <w:docGrid w:linePitch="360"/>
        </w:sectPr>
      </w:pPr>
      <w:bookmarkStart w:id="250" w:name="EndOfAttachment6996087"/>
      <w:bookmarkEnd w:id="25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152"/>
      </w:tblGrid>
      <w:tr w:rsidR="004C006A" w:rsidRPr="003A24C1" w:rsidTr="004C006A">
        <w:trPr>
          <w:jc w:val="center"/>
        </w:trPr>
        <w:tc>
          <w:tcPr>
            <w:tcW w:w="10152" w:type="dxa"/>
            <w:shd w:val="clear" w:color="auto" w:fill="auto"/>
          </w:tcPr>
          <w:p w:rsidR="004C006A" w:rsidRPr="003A24C1" w:rsidRDefault="004C006A" w:rsidP="003A24C1">
            <w:pPr>
              <w:pStyle w:val="AASequenceNumber"/>
            </w:pPr>
            <w:bookmarkStart w:id="251" w:name="Supplement1752075_cr"/>
            <w:bookmarkStart w:id="252" w:name="Attachment1118267"/>
            <w:r w:rsidRPr="003A24C1">
              <w:lastRenderedPageBreak/>
              <w:t>Attachment </w:t>
            </w:r>
            <w:r w:rsidR="003A24C1" w:rsidRPr="003A24C1">
              <w:fldChar w:fldCharType="begin"/>
            </w:r>
            <w:r w:rsidR="003A24C1" w:rsidRPr="003A24C1">
              <w:instrText xml:space="preserve"> SEQ Attachment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2</w:t>
            </w:r>
            <w:r w:rsidR="003A24C1" w:rsidRPr="003A24C1">
              <w:rPr>
                <w:noProof/>
              </w:rPr>
              <w:fldChar w:fldCharType="end"/>
            </w:r>
            <w:bookmarkEnd w:id="251"/>
            <w:bookmarkEnd w:id="252"/>
          </w:p>
        </w:tc>
      </w:tr>
      <w:tr w:rsidR="004C006A" w:rsidRPr="003A24C1" w:rsidTr="004C006A">
        <w:trPr>
          <w:jc w:val="center"/>
        </w:trPr>
        <w:tc>
          <w:tcPr>
            <w:tcW w:w="10152" w:type="dxa"/>
            <w:shd w:val="clear" w:color="auto" w:fill="auto"/>
          </w:tcPr>
          <w:p w:rsidR="004C006A" w:rsidRPr="003A24C1" w:rsidRDefault="004C006A" w:rsidP="003A24C1">
            <w:pPr>
              <w:pStyle w:val="AAPageNumber"/>
            </w:pPr>
            <w:r w:rsidRPr="003A24C1">
              <w:t xml:space="preserve">(Page 1 of </w:t>
            </w:r>
            <w:r w:rsidRPr="003A24C1">
              <w:fldChar w:fldCharType="begin"/>
            </w:r>
            <w:r w:rsidRPr="003A24C1">
              <w:instrText xml:space="preserve"> =1+</w:instrText>
            </w:r>
            <w:r w:rsidR="003A24C1" w:rsidRPr="003A24C1">
              <w:fldChar w:fldCharType="begin"/>
            </w:r>
            <w:r w:rsidR="003A24C1" w:rsidRPr="003A24C1">
              <w:instrText xml:space="preserve"> PAGEREF EndOfAttachment1118267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80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>-</w:instrText>
            </w:r>
            <w:r w:rsidR="003A24C1" w:rsidRPr="003A24C1">
              <w:fldChar w:fldCharType="begin"/>
            </w:r>
            <w:r w:rsidR="003A24C1" w:rsidRPr="003A24C1">
              <w:instrText xml:space="preserve"> PAGEREF Attachment1118267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80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 xml:space="preserve"> </w:instrText>
            </w:r>
            <w:r w:rsidRPr="003A24C1">
              <w:fldChar w:fldCharType="separate"/>
            </w:r>
            <w:r w:rsidR="003A24C1">
              <w:rPr>
                <w:noProof/>
              </w:rPr>
              <w:t>1</w:t>
            </w:r>
            <w:r w:rsidRPr="003A24C1">
              <w:fldChar w:fldCharType="end"/>
            </w:r>
            <w:r w:rsidRPr="003A24C1">
              <w:t>)</w:t>
            </w:r>
          </w:p>
        </w:tc>
      </w:tr>
      <w:tr w:rsidR="004C006A" w:rsidRPr="003A24C1" w:rsidTr="004C006A">
        <w:trPr>
          <w:jc w:val="center"/>
        </w:trPr>
        <w:tc>
          <w:tcPr>
            <w:tcW w:w="10152" w:type="dxa"/>
            <w:shd w:val="clear" w:color="auto" w:fill="auto"/>
          </w:tcPr>
          <w:p w:rsidR="004C006A" w:rsidRPr="003A24C1" w:rsidRDefault="004C006A" w:rsidP="003A24C1">
            <w:pPr>
              <w:pStyle w:val="AATitle"/>
            </w:pPr>
            <w:bookmarkStart w:id="253" w:name="TitleAttachment1118267"/>
            <w:bookmarkStart w:id="254" w:name="SupplementTitle0697554_cr"/>
            <w:bookmarkStart w:id="255" w:name="_Toc68073367"/>
            <w:r w:rsidRPr="003A24C1">
              <w:t>TM200 To 2</w:t>
            </w:r>
            <w:r w:rsidRPr="003A24C1">
              <w:noBreakHyphen/>
              <w:t>RLY</w:t>
            </w:r>
            <w:r w:rsidRPr="003A24C1">
              <w:noBreakHyphen/>
              <w:t>92</w:t>
            </w:r>
            <w:r w:rsidRPr="003A24C1">
              <w:noBreakHyphen/>
              <w:t>741ATDR Test Setup</w:t>
            </w:r>
            <w:bookmarkEnd w:id="253"/>
            <w:bookmarkEnd w:id="254"/>
            <w:bookmarkEnd w:id="255"/>
          </w:p>
        </w:tc>
      </w:tr>
    </w:tbl>
    <w:p w:rsidR="00B61B87" w:rsidRPr="003A24C1" w:rsidRDefault="00BC6A9B" w:rsidP="003A24C1">
      <w:pPr>
        <w:pStyle w:val="AASectionGraphic"/>
      </w:pPr>
      <w:r w:rsidRPr="003A24C1">
        <w:rPr>
          <w:noProof/>
        </w:rPr>
        <w:drawing>
          <wp:inline distT="0" distB="0" distL="0" distR="0">
            <wp:extent cx="6211167" cy="692564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401B7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87" w:rsidRPr="003A24C1" w:rsidRDefault="00B61B87" w:rsidP="003A24C1">
      <w:pPr>
        <w:pStyle w:val="AASectionGraphic"/>
        <w:sectPr w:rsidR="00B61B87" w:rsidRPr="003A24C1" w:rsidSect="004C006A">
          <w:headerReference w:type="default" r:id="rId19"/>
          <w:footerReference w:type="default" r:id="rId20"/>
          <w:headerReference w:type="first" r:id="rId21"/>
          <w:footerReference w:type="first" r:id="rId22"/>
          <w:pgSz w:w="12240" w:h="15840"/>
          <w:pgMar w:top="720" w:right="1152" w:bottom="720" w:left="1152" w:header="720" w:footer="720" w:gutter="0"/>
          <w:cols w:space="720"/>
          <w:titlePg/>
          <w:docGrid w:linePitch="360"/>
        </w:sectPr>
      </w:pPr>
      <w:bookmarkStart w:id="256" w:name="EndOfAttachment1983892"/>
      <w:bookmarkStart w:id="257" w:name="EndOfAttachment4348319"/>
      <w:bookmarkStart w:id="258" w:name="EndOfAttachment8042063"/>
      <w:bookmarkStart w:id="259" w:name="EndOfAttachment1791354"/>
      <w:bookmarkStart w:id="260" w:name="EndOfAttachment1118267"/>
      <w:bookmarkEnd w:id="256"/>
      <w:bookmarkEnd w:id="257"/>
      <w:bookmarkEnd w:id="258"/>
      <w:bookmarkEnd w:id="259"/>
      <w:bookmarkEnd w:id="260"/>
    </w:p>
    <w:tbl>
      <w:tblPr>
        <w:tblW w:w="10152" w:type="dxa"/>
        <w:jc w:val="center"/>
        <w:tblLayout w:type="fixed"/>
        <w:tblLook w:val="0000" w:firstRow="0" w:lastRow="0" w:firstColumn="0" w:lastColumn="0" w:noHBand="0" w:noVBand="0"/>
      </w:tblPr>
      <w:tblGrid>
        <w:gridCol w:w="10152"/>
      </w:tblGrid>
      <w:tr w:rsidR="008E17E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8E17E6" w:rsidRPr="003A24C1" w:rsidRDefault="008E17E6" w:rsidP="003A24C1">
            <w:pPr>
              <w:pStyle w:val="AASequenceNumber"/>
            </w:pPr>
            <w:bookmarkStart w:id="261" w:name="Supplement4108843_cr"/>
            <w:bookmarkStart w:id="262" w:name="Attachment2483947"/>
            <w:r w:rsidRPr="003A24C1">
              <w:lastRenderedPageBreak/>
              <w:t>Attachment</w:t>
            </w:r>
            <w:r w:rsidR="00EA7F25" w:rsidRPr="003A24C1">
              <w:t> </w:t>
            </w:r>
            <w:r w:rsidR="000434C8" w:rsidRPr="003A24C1">
              <w:fldChar w:fldCharType="begin"/>
            </w:r>
            <w:r w:rsidR="0039359A" w:rsidRPr="003A24C1">
              <w:instrText xml:space="preserve"> SEQ Attachment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t>3</w:t>
            </w:r>
            <w:r w:rsidR="000434C8" w:rsidRPr="003A24C1">
              <w:fldChar w:fldCharType="end"/>
            </w:r>
            <w:bookmarkEnd w:id="261"/>
            <w:bookmarkEnd w:id="262"/>
          </w:p>
        </w:tc>
      </w:tr>
      <w:tr w:rsidR="008E17E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8E17E6" w:rsidRPr="003A24C1" w:rsidRDefault="008E17E6" w:rsidP="003A24C1">
            <w:pPr>
              <w:pStyle w:val="AAPageNumber"/>
            </w:pPr>
            <w:r w:rsidRPr="003A24C1">
              <w:t xml:space="preserve">(Page 1 of </w:t>
            </w:r>
            <w:r w:rsidR="000434C8" w:rsidRPr="003A24C1">
              <w:fldChar w:fldCharType="begin"/>
            </w:r>
            <w:r w:rsidRPr="003A24C1">
              <w:instrText xml:space="preserve"> =1+</w:instrText>
            </w:r>
            <w:r w:rsidR="000434C8" w:rsidRPr="003A24C1">
              <w:fldChar w:fldCharType="begin"/>
            </w:r>
            <w:r w:rsidR="0039359A" w:rsidRPr="003A24C1">
              <w:instrText xml:space="preserve"> PAGEREF EndOfAttachment2483947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instrText>81</w:instrText>
            </w:r>
            <w:r w:rsidR="000434C8" w:rsidRPr="003A24C1">
              <w:fldChar w:fldCharType="end"/>
            </w:r>
            <w:r w:rsidRPr="003A24C1">
              <w:instrText>-</w:instrText>
            </w:r>
            <w:r w:rsidR="000434C8" w:rsidRPr="003A24C1">
              <w:fldChar w:fldCharType="begin"/>
            </w:r>
            <w:r w:rsidR="0039359A" w:rsidRPr="003A24C1">
              <w:instrText xml:space="preserve"> PAGEREF Attachment2483947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instrText>81</w:instrText>
            </w:r>
            <w:r w:rsidR="000434C8" w:rsidRPr="003A24C1">
              <w:fldChar w:fldCharType="end"/>
            </w:r>
            <w:r w:rsidRPr="003A24C1">
              <w:instrText xml:space="preserve">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t>1</w:t>
            </w:r>
            <w:r w:rsidR="000434C8" w:rsidRPr="003A24C1">
              <w:fldChar w:fldCharType="end"/>
            </w:r>
            <w:r w:rsidRPr="003A24C1">
              <w:t>)</w:t>
            </w:r>
          </w:p>
        </w:tc>
      </w:tr>
      <w:tr w:rsidR="008E17E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8E17E6" w:rsidRPr="003A24C1" w:rsidRDefault="008E17E6" w:rsidP="003A24C1">
            <w:pPr>
              <w:pStyle w:val="AATitle"/>
            </w:pPr>
            <w:bookmarkStart w:id="263" w:name="TitleAttachment2483947"/>
            <w:bookmarkStart w:id="264" w:name="SupplementTitle1209282_cr"/>
            <w:bookmarkStart w:id="265" w:name="_Toc68073368"/>
            <w:r w:rsidRPr="003A24C1">
              <w:t>MSA Circuit Card Layout</w:t>
            </w:r>
            <w:bookmarkEnd w:id="263"/>
            <w:bookmarkEnd w:id="264"/>
            <w:bookmarkEnd w:id="265"/>
          </w:p>
        </w:tc>
      </w:tr>
    </w:tbl>
    <w:p w:rsidR="003C36A6" w:rsidRPr="003A24C1" w:rsidRDefault="00CA1DFE" w:rsidP="003A24C1">
      <w:pPr>
        <w:pStyle w:val="AASectionGraphic"/>
      </w:pPr>
      <w:r w:rsidRPr="003A24C1">
        <w:rPr>
          <w:noProof/>
        </w:rPr>
        <w:drawing>
          <wp:inline distT="0" distB="0" distL="0" distR="0" wp14:anchorId="2ACC29ED" wp14:editId="75712C15">
            <wp:extent cx="6309360" cy="5098188"/>
            <wp:effectExtent l="0" t="0" r="0" b="7620"/>
            <wp:docPr id="2" name="Picture 2" descr="MSA Circuit Card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SA Circuit Card Layou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09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0D" w:rsidRPr="003A24C1" w:rsidRDefault="00D1490D" w:rsidP="003A24C1">
      <w:pPr>
        <w:pStyle w:val="AASectionBody"/>
        <w:sectPr w:rsidR="00D1490D" w:rsidRPr="003A24C1" w:rsidSect="009E31A1">
          <w:headerReference w:type="default" r:id="rId24"/>
          <w:footerReference w:type="default" r:id="rId25"/>
          <w:headerReference w:type="first" r:id="rId26"/>
          <w:footerReference w:type="first" r:id="rId27"/>
          <w:pgSz w:w="12240" w:h="15840"/>
          <w:pgMar w:top="720" w:right="1152" w:bottom="720" w:left="1152" w:header="720" w:footer="720" w:gutter="0"/>
          <w:cols w:space="720"/>
          <w:titlePg/>
          <w:docGrid w:linePitch="360"/>
        </w:sectPr>
      </w:pPr>
      <w:bookmarkStart w:id="266" w:name="EndOfAttachment2483947"/>
      <w:bookmarkEnd w:id="266"/>
    </w:p>
    <w:tbl>
      <w:tblPr>
        <w:tblW w:w="10152" w:type="dxa"/>
        <w:jc w:val="center"/>
        <w:tblLayout w:type="fixed"/>
        <w:tblLook w:val="0000" w:firstRow="0" w:lastRow="0" w:firstColumn="0" w:lastColumn="0" w:noHBand="0" w:noVBand="0"/>
      </w:tblPr>
      <w:tblGrid>
        <w:gridCol w:w="10152"/>
      </w:tblGrid>
      <w:tr w:rsidR="003C36A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3C36A6" w:rsidRPr="003A24C1" w:rsidRDefault="003C36A6" w:rsidP="003A24C1">
            <w:pPr>
              <w:pStyle w:val="AASequenceNumber"/>
            </w:pPr>
            <w:bookmarkStart w:id="267" w:name="Supplement1333137_cr"/>
            <w:bookmarkStart w:id="268" w:name="Attachment0802642"/>
            <w:r w:rsidRPr="003A24C1">
              <w:lastRenderedPageBreak/>
              <w:t>Attachment</w:t>
            </w:r>
            <w:r w:rsidR="00EA7F25" w:rsidRPr="003A24C1">
              <w:t> </w:t>
            </w:r>
            <w:r w:rsidR="000434C8" w:rsidRPr="003A24C1">
              <w:fldChar w:fldCharType="begin"/>
            </w:r>
            <w:r w:rsidR="0039359A" w:rsidRPr="003A24C1">
              <w:instrText xml:space="preserve"> SEQ Attachment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t>4</w:t>
            </w:r>
            <w:r w:rsidR="000434C8" w:rsidRPr="003A24C1">
              <w:fldChar w:fldCharType="end"/>
            </w:r>
            <w:bookmarkEnd w:id="267"/>
            <w:bookmarkEnd w:id="268"/>
          </w:p>
        </w:tc>
      </w:tr>
      <w:tr w:rsidR="003C36A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3C36A6" w:rsidRPr="003A24C1" w:rsidRDefault="003C36A6" w:rsidP="003A24C1">
            <w:pPr>
              <w:pStyle w:val="AAPageNumber"/>
            </w:pPr>
            <w:r w:rsidRPr="003A24C1">
              <w:t xml:space="preserve">(Page 1 of </w:t>
            </w:r>
            <w:r w:rsidR="000434C8" w:rsidRPr="003A24C1">
              <w:fldChar w:fldCharType="begin"/>
            </w:r>
            <w:r w:rsidRPr="003A24C1">
              <w:instrText xml:space="preserve"> =1+</w:instrText>
            </w:r>
            <w:r w:rsidR="000434C8" w:rsidRPr="003A24C1">
              <w:fldChar w:fldCharType="begin"/>
            </w:r>
            <w:r w:rsidR="0039359A" w:rsidRPr="003A24C1">
              <w:instrText xml:space="preserve"> PAGEREF EndOfAttachment0802642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instrText>82</w:instrText>
            </w:r>
            <w:r w:rsidR="000434C8" w:rsidRPr="003A24C1">
              <w:fldChar w:fldCharType="end"/>
            </w:r>
            <w:r w:rsidRPr="003A24C1">
              <w:instrText>-</w:instrText>
            </w:r>
            <w:r w:rsidR="000434C8" w:rsidRPr="003A24C1">
              <w:fldChar w:fldCharType="begin"/>
            </w:r>
            <w:r w:rsidR="0039359A" w:rsidRPr="003A24C1">
              <w:instrText xml:space="preserve"> PAGEREF Attachment0802642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instrText>82</w:instrText>
            </w:r>
            <w:r w:rsidR="000434C8" w:rsidRPr="003A24C1">
              <w:fldChar w:fldCharType="end"/>
            </w:r>
            <w:r w:rsidRPr="003A24C1">
              <w:instrText xml:space="preserve"> </w:instrText>
            </w:r>
            <w:r w:rsidR="000434C8" w:rsidRPr="003A24C1">
              <w:fldChar w:fldCharType="separate"/>
            </w:r>
            <w:r w:rsidR="003A24C1">
              <w:rPr>
                <w:noProof/>
              </w:rPr>
              <w:t>1</w:t>
            </w:r>
            <w:r w:rsidR="000434C8" w:rsidRPr="003A24C1">
              <w:fldChar w:fldCharType="end"/>
            </w:r>
            <w:r w:rsidRPr="003A24C1">
              <w:t>)</w:t>
            </w:r>
          </w:p>
        </w:tc>
      </w:tr>
      <w:tr w:rsidR="003C36A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3C36A6" w:rsidRPr="003A24C1" w:rsidRDefault="003C36A6" w:rsidP="003A24C1">
            <w:pPr>
              <w:pStyle w:val="AATitle"/>
            </w:pPr>
            <w:bookmarkStart w:id="269" w:name="TitleAttachment0802642"/>
            <w:bookmarkStart w:id="270" w:name="SupplementTitle6061058_cr"/>
            <w:bookmarkStart w:id="271" w:name="_Toc68073369"/>
            <w:r w:rsidRPr="003A24C1">
              <w:t>Test Setup For IRM Channel Calibration</w:t>
            </w:r>
            <w:bookmarkEnd w:id="269"/>
            <w:bookmarkEnd w:id="270"/>
            <w:bookmarkEnd w:id="271"/>
          </w:p>
        </w:tc>
      </w:tr>
    </w:tbl>
    <w:p w:rsidR="00FD3F33" w:rsidRPr="003A24C1" w:rsidRDefault="00FD3F33" w:rsidP="003A24C1">
      <w:pPr>
        <w:pStyle w:val="AASectionTableSpacer"/>
      </w:pPr>
    </w:p>
    <w:p w:rsidR="00B175A3" w:rsidRPr="003A24C1" w:rsidRDefault="0030466A" w:rsidP="003A24C1">
      <w:pPr>
        <w:pStyle w:val="AASectionGraphic"/>
      </w:pPr>
      <w:r w:rsidRPr="003A24C1">
        <w:rPr>
          <w:noProof/>
        </w:rPr>
        <w:drawing>
          <wp:inline distT="0" distB="0" distL="0" distR="0" wp14:anchorId="5569FDE4" wp14:editId="5E3E00FF">
            <wp:extent cx="6296025" cy="618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AB6" w:rsidRPr="003A24C1" w:rsidRDefault="00E21AB6" w:rsidP="003A24C1">
      <w:pPr>
        <w:pStyle w:val="AASectionBody"/>
        <w:sectPr w:rsidR="00E21AB6" w:rsidRPr="003A24C1" w:rsidSect="009E31A1">
          <w:headerReference w:type="default" r:id="rId29"/>
          <w:footerReference w:type="default" r:id="rId30"/>
          <w:headerReference w:type="first" r:id="rId31"/>
          <w:footerReference w:type="first" r:id="rId32"/>
          <w:pgSz w:w="12240" w:h="15840"/>
          <w:pgMar w:top="720" w:right="1152" w:bottom="720" w:left="1152" w:header="720" w:footer="720" w:gutter="0"/>
          <w:cols w:space="720"/>
          <w:titlePg/>
          <w:docGrid w:linePitch="360"/>
        </w:sectPr>
      </w:pPr>
      <w:bookmarkStart w:id="272" w:name="EndOfIllustration9429841"/>
      <w:bookmarkStart w:id="273" w:name="EndOfAttachment0802642"/>
      <w:bookmarkEnd w:id="272"/>
      <w:bookmarkEnd w:id="273"/>
    </w:p>
    <w:tbl>
      <w:tblPr>
        <w:tblW w:w="10152" w:type="dxa"/>
        <w:jc w:val="center"/>
        <w:tblLayout w:type="fixed"/>
        <w:tblLook w:val="0000" w:firstRow="0" w:lastRow="0" w:firstColumn="0" w:lastColumn="0" w:noHBand="0" w:noVBand="0"/>
      </w:tblPr>
      <w:tblGrid>
        <w:gridCol w:w="10152"/>
      </w:tblGrid>
      <w:tr w:rsidR="00E21AB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E21AB6" w:rsidRPr="003A24C1" w:rsidRDefault="00E21AB6" w:rsidP="003A24C1">
            <w:pPr>
              <w:pStyle w:val="AASequenceNumber"/>
            </w:pPr>
            <w:bookmarkStart w:id="274" w:name="Supplement8453834_cr"/>
            <w:bookmarkStart w:id="275" w:name="Attachment9873762"/>
            <w:r w:rsidRPr="003A24C1">
              <w:lastRenderedPageBreak/>
              <w:t>Attachment</w:t>
            </w:r>
            <w:r w:rsidR="00EA7F25" w:rsidRPr="003A24C1">
              <w:t> </w:t>
            </w:r>
            <w:r w:rsidR="003A24C1" w:rsidRPr="003A24C1">
              <w:fldChar w:fldCharType="begin"/>
            </w:r>
            <w:r w:rsidR="003A24C1" w:rsidRPr="003A24C1">
              <w:instrText xml:space="preserve"> SEQ Attachment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5</w:t>
            </w:r>
            <w:r w:rsidR="003A24C1" w:rsidRPr="003A24C1">
              <w:rPr>
                <w:noProof/>
              </w:rPr>
              <w:fldChar w:fldCharType="end"/>
            </w:r>
            <w:bookmarkEnd w:id="274"/>
            <w:bookmarkEnd w:id="275"/>
          </w:p>
        </w:tc>
      </w:tr>
      <w:tr w:rsidR="00E21AB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E21AB6" w:rsidRPr="003A24C1" w:rsidRDefault="00E21AB6" w:rsidP="003A24C1">
            <w:pPr>
              <w:pStyle w:val="AAPageNumber"/>
            </w:pPr>
            <w:r w:rsidRPr="003A24C1">
              <w:t xml:space="preserve">(Page 1 of </w:t>
            </w:r>
            <w:r w:rsidRPr="003A24C1">
              <w:fldChar w:fldCharType="begin"/>
            </w:r>
            <w:r w:rsidRPr="003A24C1">
              <w:instrText xml:space="preserve"> =1+</w:instrText>
            </w:r>
            <w:r w:rsidR="003A24C1" w:rsidRPr="003A24C1">
              <w:fldChar w:fldCharType="begin"/>
            </w:r>
            <w:r w:rsidR="003A24C1" w:rsidRPr="003A24C1">
              <w:instrText xml:space="preserve"> PAGEREF EndOfAttachment9873762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83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>-</w:instrText>
            </w:r>
            <w:r w:rsidR="003A24C1" w:rsidRPr="003A24C1">
              <w:fldChar w:fldCharType="begin"/>
            </w:r>
            <w:r w:rsidR="003A24C1" w:rsidRPr="003A24C1">
              <w:instrText xml:space="preserve"> PAGEREF Attachment9873762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instrText>83</w:instrText>
            </w:r>
            <w:r w:rsidR="003A24C1" w:rsidRPr="003A24C1">
              <w:rPr>
                <w:noProof/>
              </w:rPr>
              <w:fldChar w:fldCharType="end"/>
            </w:r>
            <w:r w:rsidRPr="003A24C1">
              <w:instrText xml:space="preserve"> </w:instrText>
            </w:r>
            <w:r w:rsidRPr="003A24C1">
              <w:fldChar w:fldCharType="separate"/>
            </w:r>
            <w:r w:rsidR="003A24C1">
              <w:rPr>
                <w:noProof/>
              </w:rPr>
              <w:t>1</w:t>
            </w:r>
            <w:r w:rsidRPr="003A24C1">
              <w:fldChar w:fldCharType="end"/>
            </w:r>
            <w:r w:rsidRPr="003A24C1">
              <w:t>)</w:t>
            </w:r>
          </w:p>
        </w:tc>
      </w:tr>
      <w:tr w:rsidR="00E21AB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E21AB6" w:rsidRPr="003A24C1" w:rsidRDefault="00E21AB6" w:rsidP="003A24C1">
            <w:pPr>
              <w:pStyle w:val="AATitle"/>
            </w:pPr>
            <w:bookmarkStart w:id="276" w:name="TitleAttachment9873762"/>
            <w:bookmarkStart w:id="277" w:name="SupplementTitle5920893_cr"/>
            <w:bookmarkStart w:id="278" w:name="_Toc68073370"/>
            <w:r w:rsidRPr="003A24C1">
              <w:t>Range Switch Signal Acceptance</w:t>
            </w:r>
            <w:bookmarkEnd w:id="276"/>
            <w:bookmarkEnd w:id="277"/>
            <w:bookmarkEnd w:id="278"/>
          </w:p>
        </w:tc>
      </w:tr>
      <w:tr w:rsidR="00E21AB6" w:rsidRPr="003A24C1" w:rsidTr="00B61B87">
        <w:trPr>
          <w:jc w:val="center"/>
        </w:trPr>
        <w:tc>
          <w:tcPr>
            <w:tcW w:w="10152" w:type="dxa"/>
            <w:shd w:val="clear" w:color="auto" w:fill="auto"/>
          </w:tcPr>
          <w:p w:rsidR="00E21AB6" w:rsidRPr="003A24C1" w:rsidRDefault="00E21AB6" w:rsidP="003A24C1">
            <w:pPr>
              <w:pStyle w:val="FloatingHead"/>
            </w:pPr>
          </w:p>
        </w:tc>
      </w:tr>
    </w:tbl>
    <w:p w:rsidR="0030466A" w:rsidRPr="003A24C1" w:rsidRDefault="0030466A" w:rsidP="003A24C1">
      <w:pPr>
        <w:pStyle w:val="AASectionTableSpacer"/>
      </w:pPr>
    </w:p>
    <w:tbl>
      <w:tblPr>
        <w:tblStyle w:val="TableGrid"/>
        <w:tblW w:w="0" w:type="auto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11"/>
        <w:gridCol w:w="1103"/>
        <w:gridCol w:w="450"/>
        <w:gridCol w:w="853"/>
        <w:gridCol w:w="347"/>
        <w:gridCol w:w="1723"/>
        <w:gridCol w:w="3960"/>
      </w:tblGrid>
      <w:tr w:rsidR="00F71C99" w:rsidRPr="003A24C1" w:rsidTr="007C1978">
        <w:trPr>
          <w:cantSplit/>
          <w:jc w:val="center"/>
        </w:trPr>
        <w:tc>
          <w:tcPr>
            <w:tcW w:w="9847" w:type="dxa"/>
            <w:gridSpan w:val="7"/>
            <w:tcBorders>
              <w:top w:val="nil"/>
              <w:left w:val="nil"/>
              <w:right w:val="nil"/>
            </w:tcBorders>
          </w:tcPr>
          <w:p w:rsidR="00F71C99" w:rsidRPr="003A24C1" w:rsidRDefault="00455C9E" w:rsidP="003A24C1">
            <w:pPr>
              <w:pStyle w:val="Table12CenterBold"/>
            </w:pPr>
            <w:bookmarkStart w:id="279" w:name="_Ref534723271"/>
            <w:r w:rsidRPr="003A24C1">
              <w:t>Table </w:t>
            </w:r>
            <w:r w:rsidR="003A24C1" w:rsidRPr="003A24C1">
              <w:fldChar w:fldCharType="begin"/>
            </w:r>
            <w:r w:rsidR="003A24C1" w:rsidRPr="003A24C1">
              <w:instrText xml:space="preserve"> SEQ TableCaption \* Arabic </w:instrText>
            </w:r>
            <w:r w:rsidR="003A24C1" w:rsidRPr="003A24C1">
              <w:fldChar w:fldCharType="separate"/>
            </w:r>
            <w:r w:rsidR="003A24C1">
              <w:rPr>
                <w:noProof/>
              </w:rPr>
              <w:t>14</w:t>
            </w:r>
            <w:r w:rsidR="003A24C1" w:rsidRPr="003A24C1">
              <w:rPr>
                <w:noProof/>
              </w:rPr>
              <w:fldChar w:fldCharType="end"/>
            </w:r>
            <w:bookmarkEnd w:id="279"/>
          </w:p>
        </w:tc>
      </w:tr>
      <w:tr w:rsidR="00F71C99" w:rsidRPr="003A24C1" w:rsidTr="007C1978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1CenterBold"/>
            </w:pPr>
            <w:r w:rsidRPr="003A24C1">
              <w:t>Range switch Position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1CenterBold"/>
            </w:pPr>
            <w:r w:rsidRPr="003A24C1">
              <w:t>Noise (+) Signal (Vdc)</w:t>
            </w:r>
          </w:p>
        </w:tc>
        <w:tc>
          <w:tcPr>
            <w:tcW w:w="450" w:type="dxa"/>
            <w:tcBorders>
              <w:right w:val="nil"/>
            </w:tcBorders>
            <w:vAlign w:val="center"/>
          </w:tcPr>
          <w:p w:rsidR="00F71C99" w:rsidRPr="003A24C1" w:rsidRDefault="004C4F43" w:rsidP="003A24C1">
            <w:pPr>
              <w:pStyle w:val="Table11CenterBold"/>
            </w:pPr>
            <w:r w:rsidRPr="003A24C1">
              <w:noBreakHyphen/>
            </w:r>
          </w:p>
        </w:tc>
        <w:tc>
          <w:tcPr>
            <w:tcW w:w="853" w:type="dxa"/>
            <w:tcBorders>
              <w:left w:val="nil"/>
            </w:tcBorders>
            <w:vAlign w:val="center"/>
          </w:tcPr>
          <w:p w:rsidR="00F71C99" w:rsidRPr="003A24C1" w:rsidRDefault="00F71C99" w:rsidP="003A24C1">
            <w:pPr>
              <w:pStyle w:val="Table11CenterBold"/>
            </w:pPr>
            <w:r w:rsidRPr="003A24C1">
              <w:t>Noise Only (Vdc)</w:t>
            </w:r>
          </w:p>
        </w:tc>
        <w:tc>
          <w:tcPr>
            <w:tcW w:w="347" w:type="dxa"/>
            <w:tcBorders>
              <w:right w:val="nil"/>
            </w:tcBorders>
            <w:vAlign w:val="center"/>
          </w:tcPr>
          <w:p w:rsidR="00F71C99" w:rsidRPr="003A24C1" w:rsidRDefault="00F71C99" w:rsidP="003A24C1">
            <w:pPr>
              <w:pStyle w:val="Table11CenterBold"/>
            </w:pPr>
            <w:r w:rsidRPr="003A24C1">
              <w:t>=</w:t>
            </w:r>
          </w:p>
        </w:tc>
        <w:tc>
          <w:tcPr>
            <w:tcW w:w="1723" w:type="dxa"/>
            <w:tcBorders>
              <w:left w:val="nil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1CenterBold"/>
            </w:pPr>
            <w:r w:rsidRPr="003A24C1">
              <w:t>Signal Only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Bold"/>
            </w:pPr>
            <w:r w:rsidRPr="003A24C1">
              <w:br/>
              <w:t>Acceptable Limit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1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</w:pPr>
          </w:p>
        </w:tc>
        <w:tc>
          <w:tcPr>
            <w:tcW w:w="2070" w:type="dxa"/>
            <w:gridSpan w:val="2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nil"/>
              <w:left w:val="single" w:sz="6" w:space="0" w:color="auto"/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Compare Ranges 1 through 6: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2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nil"/>
            </w:tcBorders>
          </w:tcPr>
          <w:p w:rsidR="00F71C99" w:rsidRPr="003A24C1" w:rsidRDefault="00F71C99" w:rsidP="003A24C1">
            <w:pPr>
              <w:pStyle w:val="Table12Center"/>
              <w:keepNext/>
            </w:pPr>
            <w:r w:rsidRPr="003A24C1">
              <w:t xml:space="preserve">  _______</w:t>
            </w:r>
            <w:r w:rsidR="00486E1D" w:rsidRPr="003A24C1">
              <w:t xml:space="preserve">Vdc </w:t>
            </w:r>
            <w:r w:rsidRPr="003A24C1">
              <w:t>(Highest)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3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nil"/>
              <w:left w:val="single" w:sz="6" w:space="0" w:color="auto"/>
              <w:bottom w:val="nil"/>
            </w:tcBorders>
          </w:tcPr>
          <w:p w:rsidR="00F71C99" w:rsidRPr="003A24C1" w:rsidRDefault="004C4F43" w:rsidP="003A24C1">
            <w:pPr>
              <w:pStyle w:val="Table12Center"/>
              <w:keepNext/>
              <w:spacing w:before="80" w:after="20"/>
            </w:pPr>
            <w:r w:rsidRPr="003A24C1">
              <w:noBreakHyphen/>
            </w:r>
            <w:r w:rsidR="00F71C99" w:rsidRPr="003A24C1">
              <w:t xml:space="preserve">  ________</w:t>
            </w:r>
            <w:r w:rsidR="00486E1D" w:rsidRPr="003A24C1">
              <w:t xml:space="preserve">Vdc </w:t>
            </w:r>
            <w:r w:rsidR="00F71C99" w:rsidRPr="003A24C1">
              <w:t>(Lowest)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4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nil"/>
              <w:left w:val="single" w:sz="6" w:space="0" w:color="auto"/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"/>
              <w:keepNext/>
            </w:pPr>
            <w:r w:rsidRPr="003A24C1">
              <w:t xml:space="preserve">  =  ______</w:t>
            </w:r>
            <w:r w:rsidR="00486E1D" w:rsidRPr="003A24C1">
              <w:t xml:space="preserve">Vdc </w:t>
            </w:r>
            <w:r w:rsidRPr="003A24C1">
              <w:t>(</w:t>
            </w:r>
            <w:r w:rsidRPr="003A24C1">
              <w:sym w:font="Symbol" w:char="F0A3"/>
            </w:r>
            <w:r w:rsidRPr="003A24C1">
              <w:t xml:space="preserve"> 0.060 Vdc)</w:t>
            </w:r>
          </w:p>
        </w:tc>
      </w:tr>
      <w:tr w:rsidR="00F71C99" w:rsidRPr="003A24C1" w:rsidTr="007C1978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5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</w:tr>
      <w:tr w:rsidR="00F71C99" w:rsidRPr="003A24C1" w:rsidTr="007C1978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6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tcBorders>
              <w:right w:val="single" w:sz="6" w:space="0" w:color="auto"/>
            </w:tcBorders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7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bottom w:val="single" w:sz="6" w:space="0" w:color="auto"/>
            </w:tcBorders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Compare Ranges 7 through 10: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8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bottom w:val="nil"/>
            </w:tcBorders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_______</w:t>
            </w:r>
            <w:r w:rsidR="00486E1D" w:rsidRPr="003A24C1">
              <w:t xml:space="preserve">Vdc </w:t>
            </w:r>
            <w:r w:rsidRPr="003A24C1">
              <w:t>(Highest)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9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nil"/>
              <w:bottom w:val="nil"/>
            </w:tcBorders>
          </w:tcPr>
          <w:p w:rsidR="00F71C99" w:rsidRPr="003A24C1" w:rsidRDefault="004C4F43" w:rsidP="003A24C1">
            <w:pPr>
              <w:pStyle w:val="Table12Center"/>
              <w:keepNext/>
              <w:spacing w:before="80" w:after="20"/>
            </w:pPr>
            <w:r w:rsidRPr="003A24C1">
              <w:noBreakHyphen/>
            </w:r>
            <w:r w:rsidR="00F71C99" w:rsidRPr="003A24C1">
              <w:t xml:space="preserve">  ________</w:t>
            </w:r>
            <w:r w:rsidR="00486E1D" w:rsidRPr="003A24C1">
              <w:t xml:space="preserve">Vdc </w:t>
            </w:r>
            <w:r w:rsidR="00F71C99" w:rsidRPr="003A24C1">
              <w:t>(Lowest)</w:t>
            </w:r>
          </w:p>
        </w:tc>
      </w:tr>
      <w:tr w:rsidR="00F71C99" w:rsidRPr="003A24C1" w:rsidTr="00486E1D">
        <w:trPr>
          <w:cantSplit/>
          <w:jc w:val="center"/>
        </w:trPr>
        <w:tc>
          <w:tcPr>
            <w:tcW w:w="1411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  <w:r w:rsidRPr="003A24C1">
              <w:t>10</w:t>
            </w:r>
          </w:p>
        </w:tc>
        <w:tc>
          <w:tcPr>
            <w:tcW w:w="1103" w:type="dxa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1303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2070" w:type="dxa"/>
            <w:gridSpan w:val="2"/>
            <w:vAlign w:val="center"/>
          </w:tcPr>
          <w:p w:rsidR="00F71C99" w:rsidRPr="003A24C1" w:rsidRDefault="00F71C99" w:rsidP="003A24C1">
            <w:pPr>
              <w:pStyle w:val="Table12Center"/>
              <w:keepNext/>
              <w:spacing w:before="80" w:after="20"/>
            </w:pPr>
          </w:p>
        </w:tc>
        <w:tc>
          <w:tcPr>
            <w:tcW w:w="3960" w:type="dxa"/>
            <w:tcBorders>
              <w:top w:val="nil"/>
            </w:tcBorders>
          </w:tcPr>
          <w:p w:rsidR="00F71C99" w:rsidRPr="003A24C1" w:rsidRDefault="00F71C99" w:rsidP="003A24C1">
            <w:pPr>
              <w:pStyle w:val="Table12Center"/>
              <w:keepNext/>
            </w:pPr>
            <w:r w:rsidRPr="003A24C1">
              <w:t xml:space="preserve">  =  ______</w:t>
            </w:r>
            <w:r w:rsidR="00486E1D" w:rsidRPr="003A24C1">
              <w:t xml:space="preserve">Vdc </w:t>
            </w:r>
            <w:r w:rsidRPr="003A24C1">
              <w:t>(</w:t>
            </w:r>
            <w:r w:rsidRPr="003A24C1">
              <w:sym w:font="Symbol" w:char="F0A3"/>
            </w:r>
            <w:r w:rsidRPr="003A24C1">
              <w:t xml:space="preserve"> 0.060 Vdc)</w:t>
            </w:r>
          </w:p>
        </w:tc>
      </w:tr>
    </w:tbl>
    <w:p w:rsidR="00B61B87" w:rsidRPr="003A24C1" w:rsidRDefault="00B61B87" w:rsidP="003A24C1">
      <w:pPr>
        <w:pStyle w:val="AASectionBody"/>
      </w:pPr>
      <w:bookmarkStart w:id="280" w:name="LastPage"/>
      <w:bookmarkStart w:id="281" w:name="EndOfAttachment9873762"/>
      <w:bookmarkEnd w:id="280"/>
      <w:bookmarkEnd w:id="281"/>
    </w:p>
    <w:sectPr w:rsidR="00B61B87" w:rsidRPr="003A24C1" w:rsidSect="00B61B87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72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35F" w:rsidRDefault="00F1435F">
      <w:r>
        <w:separator/>
      </w:r>
    </w:p>
  </w:endnote>
  <w:endnote w:type="continuationSeparator" w:id="0">
    <w:p w:rsidR="00F1435F" w:rsidRDefault="00F14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24C1" w:rsidRDefault="003A24C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Default="00F1435F" w:rsidP="00F1435F">
    <w:pPr>
      <w:pStyle w:val="Footer"/>
      <w:spacing w:line="14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35F" w:rsidRDefault="00F1435F">
      <w:r>
        <w:separator/>
      </w:r>
    </w:p>
  </w:footnote>
  <w:footnote w:type="continuationSeparator" w:id="0">
    <w:p w:rsidR="00F1435F" w:rsidRDefault="00F143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24C1" w:rsidRDefault="003A24C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82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 w:rsidP="003C36A6">
    <w:pPr>
      <w:pStyle w:val="FloatingHead"/>
    </w:pPr>
  </w:p>
  <w:p w:rsidR="00F1435F" w:rsidRPr="003C36A6" w:rsidRDefault="003A24C1" w:rsidP="003C36A6">
    <w:pPr>
      <w:pStyle w:val="AASequenceNumber"/>
    </w:pPr>
    <w:r>
      <w:fldChar w:fldCharType="begin"/>
    </w:r>
    <w:r>
      <w:instrText xml:space="preserve"> REF Attachment0802642 </w:instrText>
    </w:r>
    <w:r>
      <w:fldChar w:fldCharType="separate"/>
    </w:r>
    <w:r w:rsidRPr="003A24C1">
      <w:t>Attachment </w:t>
    </w:r>
    <w:r>
      <w:rPr>
        <w:noProof/>
      </w:rPr>
      <w:t>4</w:t>
    </w:r>
    <w:r>
      <w:rPr>
        <w:noProof/>
      </w:rPr>
      <w:fldChar w:fldCharType="end"/>
    </w:r>
  </w:p>
  <w:p w:rsidR="00F1435F" w:rsidRPr="003C36A6" w:rsidRDefault="00F1435F" w:rsidP="003C36A6">
    <w:pPr>
      <w:pStyle w:val="AAPageNumber"/>
    </w:pPr>
    <w:r w:rsidRPr="003C36A6">
      <w:t xml:space="preserve">(Page </w:t>
    </w:r>
    <w:r w:rsidRPr="003C36A6">
      <w:fldChar w:fldCharType="begin"/>
    </w:r>
    <w:r w:rsidRPr="003C36A6">
      <w:instrText xml:space="preserve"> = 1+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82</w:instrText>
    </w:r>
    <w:r>
      <w:rPr>
        <w:noProof/>
      </w:rPr>
      <w:fldChar w:fldCharType="end"/>
    </w:r>
    <w:r w:rsidRPr="003C36A6">
      <w:instrText>-</w:instrText>
    </w:r>
    <w:r w:rsidR="003A24C1">
      <w:fldChar w:fldCharType="begin"/>
    </w:r>
    <w:r w:rsidR="003A24C1">
      <w:instrText xml:space="preserve"> PAGEREF Attachment0802642 </w:instrText>
    </w:r>
    <w:r w:rsidR="003A24C1">
      <w:fldChar w:fldCharType="separate"/>
    </w:r>
    <w:r w:rsidR="003A24C1">
      <w:rPr>
        <w:noProof/>
      </w:rPr>
      <w:instrText>82</w:instrText>
    </w:r>
    <w:r w:rsidR="003A24C1">
      <w:rPr>
        <w:noProof/>
      </w:rPr>
      <w:fldChar w:fldCharType="end"/>
    </w:r>
    <w:r w:rsidRPr="003C36A6">
      <w:instrText xml:space="preserve"> </w:instrText>
    </w:r>
    <w:r w:rsidRPr="003C36A6">
      <w:fldChar w:fldCharType="separate"/>
    </w:r>
    <w:r w:rsidR="003A24C1">
      <w:rPr>
        <w:noProof/>
      </w:rPr>
      <w:t>1</w:t>
    </w:r>
    <w:r w:rsidRPr="003C36A6">
      <w:fldChar w:fldCharType="end"/>
    </w:r>
    <w:r w:rsidRPr="003C36A6">
      <w:t xml:space="preserve"> of </w:t>
    </w:r>
    <w:r w:rsidRPr="003C36A6">
      <w:fldChar w:fldCharType="begin"/>
    </w:r>
    <w:r w:rsidRPr="003C36A6">
      <w:instrText xml:space="preserve"> = 1+</w:instrText>
    </w:r>
    <w:r w:rsidR="003A24C1">
      <w:fldChar w:fldCharType="begin"/>
    </w:r>
    <w:r w:rsidR="003A24C1">
      <w:instrText xml:space="preserve"> PAGEREF EndOfAttachment0802642 </w:instrText>
    </w:r>
    <w:r w:rsidR="003A24C1">
      <w:fldChar w:fldCharType="separate"/>
    </w:r>
    <w:r w:rsidR="003A24C1">
      <w:rPr>
        <w:noProof/>
      </w:rPr>
      <w:instrText>82</w:instrText>
    </w:r>
    <w:r w:rsidR="003A24C1">
      <w:rPr>
        <w:noProof/>
      </w:rPr>
      <w:fldChar w:fldCharType="end"/>
    </w:r>
    <w:r w:rsidRPr="003C36A6">
      <w:instrText>-</w:instrText>
    </w:r>
    <w:r w:rsidR="003A24C1">
      <w:fldChar w:fldCharType="begin"/>
    </w:r>
    <w:r w:rsidR="003A24C1">
      <w:instrText xml:space="preserve"> PAGEREF Attachment0802642 </w:instrText>
    </w:r>
    <w:r w:rsidR="003A24C1">
      <w:fldChar w:fldCharType="separate"/>
    </w:r>
    <w:r w:rsidR="003A24C1">
      <w:rPr>
        <w:noProof/>
      </w:rPr>
      <w:instrText>82</w:instrText>
    </w:r>
    <w:r w:rsidR="003A24C1">
      <w:rPr>
        <w:noProof/>
      </w:rPr>
      <w:fldChar w:fldCharType="end"/>
    </w:r>
    <w:r w:rsidRPr="003C36A6">
      <w:instrText xml:space="preserve"> </w:instrText>
    </w:r>
    <w:r w:rsidRPr="003C36A6">
      <w:fldChar w:fldCharType="separate"/>
    </w:r>
    <w:r w:rsidR="003A24C1">
      <w:rPr>
        <w:noProof/>
      </w:rPr>
      <w:t>1</w:t>
    </w:r>
    <w:r w:rsidRPr="003C36A6">
      <w:fldChar w:fldCharType="end"/>
    </w:r>
    <w:r w:rsidRPr="003C36A6">
      <w:t>)</w:t>
    </w:r>
  </w:p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82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82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82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82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82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3C36A6" w:rsidRDefault="00F1435F" w:rsidP="003C36A6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82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82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</w:instrText>
          </w:r>
          <w:r>
            <w:instrText xml:space="preserve">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82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Pr="00FC3EB9" w:rsidRDefault="00F1435F" w:rsidP="00FC3EB9">
    <w:pPr>
      <w:pStyle w:val="FloatingHead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83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 w:rsidP="00E21AB6">
    <w:pPr>
      <w:pStyle w:val="FloatingHead"/>
    </w:pPr>
  </w:p>
  <w:p w:rsidR="00F1435F" w:rsidRPr="00E21AB6" w:rsidRDefault="003A24C1" w:rsidP="00E21AB6">
    <w:pPr>
      <w:pStyle w:val="AASequenceNumber"/>
    </w:pPr>
    <w:r>
      <w:fldChar w:fldCharType="begin"/>
    </w:r>
    <w:r>
      <w:instrText xml:space="preserve"> REF Attachment9873762 </w:instrText>
    </w:r>
    <w:r>
      <w:fldChar w:fldCharType="separate"/>
    </w:r>
    <w:r w:rsidRPr="003A24C1">
      <w:t>Attachment </w:t>
    </w:r>
    <w:r>
      <w:rPr>
        <w:noProof/>
      </w:rPr>
      <w:t>5</w:t>
    </w:r>
    <w:r>
      <w:rPr>
        <w:noProof/>
      </w:rPr>
      <w:fldChar w:fldCharType="end"/>
    </w:r>
  </w:p>
  <w:p w:rsidR="00F1435F" w:rsidRPr="00E21AB6" w:rsidRDefault="00F1435F" w:rsidP="00E21AB6">
    <w:pPr>
      <w:pStyle w:val="AAPageNumber"/>
    </w:pPr>
    <w:r w:rsidRPr="00E21AB6">
      <w:t xml:space="preserve">(Page </w:t>
    </w:r>
    <w:r w:rsidRPr="00E21AB6">
      <w:fldChar w:fldCharType="begin"/>
    </w:r>
    <w:r w:rsidRPr="00E21AB6">
      <w:instrText xml:space="preserve"> = 1+</w:instrText>
    </w:r>
    <w:r w:rsidRPr="00E21AB6">
      <w:fldChar w:fldCharType="begin"/>
    </w:r>
    <w:r w:rsidRPr="00E21AB6">
      <w:instrText xml:space="preserve"> PAGE </w:instrText>
    </w:r>
    <w:r w:rsidRPr="00E21AB6">
      <w:fldChar w:fldCharType="separate"/>
    </w:r>
    <w:r w:rsidR="003A24C1">
      <w:rPr>
        <w:noProof/>
      </w:rPr>
      <w:instrText>83</w:instrText>
    </w:r>
    <w:r w:rsidRPr="00E21AB6">
      <w:fldChar w:fldCharType="end"/>
    </w:r>
    <w:r w:rsidRPr="00E21AB6">
      <w:instrText>-</w:instrText>
    </w:r>
    <w:r w:rsidR="003A24C1">
      <w:fldChar w:fldCharType="begin"/>
    </w:r>
    <w:r w:rsidR="003A24C1">
      <w:instrText xml:space="preserve"> PAGEREF Attachment9873762 </w:instrText>
    </w:r>
    <w:r w:rsidR="003A24C1">
      <w:fldChar w:fldCharType="separate"/>
    </w:r>
    <w:r w:rsidR="003A24C1">
      <w:rPr>
        <w:noProof/>
      </w:rPr>
      <w:instrText>83</w:instrText>
    </w:r>
    <w:r w:rsidR="003A24C1">
      <w:rPr>
        <w:noProof/>
      </w:rPr>
      <w:fldChar w:fldCharType="end"/>
    </w:r>
    <w:r w:rsidRPr="00E21AB6">
      <w:instrText xml:space="preserve"> </w:instrText>
    </w:r>
    <w:r w:rsidRPr="00E21AB6">
      <w:fldChar w:fldCharType="separate"/>
    </w:r>
    <w:r w:rsidR="003A24C1">
      <w:rPr>
        <w:noProof/>
      </w:rPr>
      <w:t>1</w:t>
    </w:r>
    <w:r w:rsidRPr="00E21AB6">
      <w:fldChar w:fldCharType="end"/>
    </w:r>
    <w:r w:rsidRPr="00E21AB6">
      <w:t xml:space="preserve"> of </w:t>
    </w:r>
    <w:r w:rsidRPr="00E21AB6">
      <w:fldChar w:fldCharType="begin"/>
    </w:r>
    <w:r w:rsidRPr="00E21AB6">
      <w:instrText xml:space="preserve"> = 1+</w:instrText>
    </w:r>
    <w:r w:rsidR="003A24C1">
      <w:fldChar w:fldCharType="begin"/>
    </w:r>
    <w:r w:rsidR="003A24C1">
      <w:instrText xml:space="preserve"> PAGEREF EndOfAttachment9873762 </w:instrText>
    </w:r>
    <w:r w:rsidR="003A24C1">
      <w:fldChar w:fldCharType="separate"/>
    </w:r>
    <w:r w:rsidR="003A24C1">
      <w:rPr>
        <w:noProof/>
      </w:rPr>
      <w:instrText>83</w:instrText>
    </w:r>
    <w:r w:rsidR="003A24C1">
      <w:rPr>
        <w:noProof/>
      </w:rPr>
      <w:fldChar w:fldCharType="end"/>
    </w:r>
    <w:r w:rsidRPr="00E21AB6">
      <w:instrText>-</w:instrText>
    </w:r>
    <w:r w:rsidR="003A24C1">
      <w:fldChar w:fldCharType="begin"/>
    </w:r>
    <w:r w:rsidR="003A24C1">
      <w:instrText xml:space="preserve"> PAGEREF Attachment9873762 </w:instrText>
    </w:r>
    <w:r w:rsidR="003A24C1">
      <w:fldChar w:fldCharType="separate"/>
    </w:r>
    <w:r w:rsidR="003A24C1">
      <w:rPr>
        <w:noProof/>
      </w:rPr>
      <w:instrText>83</w:instrText>
    </w:r>
    <w:r w:rsidR="003A24C1">
      <w:rPr>
        <w:noProof/>
      </w:rPr>
      <w:fldChar w:fldCharType="end"/>
    </w:r>
    <w:r w:rsidRPr="00E21AB6">
      <w:instrText xml:space="preserve"> </w:instrText>
    </w:r>
    <w:r w:rsidRPr="00E21AB6">
      <w:fldChar w:fldCharType="separate"/>
    </w:r>
    <w:r w:rsidR="003A24C1">
      <w:rPr>
        <w:noProof/>
      </w:rPr>
      <w:t>1</w:t>
    </w:r>
    <w:r w:rsidRPr="00E21AB6">
      <w:fldChar w:fldCharType="end"/>
    </w:r>
    <w:r w:rsidRPr="00E21AB6">
      <w:t>)</w:t>
    </w:r>
  </w:p>
  <w:p w:rsidR="00F1435F" w:rsidRPr="00E21AB6" w:rsidRDefault="003A24C1" w:rsidP="00E21AB6">
    <w:pPr>
      <w:pStyle w:val="AATitle"/>
    </w:pPr>
    <w:r>
      <w:fldChar w:fldCharType="begin"/>
    </w:r>
    <w:r>
      <w:instrText xml:space="preserve"> REF TitleAttachment9873762 </w:instrText>
    </w:r>
    <w:r>
      <w:fldChar w:fldCharType="separate"/>
    </w:r>
    <w:r w:rsidRPr="003A24C1">
      <w:t>Range Switch Signal Acceptance</w:t>
    </w:r>
    <w:r>
      <w:fldChar w:fldCharType="end"/>
    </w:r>
  </w:p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83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83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83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83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83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E21AB6" w:rsidRDefault="00F1435F" w:rsidP="00E21AB6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83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83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</w:instrText>
          </w:r>
          <w:r>
            <w:instrText xml:space="preserve">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83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Pr="00FC3EB9" w:rsidRDefault="00F1435F" w:rsidP="00FC3EB9">
    <w:pPr>
      <w:pStyle w:val="FloatingHe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2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2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>
      <w:fldChar w:fldCharType="begin"/>
    </w:r>
    <w:r>
      <w:instrText xml:space="preserve"> DOCPROPERTY "58EmptyParagraph" </w:instrText>
    </w:r>
    <w:r>
      <w:fldChar w:fldCharType="separate"/>
    </w:r>
  </w:p>
  <w:p w:rsidR="00F1435F" w:rsidRDefault="00F1435F">
    <w:pPr>
      <w:pStyle w:val="FloatingHead"/>
    </w:pPr>
    <w:r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2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15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 w:rsidR="003A24C1">
      <w:instrText>rh_9075601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 w:rsidR="003A24C1">
      <w:instrText>5.0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15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 w:rsidR="003A24C1">
      <w:instrText>rh_9075601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 w:rsidR="003A24C1" w:rsidRPr="003A24C1">
      <w:instrText>ACCEPTANCE CRITERIA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2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6554C3" w:rsidRDefault="00F1435F" w:rsidP="006554C3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77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 w:rsidR="003A24C1">
      <w:instrText>rh_0204136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 w:rsidR="003A24C1">
      <w:instrText>6.14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77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 w:rsidR="003A24C1">
      <w:instrText>rh_0204136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 w:rsidR="003A24C1" w:rsidRPr="003A24C1">
      <w:instrText>Functional Test of IRM Channel A with Reactor Mode Switch NOT in RUN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5F" w:rsidRPr="004C006A" w:rsidRDefault="00F1435F" w:rsidP="00FC3EB9">
    <w:pPr>
      <w:pStyle w:val="FloatingHead"/>
      <w:spacing w:line="14" w:lineRule="exac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79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 w:rsidP="00B175A3">
    <w:pPr>
      <w:pStyle w:val="FloatingHead"/>
    </w:pPr>
  </w:p>
  <w:p w:rsidR="00F1435F" w:rsidRPr="00B175A3" w:rsidRDefault="003A24C1" w:rsidP="00B175A3">
    <w:pPr>
      <w:pStyle w:val="AASequenceNumber"/>
    </w:pPr>
    <w:r>
      <w:fldChar w:fldCharType="begin"/>
    </w:r>
    <w:r>
      <w:instrText xml:space="preserve"> REF Attachment6996087 </w:instrText>
    </w:r>
    <w:r>
      <w:fldChar w:fldCharType="separate"/>
    </w:r>
    <w:r w:rsidRPr="003A24C1">
      <w:t>Attachment </w:t>
    </w:r>
    <w:r>
      <w:rPr>
        <w:noProof/>
      </w:rPr>
      <w:t>1</w:t>
    </w:r>
    <w:r>
      <w:rPr>
        <w:noProof/>
      </w:rPr>
      <w:fldChar w:fldCharType="end"/>
    </w:r>
  </w:p>
  <w:p w:rsidR="00F1435F" w:rsidRPr="00B175A3" w:rsidRDefault="00F1435F" w:rsidP="00B175A3">
    <w:pPr>
      <w:pStyle w:val="AAPageNumber"/>
    </w:pPr>
    <w:r w:rsidRPr="00B175A3">
      <w:t xml:space="preserve">(Page </w:t>
    </w:r>
    <w:r w:rsidRPr="00B175A3">
      <w:fldChar w:fldCharType="begin"/>
    </w:r>
    <w:r w:rsidRPr="00B175A3">
      <w:instrText xml:space="preserve"> = 1+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79</w:instrText>
    </w:r>
    <w:r>
      <w:rPr>
        <w:noProof/>
      </w:rPr>
      <w:fldChar w:fldCharType="end"/>
    </w:r>
    <w:r w:rsidRPr="00B175A3">
      <w:instrText>-</w:instrText>
    </w:r>
    <w:r w:rsidR="003A24C1">
      <w:fldChar w:fldCharType="begin"/>
    </w:r>
    <w:r w:rsidR="003A24C1">
      <w:instrText xml:space="preserve"> PAGEREF Attachment6996087 </w:instrText>
    </w:r>
    <w:r w:rsidR="003A24C1">
      <w:fldChar w:fldCharType="separate"/>
    </w:r>
    <w:r w:rsidR="003A24C1">
      <w:rPr>
        <w:noProof/>
      </w:rPr>
      <w:instrText>79</w:instrText>
    </w:r>
    <w:r w:rsidR="003A24C1">
      <w:rPr>
        <w:noProof/>
      </w:rPr>
      <w:fldChar w:fldCharType="end"/>
    </w:r>
    <w:r w:rsidRPr="00B175A3">
      <w:instrText xml:space="preserve"> </w:instrText>
    </w:r>
    <w:r w:rsidRPr="00B175A3">
      <w:fldChar w:fldCharType="separate"/>
    </w:r>
    <w:r w:rsidR="003A24C1">
      <w:rPr>
        <w:noProof/>
      </w:rPr>
      <w:t>1</w:t>
    </w:r>
    <w:r w:rsidRPr="00B175A3">
      <w:fldChar w:fldCharType="end"/>
    </w:r>
    <w:r w:rsidRPr="00B175A3">
      <w:t xml:space="preserve"> of </w:t>
    </w:r>
    <w:r w:rsidRPr="00B175A3">
      <w:fldChar w:fldCharType="begin"/>
    </w:r>
    <w:r w:rsidRPr="00B175A3">
      <w:instrText xml:space="preserve"> = 1+</w:instrText>
    </w:r>
    <w:r w:rsidR="003A24C1">
      <w:fldChar w:fldCharType="begin"/>
    </w:r>
    <w:r w:rsidR="003A24C1">
      <w:instrText xml:space="preserve"> PAGEREF EndOfAttachment6996087 </w:instrText>
    </w:r>
    <w:r w:rsidR="003A24C1">
      <w:fldChar w:fldCharType="separate"/>
    </w:r>
    <w:r w:rsidR="003A24C1">
      <w:rPr>
        <w:noProof/>
      </w:rPr>
      <w:instrText>79</w:instrText>
    </w:r>
    <w:r w:rsidR="003A24C1">
      <w:rPr>
        <w:noProof/>
      </w:rPr>
      <w:fldChar w:fldCharType="end"/>
    </w:r>
    <w:r w:rsidRPr="00B175A3">
      <w:instrText>-</w:instrText>
    </w:r>
    <w:r w:rsidR="003A24C1">
      <w:fldChar w:fldCharType="begin"/>
    </w:r>
    <w:r w:rsidR="003A24C1">
      <w:instrText xml:space="preserve"> PAGEREF Attachment6996087 </w:instrText>
    </w:r>
    <w:r w:rsidR="003A24C1">
      <w:fldChar w:fldCharType="separate"/>
    </w:r>
    <w:r w:rsidR="003A24C1">
      <w:rPr>
        <w:noProof/>
      </w:rPr>
      <w:instrText>79</w:instrText>
    </w:r>
    <w:r w:rsidR="003A24C1">
      <w:rPr>
        <w:noProof/>
      </w:rPr>
      <w:fldChar w:fldCharType="end"/>
    </w:r>
    <w:r w:rsidRPr="00B175A3">
      <w:instrText xml:space="preserve"> </w:instrText>
    </w:r>
    <w:r w:rsidRPr="00B175A3">
      <w:fldChar w:fldCharType="separate"/>
    </w:r>
    <w:r w:rsidR="003A24C1">
      <w:rPr>
        <w:noProof/>
      </w:rPr>
      <w:t>1</w:t>
    </w:r>
    <w:r w:rsidRPr="00B175A3">
      <w:fldChar w:fldCharType="end"/>
    </w:r>
    <w:r w:rsidRPr="00B175A3">
      <w:t>)</w:t>
    </w:r>
  </w:p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79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79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79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79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79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</w:instrText>
    </w:r>
    <w:r w:rsidR="003A24C1">
      <w:instrText xml:space="preserve">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B175A3" w:rsidRDefault="00F1435F" w:rsidP="00B175A3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76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rh_5988455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instrText>6.14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76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rh_5988455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 w:rsidRPr="00FC3EB9">
      <w:instrText>Functional Test of IRM Channel A with Reactor Mode Switch NOT in RUN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79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Pr="00FC3EB9" w:rsidRDefault="00F1435F" w:rsidP="00FC3EB9">
    <w:pPr>
      <w:pStyle w:val="FloatingHead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80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 w:rsidP="004C006A">
    <w:pPr>
      <w:pStyle w:val="FloatingHead"/>
    </w:pPr>
  </w:p>
  <w:p w:rsidR="00F1435F" w:rsidRPr="004C006A" w:rsidRDefault="003A24C1" w:rsidP="004C006A">
    <w:pPr>
      <w:pStyle w:val="AASequenceNumber"/>
    </w:pPr>
    <w:r>
      <w:fldChar w:fldCharType="begin"/>
    </w:r>
    <w:r>
      <w:instrText xml:space="preserve"> REF Attachment1118267 </w:instrText>
    </w:r>
    <w:r>
      <w:fldChar w:fldCharType="separate"/>
    </w:r>
    <w:r w:rsidRPr="003A24C1">
      <w:t>Attachment </w:t>
    </w:r>
    <w:r>
      <w:rPr>
        <w:noProof/>
      </w:rPr>
      <w:t>2</w:t>
    </w:r>
    <w:r>
      <w:rPr>
        <w:noProof/>
      </w:rPr>
      <w:fldChar w:fldCharType="end"/>
    </w:r>
  </w:p>
  <w:p w:rsidR="00F1435F" w:rsidRPr="004C006A" w:rsidRDefault="00F1435F" w:rsidP="004C006A">
    <w:pPr>
      <w:pStyle w:val="AAPageNumber"/>
    </w:pPr>
    <w:r w:rsidRPr="004C006A">
      <w:t xml:space="preserve">(Page </w:t>
    </w:r>
    <w:r w:rsidRPr="004C006A">
      <w:fldChar w:fldCharType="begin"/>
    </w:r>
    <w:r w:rsidRPr="004C006A">
      <w:instrText xml:space="preserve"> = 1+</w:instrText>
    </w:r>
    <w:r w:rsidRPr="004C006A">
      <w:fldChar w:fldCharType="begin"/>
    </w:r>
    <w:r w:rsidRPr="004C006A">
      <w:instrText xml:space="preserve"> PAGE </w:instrText>
    </w:r>
    <w:r w:rsidRPr="004C006A">
      <w:fldChar w:fldCharType="separate"/>
    </w:r>
    <w:r w:rsidR="003A24C1">
      <w:rPr>
        <w:noProof/>
      </w:rPr>
      <w:instrText>80</w:instrText>
    </w:r>
    <w:r w:rsidRPr="004C006A">
      <w:fldChar w:fldCharType="end"/>
    </w:r>
    <w:r w:rsidRPr="004C006A">
      <w:instrText>-</w:instrText>
    </w:r>
    <w:r w:rsidR="003A24C1">
      <w:fldChar w:fldCharType="begin"/>
    </w:r>
    <w:r w:rsidR="003A24C1">
      <w:instrText xml:space="preserve"> PAGEREF Attachment1118267 </w:instrText>
    </w:r>
    <w:r w:rsidR="003A24C1">
      <w:fldChar w:fldCharType="separate"/>
    </w:r>
    <w:r w:rsidR="003A24C1">
      <w:rPr>
        <w:noProof/>
      </w:rPr>
      <w:instrText>80</w:instrText>
    </w:r>
    <w:r w:rsidR="003A24C1">
      <w:rPr>
        <w:noProof/>
      </w:rPr>
      <w:fldChar w:fldCharType="end"/>
    </w:r>
    <w:r w:rsidRPr="004C006A">
      <w:instrText xml:space="preserve"> </w:instrText>
    </w:r>
    <w:r w:rsidRPr="004C006A">
      <w:fldChar w:fldCharType="separate"/>
    </w:r>
    <w:r w:rsidR="003A24C1">
      <w:rPr>
        <w:noProof/>
      </w:rPr>
      <w:t>1</w:t>
    </w:r>
    <w:r w:rsidRPr="004C006A">
      <w:fldChar w:fldCharType="end"/>
    </w:r>
    <w:r w:rsidRPr="004C006A">
      <w:t xml:space="preserve"> of </w:t>
    </w:r>
    <w:r w:rsidRPr="004C006A">
      <w:fldChar w:fldCharType="begin"/>
    </w:r>
    <w:r w:rsidRPr="004C006A">
      <w:instrText xml:space="preserve"> = 1+</w:instrText>
    </w:r>
    <w:r w:rsidR="003A24C1">
      <w:fldChar w:fldCharType="begin"/>
    </w:r>
    <w:r w:rsidR="003A24C1">
      <w:instrText xml:space="preserve"> PAGEREF EndOfAttachment1118267 </w:instrText>
    </w:r>
    <w:r w:rsidR="003A24C1">
      <w:fldChar w:fldCharType="separate"/>
    </w:r>
    <w:r w:rsidR="003A24C1">
      <w:rPr>
        <w:noProof/>
      </w:rPr>
      <w:instrText>80</w:instrText>
    </w:r>
    <w:r w:rsidR="003A24C1">
      <w:rPr>
        <w:noProof/>
      </w:rPr>
      <w:fldChar w:fldCharType="end"/>
    </w:r>
    <w:r w:rsidRPr="004C006A">
      <w:instrText>-</w:instrText>
    </w:r>
    <w:r w:rsidR="003A24C1">
      <w:fldChar w:fldCharType="begin"/>
    </w:r>
    <w:r w:rsidR="003A24C1">
      <w:instrText xml:space="preserve"> PAGEREF Attachment1118267 </w:instrText>
    </w:r>
    <w:r w:rsidR="003A24C1">
      <w:fldChar w:fldCharType="separate"/>
    </w:r>
    <w:r w:rsidR="003A24C1">
      <w:rPr>
        <w:noProof/>
      </w:rPr>
      <w:instrText>80</w:instrText>
    </w:r>
    <w:r w:rsidR="003A24C1">
      <w:rPr>
        <w:noProof/>
      </w:rPr>
      <w:fldChar w:fldCharType="end"/>
    </w:r>
    <w:r w:rsidRPr="004C006A">
      <w:instrText xml:space="preserve"> </w:instrText>
    </w:r>
    <w:r w:rsidRPr="004C006A">
      <w:fldChar w:fldCharType="separate"/>
    </w:r>
    <w:r w:rsidR="003A24C1">
      <w:rPr>
        <w:noProof/>
      </w:rPr>
      <w:t>1</w:t>
    </w:r>
    <w:r w:rsidRPr="004C006A">
      <w:fldChar w:fldCharType="end"/>
    </w:r>
    <w:r w:rsidRPr="004C006A">
      <w:t>)</w:t>
    </w:r>
  </w:p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80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80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80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80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80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4C006A" w:rsidRDefault="00F1435F" w:rsidP="004C006A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77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rh_0204136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instrText>6.14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77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rh_0204136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 w:rsidRPr="00FC3EB9">
      <w:instrText>Functional Test of IRM Channel A with Reactor Mode Switch NOT in RUN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80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Pr="00FC3EB9" w:rsidRDefault="00F1435F" w:rsidP="00FC3EB9">
    <w:pPr>
      <w:pStyle w:val="FloatingHead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81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Default="00F1435F" w:rsidP="008E17E6">
    <w:pPr>
      <w:pStyle w:val="FloatingHead"/>
    </w:pPr>
  </w:p>
  <w:p w:rsidR="00F1435F" w:rsidRPr="008E17E6" w:rsidRDefault="003A24C1" w:rsidP="008E17E6">
    <w:pPr>
      <w:pStyle w:val="AASequenceNumber"/>
    </w:pPr>
    <w:r>
      <w:fldChar w:fldCharType="begin"/>
    </w:r>
    <w:r>
      <w:instrText xml:space="preserve"> REF Attachment2483947 </w:instrText>
    </w:r>
    <w:r>
      <w:fldChar w:fldCharType="separate"/>
    </w:r>
    <w:r w:rsidRPr="003A24C1">
      <w:t>Attachment </w:t>
    </w:r>
    <w:r>
      <w:rPr>
        <w:noProof/>
      </w:rPr>
      <w:t>3</w:t>
    </w:r>
    <w:r>
      <w:rPr>
        <w:noProof/>
      </w:rPr>
      <w:fldChar w:fldCharType="end"/>
    </w:r>
  </w:p>
  <w:p w:rsidR="00F1435F" w:rsidRPr="008E17E6" w:rsidRDefault="00F1435F" w:rsidP="008E17E6">
    <w:pPr>
      <w:pStyle w:val="AAPageNumber"/>
    </w:pPr>
    <w:r w:rsidRPr="008E17E6">
      <w:t xml:space="preserve">(Page </w:t>
    </w:r>
    <w:r w:rsidRPr="008E17E6">
      <w:fldChar w:fldCharType="begin"/>
    </w:r>
    <w:r w:rsidRPr="008E17E6">
      <w:instrText xml:space="preserve"> = 1+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81</w:instrText>
    </w:r>
    <w:r>
      <w:rPr>
        <w:noProof/>
      </w:rPr>
      <w:fldChar w:fldCharType="end"/>
    </w:r>
    <w:r w:rsidRPr="008E17E6">
      <w:instrText>-</w:instrText>
    </w:r>
    <w:r w:rsidR="003A24C1">
      <w:fldChar w:fldCharType="begin"/>
    </w:r>
    <w:r w:rsidR="003A24C1">
      <w:instrText xml:space="preserve"> PAGEREF Attachment2483947 </w:instrText>
    </w:r>
    <w:r w:rsidR="003A24C1">
      <w:fldChar w:fldCharType="separate"/>
    </w:r>
    <w:r w:rsidR="003A24C1">
      <w:rPr>
        <w:noProof/>
      </w:rPr>
      <w:instrText>81</w:instrText>
    </w:r>
    <w:r w:rsidR="003A24C1">
      <w:rPr>
        <w:noProof/>
      </w:rPr>
      <w:fldChar w:fldCharType="end"/>
    </w:r>
    <w:r w:rsidRPr="008E17E6">
      <w:instrText xml:space="preserve"> </w:instrText>
    </w:r>
    <w:r w:rsidRPr="008E17E6">
      <w:fldChar w:fldCharType="separate"/>
    </w:r>
    <w:r w:rsidR="003A24C1">
      <w:rPr>
        <w:noProof/>
      </w:rPr>
      <w:t>1</w:t>
    </w:r>
    <w:r w:rsidRPr="008E17E6">
      <w:fldChar w:fldCharType="end"/>
    </w:r>
    <w:r w:rsidRPr="008E17E6">
      <w:t xml:space="preserve"> of </w:t>
    </w:r>
    <w:r w:rsidRPr="008E17E6">
      <w:fldChar w:fldCharType="begin"/>
    </w:r>
    <w:r w:rsidRPr="008E17E6">
      <w:instrText xml:space="preserve"> = 1+</w:instrText>
    </w:r>
    <w:r w:rsidR="003A24C1">
      <w:fldChar w:fldCharType="begin"/>
    </w:r>
    <w:r w:rsidR="003A24C1">
      <w:instrText xml:space="preserve"> PAGEREF EndOfAttachment2483947 </w:instrText>
    </w:r>
    <w:r w:rsidR="003A24C1">
      <w:fldChar w:fldCharType="separate"/>
    </w:r>
    <w:r w:rsidR="003A24C1">
      <w:rPr>
        <w:noProof/>
      </w:rPr>
      <w:instrText>81</w:instrText>
    </w:r>
    <w:r w:rsidR="003A24C1">
      <w:rPr>
        <w:noProof/>
      </w:rPr>
      <w:fldChar w:fldCharType="end"/>
    </w:r>
    <w:r w:rsidRPr="008E17E6">
      <w:instrText>-</w:instrText>
    </w:r>
    <w:r w:rsidR="003A24C1">
      <w:fldChar w:fldCharType="begin"/>
    </w:r>
    <w:r w:rsidR="003A24C1">
      <w:instrText xml:space="preserve"> PAGEREF Attachment2483947 </w:instrText>
    </w:r>
    <w:r w:rsidR="003A24C1">
      <w:fldChar w:fldCharType="separate"/>
    </w:r>
    <w:r w:rsidR="003A24C1">
      <w:rPr>
        <w:noProof/>
      </w:rPr>
      <w:instrText>81</w:instrText>
    </w:r>
    <w:r w:rsidR="003A24C1">
      <w:rPr>
        <w:noProof/>
      </w:rPr>
      <w:fldChar w:fldCharType="end"/>
    </w:r>
    <w:r w:rsidRPr="008E17E6">
      <w:instrText xml:space="preserve"> </w:instrText>
    </w:r>
    <w:r w:rsidRPr="008E17E6">
      <w:fldChar w:fldCharType="separate"/>
    </w:r>
    <w:r w:rsidR="003A24C1">
      <w:rPr>
        <w:noProof/>
      </w:rPr>
      <w:t>1</w:t>
    </w:r>
    <w:r w:rsidRPr="008E17E6">
      <w:fldChar w:fldCharType="end"/>
    </w:r>
    <w:r w:rsidRPr="008E17E6">
      <w:t>)</w:t>
    </w:r>
  </w:p>
  <w:p w:rsidR="00F1435F" w:rsidRDefault="00F1435F">
    <w:pPr>
      <w:pStyle w:val="FloatingHead"/>
    </w:pP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81</w:instrText>
    </w:r>
    <w:r>
      <w:rPr>
        <w:noProof/>
      </w:rPr>
      <w:fldChar w:fldCharType="end"/>
    </w:r>
    <w:r>
      <w:instrText>p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</w:instrText>
    </w:r>
    <w:r w:rsidR="003A24C1">
      <w:instrText xml:space="preserve">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81</w:instrText>
    </w:r>
    <w:r>
      <w:rPr>
        <w:noProof/>
      </w:rPr>
      <w:fldChar w:fldCharType="end"/>
    </w:r>
    <w:r>
      <w:instrText>c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81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81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  <w:r w:rsidRPr="00F43536">
      <w:fldChar w:fldCharType="begin"/>
    </w:r>
    <w:r w:rsidRPr="00F43536">
      <w:instrText xml:space="preserve"> IF "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 w:rsidR="003A24C1">
      <w:rPr>
        <w:noProof/>
      </w:rPr>
      <w:instrText>81</w:instrText>
    </w:r>
    <w:r>
      <w:rPr>
        <w:noProof/>
      </w:rPr>
      <w:fldChar w:fldCharType="end"/>
    </w:r>
    <w:r>
      <w:instrText>b</w:instrText>
    </w:r>
    <w:r w:rsidRPr="00F43536">
      <w:instrText xml:space="preserve">" </w:instrText>
    </w:r>
    <w:r w:rsidRPr="00F43536">
      <w:fldChar w:fldCharType="separate"/>
    </w:r>
    <w:r w:rsidR="003A24C1">
      <w:rPr>
        <w:b w:val="0"/>
        <w:bCs/>
      </w:rPr>
      <w:instrText>Error! Unknown document property name.</w:instrText>
    </w:r>
    <w:r w:rsidRPr="00F43536">
      <w:fldChar w:fldCharType="end"/>
    </w:r>
    <w:r w:rsidRPr="00F43536">
      <w:instrText xml:space="preserve">" = </w:instrText>
    </w:r>
    <w:r>
      <w:instrText>"</w:instrText>
    </w:r>
    <w:r w:rsidRPr="00F43536">
      <w:instrText>1</w:instrText>
    </w:r>
    <w:r>
      <w:instrText>"</w:instrText>
    </w:r>
    <w:r w:rsidRPr="00F43536">
      <w:instrText xml:space="preserve"> "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Default="00F1435F">
    <w:pPr>
      <w:pStyle w:val="FloatingHead"/>
    </w:pPr>
    <w:r w:rsidRPr="00F43536">
      <w:fldChar w:fldCharType="end"/>
    </w:r>
    <w:r>
      <w:tab/>
    </w:r>
    <w:r w:rsidR="003A24C1">
      <w:fldChar w:fldCharType="begin"/>
    </w:r>
    <w:r w:rsidR="003A24C1">
      <w:instrText xml:space="preserve"> DOCPROPERTY "53PlaceKeeping" </w:instrText>
    </w:r>
    <w:r w:rsidR="003A24C1">
      <w:fldChar w:fldCharType="separate"/>
    </w:r>
    <w:r>
      <w:instrText xml:space="preserve"> </w:instrText>
    </w:r>
    <w:r>
      <w:tab/>
      <w:instrText xml:space="preserve"> </w:instrText>
    </w:r>
    <w:r>
      <w:tab/>
      <w:instrText xml:space="preserve"> </w:instrText>
    </w:r>
    <w:r>
      <w:tab/>
      <w:instrText>Date ________</w:instrText>
    </w:r>
    <w:r w:rsidR="003A24C1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</w:instrText>
    </w:r>
    <w:r>
      <w:instrText>NCE \d 6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DOCPROPERTY "58EmptyParagraph" </w:instrText>
    </w:r>
    <w:r w:rsidRPr="00F43536">
      <w:fldChar w:fldCharType="separate"/>
    </w:r>
  </w:p>
  <w:p w:rsidR="00F1435F" w:rsidRPr="008E17E6" w:rsidRDefault="00F1435F" w:rsidP="008E17E6">
    <w:pPr>
      <w:pStyle w:val="FloatingHead"/>
    </w:pPr>
    <w:r w:rsidRPr="00F43536">
      <w:fldChar w:fldCharType="end"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81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>
      <w:instrText xml:space="preserve"> \n</w:instrText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tab/>
    </w:r>
    <w:r w:rsidRPr="00F43536">
      <w:fldChar w:fldCharType="begin"/>
    </w:r>
    <w:r w:rsidRPr="00F43536">
      <w:instrText xml:space="preserve"> REF </w:instrText>
    </w:r>
    <w:r w:rsidRPr="00F43536">
      <w:fldChar w:fldCharType="begin"/>
    </w:r>
    <w:r w:rsidRPr="00F43536">
      <w:instrText xml:space="preserve"> DOCPROPERTY "Page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81</w:instrText>
    </w:r>
    <w:r>
      <w:rPr>
        <w:noProof/>
      </w:rPr>
      <w:fldChar w:fldCharType="end"/>
    </w:r>
    <w:r w:rsidRPr="00F43536">
      <w:instrText xml:space="preserve">" </w:instrText>
    </w:r>
    <w:r w:rsidRPr="00F43536">
      <w:fldChar w:fldCharType="separate"/>
    </w:r>
    <w:r>
      <w:instrText>NotARealBookmark</w:instrText>
    </w:r>
    <w:r w:rsidRPr="00F43536">
      <w:fldChar w:fldCharType="end"/>
    </w:r>
    <w:r w:rsidRPr="00F43536">
      <w:instrText xml:space="preserve"> </w:instrText>
    </w:r>
    <w:r w:rsidRPr="00F43536">
      <w:fldChar w:fldCharType="separate"/>
    </w:r>
    <w:r>
      <w:rPr>
        <w:b w:val="0"/>
        <w:bCs/>
      </w:rPr>
      <w:instrText>Error! Reference source not found.</w:instrText>
    </w:r>
    <w:r w:rsidRPr="00F43536">
      <w:fldChar w:fldCharType="end"/>
    </w:r>
    <w:r w:rsidRPr="00F43536">
      <w:instrText xml:space="preserve"> (continued) </w:instrText>
    </w:r>
    <w:r w:rsidRPr="00F43536">
      <w:fldChar w:fldCharType="begin"/>
    </w:r>
    <w:r w:rsidRPr="00F43536">
      <w:instrText xml:space="preserve"> ADVA</w:instrText>
    </w:r>
    <w:r>
      <w:instrText>NCE \d 12</w:instrText>
    </w:r>
    <w:r w:rsidRPr="00F43536">
      <w:instrText xml:space="preserve"> </w:instrText>
    </w:r>
    <w:r w:rsidRPr="00F43536">
      <w:fldChar w:fldCharType="end"/>
    </w:r>
    <w:r w:rsidRPr="00F43536">
      <w:instrText xml:space="preserve"> </w:instrText>
    </w:r>
    <w:r w:rsidRPr="00F43536">
      <w:fldChar w:fldCharType="begin"/>
    </w:r>
    <w:r w:rsidRPr="00F43536">
      <w:instrText xml:space="preserve"> ADVANCE \l 10 </w:instrText>
    </w:r>
    <w:r w:rsidRPr="00F43536">
      <w:fldChar w:fldCharType="end"/>
    </w:r>
    <w:r w:rsidRPr="00F43536">
      <w:instrText xml:space="preserve"> " "" </w:instrText>
    </w:r>
    <w:r w:rsidRPr="00F43536"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016"/>
      <w:gridCol w:w="4644"/>
      <w:gridCol w:w="3276"/>
    </w:tblGrid>
    <w:tr w:rsidR="00F1435F">
      <w:trPr>
        <w:jc w:val="center"/>
      </w:trPr>
      <w:tc>
        <w:tcPr>
          <w:tcW w:w="2016" w:type="dxa"/>
        </w:tcPr>
        <w:p w:rsidR="00F1435F" w:rsidRPr="009A5024" w:rsidRDefault="003A24C1">
          <w:pPr>
            <w:pStyle w:val="HeaderColumn1"/>
          </w:pPr>
          <w:r>
            <w:fldChar w:fldCharType="begin"/>
          </w:r>
          <w:r>
            <w:instrText xml:space="preserve"> DOCPROPERTY "02SiteInitials" </w:instrText>
          </w:r>
          <w:r>
            <w:fldChar w:fldCharType="separate"/>
          </w:r>
          <w:r>
            <w:t>BFN</w:t>
          </w:r>
          <w:r>
            <w:fldChar w:fldCharType="end"/>
          </w:r>
          <w:r w:rsidR="00F1435F" w:rsidRPr="009A5024">
            <w:br/>
          </w:r>
          <w:r>
            <w:fldChar w:fldCharType="begin"/>
          </w:r>
          <w:r>
            <w:instrText xml:space="preserve"> DOCPROPERTY "04UnitNumber" </w:instrText>
          </w:r>
          <w:r>
            <w:fldChar w:fldCharType="separate"/>
          </w:r>
          <w:r>
            <w:t>Unit 2</w:t>
          </w:r>
          <w:r>
            <w:fldChar w:fldCharType="end"/>
          </w:r>
        </w:p>
      </w:tc>
      <w:tc>
        <w:tcPr>
          <w:tcW w:w="4644" w:type="dxa"/>
        </w:tcPr>
        <w:p w:rsidR="00F1435F" w:rsidRPr="00E721A5" w:rsidRDefault="003A24C1">
          <w:pPr>
            <w:pStyle w:val="HeaderColumn2"/>
          </w:pPr>
          <w:r>
            <w:fldChar w:fldCharType="begin"/>
          </w:r>
          <w:r>
            <w:instrText xml:space="preserve"> REF "ProcedureTitle" </w:instrText>
          </w:r>
          <w:r>
            <w:fldChar w:fldCharType="separate"/>
          </w:r>
          <w:r>
            <w:t>Intermediate Range Monitor (IRM) Channel A Calibration</w:t>
          </w:r>
          <w:r>
            <w:fldChar w:fldCharType="end"/>
          </w:r>
        </w:p>
      </w:tc>
      <w:tc>
        <w:tcPr>
          <w:tcW w:w="3276" w:type="dxa"/>
        </w:tcPr>
        <w:p w:rsidR="00F1435F" w:rsidRPr="009A5024" w:rsidRDefault="003A24C1">
          <w:pPr>
            <w:pStyle w:val="HeaderColumn3"/>
          </w:pPr>
          <w:r>
            <w:fldChar w:fldCharType="begin"/>
          </w:r>
          <w:r>
            <w:instrText xml:space="preserve"> DOCPROPERTY "06ProcedureNumber" </w:instrText>
          </w:r>
          <w:r>
            <w:fldChar w:fldCharType="separate"/>
          </w:r>
          <w:r>
            <w:t>2-SR-3.3.1.1.9(IRM A)</w:t>
          </w:r>
          <w:r>
            <w:fldChar w:fldCharType="end"/>
          </w:r>
          <w:r w:rsidR="00F1435F" w:rsidRPr="009A5024">
            <w:br/>
            <w:t xml:space="preserve">Rev. </w:t>
          </w:r>
          <w:r>
            <w:fldChar w:fldCharType="begin"/>
          </w:r>
          <w:r>
            <w:instrText xml:space="preserve"> DOCPROPERTY "08RevisionNumber" </w:instrText>
          </w:r>
          <w:r>
            <w:fldChar w:fldCharType="separate"/>
          </w:r>
          <w:r>
            <w:t>0027</w:t>
          </w:r>
          <w:r>
            <w:fldChar w:fldCharType="end"/>
          </w:r>
          <w:r w:rsidR="00F1435F" w:rsidRPr="009A5024">
            <w:br/>
            <w:t xml:space="preserve">Page </w:t>
          </w:r>
          <w:r w:rsidR="00F1435F">
            <w:fldChar w:fldCharType="begin"/>
          </w:r>
          <w:r w:rsidR="00F1435F">
            <w:instrText xml:space="preserve"> PAGE </w:instrText>
          </w:r>
          <w:r w:rsidR="00F1435F">
            <w:fldChar w:fldCharType="separate"/>
          </w:r>
          <w:r>
            <w:rPr>
              <w:noProof/>
            </w:rPr>
            <w:t>81</w:t>
          </w:r>
          <w:r w:rsidR="00F1435F">
            <w:rPr>
              <w:noProof/>
            </w:rPr>
            <w:fldChar w:fldCharType="end"/>
          </w:r>
          <w:r w:rsidR="00F1435F" w:rsidRPr="009A5024">
            <w:t xml:space="preserve"> of </w:t>
          </w:r>
          <w:r w:rsidR="00F1435F" w:rsidRPr="009A5024">
            <w:fldChar w:fldCharType="begin"/>
          </w:r>
          <w:r w:rsidR="00F1435F" w:rsidRPr="009A5024">
            <w:instrText xml:space="preserve"> </w:instrText>
          </w:r>
          <w:r w:rsidR="00F1435F">
            <w:instrText>PAGEREF "LastPage"</w:instrText>
          </w:r>
          <w:r w:rsidR="00F1435F" w:rsidRPr="009A5024">
            <w:instrText xml:space="preserve"> </w:instrText>
          </w:r>
          <w:r w:rsidR="00F1435F" w:rsidRPr="009A5024">
            <w:fldChar w:fldCharType="separate"/>
          </w:r>
          <w:r>
            <w:rPr>
              <w:noProof/>
            </w:rPr>
            <w:t>83</w:t>
          </w:r>
          <w:r w:rsidR="00F1435F" w:rsidRPr="009A5024">
            <w:fldChar w:fldCharType="end"/>
          </w:r>
        </w:p>
      </w:tc>
    </w:tr>
  </w:tbl>
  <w:p w:rsidR="00F1435F" w:rsidRPr="00FC3EB9" w:rsidRDefault="00F1435F" w:rsidP="00FC3EB9">
    <w:pPr>
      <w:pStyle w:val="FloatingHe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CF4152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D0F16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CE85FF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426320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E366BAA"/>
    <w:lvl w:ilvl="0">
      <w:start w:val="1"/>
      <w:numFmt w:val="upperLetter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8E4C40"/>
    <w:lvl w:ilvl="0">
      <w:start w:val="1"/>
      <w:numFmt w:val="upperLetter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CA8E80"/>
    <w:lvl w:ilvl="0">
      <w:start w:val="1"/>
      <w:numFmt w:val="upperLetter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D424B6A"/>
    <w:lvl w:ilvl="0">
      <w:start w:val="1"/>
      <w:numFmt w:val="upperLetter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42B54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950E4B2"/>
    <w:lvl w:ilvl="0">
      <w:start w:val="1"/>
      <w:numFmt w:val="upperLetter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53493"/>
    <w:multiLevelType w:val="multilevel"/>
    <w:tmpl w:val="82BA7DD8"/>
    <w:lvl w:ilvl="0">
      <w:start w:val="1"/>
      <w:numFmt w:val="upperLetter"/>
      <w:lvlRestart w:val="0"/>
      <w:pStyle w:val="Table12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  <w:lvl w:ilvl="1">
      <w:start w:val="1"/>
      <w:numFmt w:val="upperLetter"/>
      <w:pStyle w:val="Table10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2">
      <w:start w:val="1"/>
      <w:numFmt w:val="upperLetter"/>
      <w:pStyle w:val="Table8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upperLetter"/>
      <w:lvlRestart w:val="0"/>
      <w:pStyle w:val="SectionBullet"/>
      <w:lvlText w:val=""/>
      <w:lvlJc w:val="left"/>
      <w:pPr>
        <w:tabs>
          <w:tab w:val="num" w:pos="1440"/>
        </w:tabs>
        <w:ind w:left="1440" w:hanging="504"/>
      </w:pPr>
      <w:rPr>
        <w:rFonts w:ascii="Symbol" w:hAnsi="Symbol" w:hint="default"/>
      </w:rPr>
    </w:lvl>
    <w:lvl w:ilvl="4">
      <w:start w:val="1"/>
      <w:numFmt w:val="upperLetter"/>
      <w:lvlRestart w:val="0"/>
      <w:pStyle w:val="SpecialMessageBullet"/>
      <w:lvlText w:val=""/>
      <w:lvlJc w:val="left"/>
      <w:pPr>
        <w:tabs>
          <w:tab w:val="num" w:pos="1008"/>
        </w:tabs>
        <w:ind w:left="1008" w:hanging="504"/>
      </w:pPr>
      <w:rPr>
        <w:rFonts w:ascii="Symbol" w:hAnsi="Symbol" w:hint="default"/>
      </w:rPr>
    </w:lvl>
    <w:lvl w:ilvl="5">
      <w:start w:val="1"/>
      <w:numFmt w:val="upperLetter"/>
      <w:lvlRestart w:val="0"/>
      <w:pStyle w:val="AA12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  <w:lvl w:ilvl="6">
      <w:start w:val="1"/>
      <w:numFmt w:val="upperLetter"/>
      <w:lvlRestart w:val="0"/>
      <w:pStyle w:val="AASectionBullet"/>
      <w:lvlText w:val=""/>
      <w:lvlJc w:val="left"/>
      <w:pPr>
        <w:tabs>
          <w:tab w:val="num" w:pos="1440"/>
        </w:tabs>
        <w:ind w:left="1440" w:hanging="504"/>
      </w:pPr>
      <w:rPr>
        <w:rFonts w:ascii="Symbol" w:hAnsi="Symbol" w:hint="default"/>
      </w:rPr>
    </w:lvl>
    <w:lvl w:ilvl="7">
      <w:start w:val="1"/>
      <w:numFmt w:val="upperLetter"/>
      <w:lvlRestart w:val="0"/>
      <w:pStyle w:val="SpecialMessageBullet8p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8">
      <w:start w:val="1"/>
      <w:numFmt w:val="upperLetter"/>
      <w:lvlRestart w:val="0"/>
      <w:pStyle w:val="SpecialMessageBullet10pt"/>
      <w:lvlText w:val=""/>
      <w:lvlJc w:val="left"/>
      <w:pPr>
        <w:tabs>
          <w:tab w:val="num" w:pos="864"/>
        </w:tabs>
        <w:ind w:left="864" w:hanging="432"/>
      </w:pPr>
      <w:rPr>
        <w:rFonts w:ascii="Symbol" w:hAnsi="Symbol" w:hint="default"/>
      </w:rPr>
    </w:lvl>
  </w:abstractNum>
  <w:abstractNum w:abstractNumId="11" w15:restartNumberingAfterBreak="0">
    <w:nsid w:val="06551ECE"/>
    <w:multiLevelType w:val="multilevel"/>
    <w:tmpl w:val="AFBA0C84"/>
    <w:lvl w:ilvl="0">
      <w:start w:val="1"/>
      <w:numFmt w:val="upperLetter"/>
      <w:lvlRestart w:val="0"/>
      <w:pStyle w:val="RestartTable10List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upperLetter"/>
      <w:pStyle w:val="Table10List1"/>
      <w:lvlText w:val="%2."/>
      <w:lvlJc w:val="left"/>
      <w:pPr>
        <w:tabs>
          <w:tab w:val="num" w:pos="432"/>
        </w:tabs>
        <w:ind w:left="432" w:hanging="432"/>
      </w:pPr>
      <w:rPr>
        <w:rFonts w:ascii="Arial" w:hAnsi="Arial" w:cs="Arial"/>
      </w:rPr>
    </w:lvl>
    <w:lvl w:ilvl="2">
      <w:start w:val="1"/>
      <w:numFmt w:val="decimal"/>
      <w:pStyle w:val="Table10List2"/>
      <w:lvlText w:val="%3."/>
      <w:lvlJc w:val="left"/>
      <w:pPr>
        <w:tabs>
          <w:tab w:val="num" w:pos="864"/>
        </w:tabs>
        <w:ind w:left="864" w:hanging="432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033773"/>
    <w:multiLevelType w:val="multilevel"/>
    <w:tmpl w:val="FA0C4AA2"/>
    <w:name w:val="Section"/>
    <w:lvl w:ilvl="0">
      <w:start w:val="1"/>
      <w:numFmt w:val="decimal"/>
      <w:lvlRestart w:val="0"/>
      <w:pStyle w:val="Section"/>
      <w:lvlText w:val="%1.0"/>
      <w:lvlJc w:val="left"/>
      <w:pPr>
        <w:tabs>
          <w:tab w:val="num" w:pos="936"/>
        </w:tabs>
        <w:ind w:left="936" w:hanging="936"/>
      </w:pPr>
    </w:lvl>
    <w:lvl w:ilvl="1">
      <w:start w:val="1"/>
      <w:numFmt w:val="decimal"/>
      <w:pStyle w:val="SubSection"/>
      <w:lvlText w:val="%1.%2"/>
      <w:lvlJc w:val="left"/>
      <w:pPr>
        <w:tabs>
          <w:tab w:val="num" w:pos="936"/>
        </w:tabs>
        <w:ind w:left="936" w:hanging="936"/>
      </w:pPr>
    </w:lvl>
    <w:lvl w:ilvl="2">
      <w:start w:val="1"/>
      <w:numFmt w:val="decimal"/>
      <w:pStyle w:val="SubSubSection"/>
      <w:lvlText w:val="%1.%2.%3"/>
      <w:lvlJc w:val="left"/>
      <w:pPr>
        <w:tabs>
          <w:tab w:val="num" w:pos="936"/>
        </w:tabs>
        <w:ind w:left="936" w:hanging="936"/>
      </w:pPr>
    </w:lvl>
    <w:lvl w:ilvl="3">
      <w:start w:val="1"/>
      <w:numFmt w:val="decimal"/>
      <w:pStyle w:val="ActionStep1"/>
      <w:lvlText w:val="[%4]"/>
      <w:lvlJc w:val="left"/>
      <w:pPr>
        <w:tabs>
          <w:tab w:val="num" w:pos="1656"/>
        </w:tabs>
        <w:ind w:left="1656" w:hanging="720"/>
      </w:pPr>
    </w:lvl>
    <w:lvl w:ilvl="4">
      <w:start w:val="1"/>
      <w:numFmt w:val="upperLetter"/>
      <w:pStyle w:val="ActionStep1List"/>
      <w:lvlText w:val="%5."/>
      <w:lvlJc w:val="left"/>
      <w:pPr>
        <w:tabs>
          <w:tab w:val="num" w:pos="2160"/>
        </w:tabs>
        <w:ind w:left="2160" w:hanging="504"/>
      </w:pPr>
    </w:lvl>
    <w:lvl w:ilvl="5">
      <w:start w:val="1"/>
      <w:numFmt w:val="decimal"/>
      <w:lvlRestart w:val="4"/>
      <w:pStyle w:val="ActionStep2"/>
      <w:lvlText w:val="[%4.%6]"/>
      <w:lvlJc w:val="left"/>
      <w:pPr>
        <w:tabs>
          <w:tab w:val="num" w:pos="2304"/>
        </w:tabs>
        <w:ind w:left="2304" w:hanging="1008"/>
      </w:pPr>
    </w:lvl>
    <w:lvl w:ilvl="6">
      <w:start w:val="1"/>
      <w:numFmt w:val="upperLetter"/>
      <w:pStyle w:val="ActionStep2List"/>
      <w:lvlText w:val="%7."/>
      <w:lvlJc w:val="left"/>
      <w:pPr>
        <w:tabs>
          <w:tab w:val="num" w:pos="2808"/>
        </w:tabs>
        <w:ind w:left="2808" w:hanging="504"/>
      </w:pPr>
    </w:lvl>
    <w:lvl w:ilvl="7">
      <w:start w:val="1"/>
      <w:numFmt w:val="decimal"/>
      <w:lvlRestart w:val="6"/>
      <w:pStyle w:val="ActionStep3"/>
      <w:lvlText w:val="[%4.%6.%8]"/>
      <w:lvlJc w:val="left"/>
      <w:pPr>
        <w:tabs>
          <w:tab w:val="num" w:pos="2808"/>
        </w:tabs>
        <w:ind w:left="2808" w:hanging="1152"/>
      </w:pPr>
    </w:lvl>
    <w:lvl w:ilvl="8">
      <w:start w:val="1"/>
      <w:numFmt w:val="upperLetter"/>
      <w:pStyle w:val="ActionStep3List"/>
      <w:lvlText w:val="%9."/>
      <w:lvlJc w:val="left"/>
      <w:pPr>
        <w:tabs>
          <w:tab w:val="num" w:pos="3312"/>
        </w:tabs>
        <w:ind w:left="3312" w:hanging="504"/>
      </w:pPr>
    </w:lvl>
  </w:abstractNum>
  <w:abstractNum w:abstractNumId="13" w15:restartNumberingAfterBreak="0">
    <w:nsid w:val="0AE52DCD"/>
    <w:multiLevelType w:val="multilevel"/>
    <w:tmpl w:val="0406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4" w15:restartNumberingAfterBreak="0">
    <w:nsid w:val="13537A11"/>
    <w:multiLevelType w:val="multilevel"/>
    <w:tmpl w:val="DF5A20E6"/>
    <w:lvl w:ilvl="0">
      <w:start w:val="1"/>
      <w:numFmt w:val="upperLetter"/>
      <w:lvlRestart w:val="0"/>
      <w:pStyle w:val="RestartAA12List1"/>
      <w:suff w:val="nothing"/>
      <w:lvlText w:val=""/>
      <w:lvlJc w:val="left"/>
      <w:pPr>
        <w:tabs>
          <w:tab w:val="num" w:pos="504"/>
        </w:tabs>
        <w:ind w:left="504" w:hanging="504"/>
      </w:pPr>
    </w:lvl>
    <w:lvl w:ilvl="1">
      <w:start w:val="1"/>
      <w:numFmt w:val="upperLetter"/>
      <w:pStyle w:val="AA12List1"/>
      <w:lvlText w:val="%2."/>
      <w:lvlJc w:val="left"/>
      <w:pPr>
        <w:tabs>
          <w:tab w:val="num" w:pos="504"/>
        </w:tabs>
        <w:ind w:left="504" w:hanging="504"/>
      </w:pPr>
      <w:rPr>
        <w:rFonts w:ascii="Arial" w:hAnsi="Arial" w:cs="Arial"/>
      </w:rPr>
    </w:lvl>
    <w:lvl w:ilvl="2">
      <w:start w:val="1"/>
      <w:numFmt w:val="decimal"/>
      <w:pStyle w:val="AA12List2"/>
      <w:lvlText w:val="%3."/>
      <w:lvlJc w:val="left"/>
      <w:pPr>
        <w:tabs>
          <w:tab w:val="num" w:pos="1008"/>
        </w:tabs>
        <w:ind w:left="1008" w:hanging="504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5F46BE1"/>
    <w:multiLevelType w:val="multilevel"/>
    <w:tmpl w:val="150EFA78"/>
    <w:lvl w:ilvl="0">
      <w:start w:val="1"/>
      <w:numFmt w:val="upperLetter"/>
      <w:lvlRestart w:val="0"/>
      <w:pStyle w:val="Table11Bullet"/>
      <w:lvlText w:val=""/>
      <w:lvlJc w:val="left"/>
      <w:pPr>
        <w:tabs>
          <w:tab w:val="num" w:pos="461"/>
        </w:tabs>
        <w:ind w:left="461" w:hanging="461"/>
      </w:pPr>
      <w:rPr>
        <w:rFonts w:ascii="Symbol" w:hAnsi="Symbol" w:hint="default"/>
      </w:rPr>
    </w:lvl>
    <w:lvl w:ilvl="1">
      <w:start w:val="1"/>
      <w:numFmt w:val="upperLetter"/>
      <w:pStyle w:val="Table9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2">
      <w:start w:val="1"/>
      <w:numFmt w:val="upperLetter"/>
      <w:pStyle w:val="Table7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3">
      <w:start w:val="1"/>
      <w:numFmt w:val="upperLetter"/>
      <w:pStyle w:val="Table6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3D55CE"/>
    <w:multiLevelType w:val="multilevel"/>
    <w:tmpl w:val="D53863EC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Arial" w:hAnsi="Arial" w:cs="Arial"/>
      </w:rPr>
    </w:lvl>
    <w:lvl w:ilvl="1">
      <w:start w:val="1"/>
      <w:numFmt w:val="decimal"/>
      <w:lvlText w:val="%2)"/>
      <w:lvlJc w:val="left"/>
      <w:pPr>
        <w:tabs>
          <w:tab w:val="num" w:pos="504"/>
        </w:tabs>
        <w:ind w:left="504" w:hanging="504"/>
      </w:pPr>
      <w:rPr>
        <w:rFonts w:ascii="Arial" w:hAnsi="Arial" w:cs="Arial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D27A95"/>
    <w:multiLevelType w:val="multilevel"/>
    <w:tmpl w:val="AEF43DCA"/>
    <w:lvl w:ilvl="0">
      <w:start w:val="1"/>
      <w:numFmt w:val="none"/>
      <w:lvlRestart w:val="0"/>
      <w:pStyle w:val="SpecialMessageHead10pt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Arial" w:hAnsi="Arial" w:cs="Arial"/>
      </w:rPr>
    </w:lvl>
    <w:lvl w:ilvl="1">
      <w:start w:val="1"/>
      <w:numFmt w:val="decimal"/>
      <w:pStyle w:val="SpecialMessageList10pt"/>
      <w:lvlText w:val="%2)"/>
      <w:lvlJc w:val="left"/>
      <w:pPr>
        <w:tabs>
          <w:tab w:val="num" w:pos="432"/>
        </w:tabs>
        <w:ind w:left="432" w:hanging="432"/>
      </w:pPr>
      <w:rPr>
        <w:rFonts w:ascii="Arial" w:hAnsi="Arial" w:cs="Arial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B2C7266"/>
    <w:multiLevelType w:val="multilevel"/>
    <w:tmpl w:val="10A8682A"/>
    <w:name w:val="A/A Section"/>
    <w:lvl w:ilvl="0">
      <w:start w:val="1"/>
      <w:numFmt w:val="decimal"/>
      <w:lvlRestart w:val="0"/>
      <w:pStyle w:val="AASection"/>
      <w:lvlText w:val="%1.0"/>
      <w:lvlJc w:val="left"/>
      <w:pPr>
        <w:tabs>
          <w:tab w:val="num" w:pos="936"/>
        </w:tabs>
        <w:ind w:left="936" w:hanging="936"/>
      </w:pPr>
    </w:lvl>
    <w:lvl w:ilvl="1">
      <w:start w:val="1"/>
      <w:numFmt w:val="decimal"/>
      <w:pStyle w:val="AASubSection"/>
      <w:lvlText w:val="%1.%2"/>
      <w:lvlJc w:val="left"/>
      <w:pPr>
        <w:tabs>
          <w:tab w:val="num" w:pos="936"/>
        </w:tabs>
        <w:ind w:left="936" w:hanging="936"/>
      </w:pPr>
    </w:lvl>
    <w:lvl w:ilvl="2">
      <w:start w:val="1"/>
      <w:numFmt w:val="decimal"/>
      <w:pStyle w:val="AASubSubSection"/>
      <w:lvlText w:val="%1.%2.%3"/>
      <w:lvlJc w:val="left"/>
      <w:pPr>
        <w:tabs>
          <w:tab w:val="num" w:pos="936"/>
        </w:tabs>
        <w:ind w:left="936" w:hanging="936"/>
      </w:pPr>
    </w:lvl>
    <w:lvl w:ilvl="3">
      <w:start w:val="1"/>
      <w:numFmt w:val="decimal"/>
      <w:pStyle w:val="AAActionStep1"/>
      <w:lvlText w:val="[%4]"/>
      <w:lvlJc w:val="left"/>
      <w:pPr>
        <w:tabs>
          <w:tab w:val="num" w:pos="1656"/>
        </w:tabs>
        <w:ind w:left="1656" w:hanging="720"/>
      </w:pPr>
    </w:lvl>
    <w:lvl w:ilvl="4">
      <w:start w:val="1"/>
      <w:numFmt w:val="upperLetter"/>
      <w:pStyle w:val="AAActionStep1List"/>
      <w:lvlText w:val="%5."/>
      <w:lvlJc w:val="left"/>
      <w:pPr>
        <w:tabs>
          <w:tab w:val="num" w:pos="2160"/>
        </w:tabs>
        <w:ind w:left="2160" w:hanging="504"/>
      </w:pPr>
    </w:lvl>
    <w:lvl w:ilvl="5">
      <w:start w:val="1"/>
      <w:numFmt w:val="decimal"/>
      <w:lvlRestart w:val="4"/>
      <w:pStyle w:val="AAActionStep2"/>
      <w:lvlText w:val="[%4.%6]"/>
      <w:lvlJc w:val="left"/>
      <w:pPr>
        <w:tabs>
          <w:tab w:val="num" w:pos="2304"/>
        </w:tabs>
        <w:ind w:left="2304" w:hanging="1008"/>
      </w:pPr>
    </w:lvl>
    <w:lvl w:ilvl="6">
      <w:start w:val="1"/>
      <w:numFmt w:val="upperLetter"/>
      <w:pStyle w:val="AAActionStep2List"/>
      <w:lvlText w:val="%7."/>
      <w:lvlJc w:val="left"/>
      <w:pPr>
        <w:tabs>
          <w:tab w:val="num" w:pos="2808"/>
        </w:tabs>
        <w:ind w:left="2808" w:hanging="504"/>
      </w:pPr>
    </w:lvl>
    <w:lvl w:ilvl="7">
      <w:start w:val="1"/>
      <w:numFmt w:val="decimal"/>
      <w:lvlRestart w:val="6"/>
      <w:pStyle w:val="AAActionStep3"/>
      <w:lvlText w:val="[%4.%6.%8]"/>
      <w:lvlJc w:val="left"/>
      <w:pPr>
        <w:tabs>
          <w:tab w:val="num" w:pos="2808"/>
        </w:tabs>
        <w:ind w:left="2808" w:hanging="1152"/>
      </w:pPr>
    </w:lvl>
    <w:lvl w:ilvl="8">
      <w:start w:val="1"/>
      <w:numFmt w:val="upperLetter"/>
      <w:pStyle w:val="AAActionStep3List"/>
      <w:lvlText w:val="%9."/>
      <w:lvlJc w:val="left"/>
      <w:pPr>
        <w:tabs>
          <w:tab w:val="num" w:pos="3312"/>
        </w:tabs>
        <w:ind w:left="3312" w:hanging="504"/>
      </w:pPr>
    </w:lvl>
  </w:abstractNum>
  <w:abstractNum w:abstractNumId="19" w15:restartNumberingAfterBreak="0">
    <w:nsid w:val="377E259B"/>
    <w:multiLevelType w:val="multilevel"/>
    <w:tmpl w:val="3B046E4A"/>
    <w:name w:val="Bullet"/>
    <w:lvl w:ilvl="0">
      <w:start w:val="1"/>
      <w:numFmt w:val="upperLetter"/>
      <w:lvlRestart w:val="0"/>
      <w:pStyle w:val="ActionStep1Bullet"/>
      <w:lvlText w:val=""/>
      <w:lvlJc w:val="left"/>
      <w:pPr>
        <w:tabs>
          <w:tab w:val="num" w:pos="2160"/>
        </w:tabs>
        <w:ind w:left="2160" w:hanging="504"/>
      </w:pPr>
      <w:rPr>
        <w:rFonts w:ascii="Symbol" w:hAnsi="Symbol" w:hint="default"/>
      </w:rPr>
    </w:lvl>
    <w:lvl w:ilvl="1">
      <w:start w:val="1"/>
      <w:numFmt w:val="upperLetter"/>
      <w:pStyle w:val="ActionStep1ListBullet"/>
      <w:lvlText w:val=""/>
      <w:lvlJc w:val="left"/>
      <w:pPr>
        <w:tabs>
          <w:tab w:val="num" w:pos="2664"/>
        </w:tabs>
        <w:ind w:left="2664" w:hanging="504"/>
      </w:pPr>
      <w:rPr>
        <w:rFonts w:ascii="Symbol" w:hAnsi="Symbol" w:hint="default"/>
      </w:rPr>
    </w:lvl>
    <w:lvl w:ilvl="2">
      <w:start w:val="1"/>
      <w:numFmt w:val="upperLetter"/>
      <w:pStyle w:val="ActionStep2Bullet"/>
      <w:lvlText w:val=""/>
      <w:lvlJc w:val="left"/>
      <w:pPr>
        <w:tabs>
          <w:tab w:val="num" w:pos="2808"/>
        </w:tabs>
        <w:ind w:left="2808" w:hanging="504"/>
      </w:pPr>
      <w:rPr>
        <w:rFonts w:ascii="Symbol" w:hAnsi="Symbol" w:hint="default"/>
      </w:rPr>
    </w:lvl>
    <w:lvl w:ilvl="3">
      <w:start w:val="1"/>
      <w:numFmt w:val="upperLetter"/>
      <w:pStyle w:val="ActionStep2ListBullet"/>
      <w:lvlText w:val=""/>
      <w:lvlJc w:val="left"/>
      <w:pPr>
        <w:tabs>
          <w:tab w:val="num" w:pos="3312"/>
        </w:tabs>
        <w:ind w:left="3312" w:hanging="504"/>
      </w:pPr>
      <w:rPr>
        <w:rFonts w:ascii="Symbol" w:hAnsi="Symbol" w:hint="default"/>
      </w:rPr>
    </w:lvl>
    <w:lvl w:ilvl="4">
      <w:start w:val="1"/>
      <w:numFmt w:val="upperLetter"/>
      <w:pStyle w:val="ActionStep3Bullet"/>
      <w:lvlText w:val=""/>
      <w:lvlJc w:val="left"/>
      <w:pPr>
        <w:tabs>
          <w:tab w:val="num" w:pos="3312"/>
        </w:tabs>
        <w:ind w:left="3312" w:hanging="504"/>
      </w:pPr>
      <w:rPr>
        <w:rFonts w:ascii="Symbol" w:hAnsi="Symbol" w:hint="default"/>
      </w:rPr>
    </w:lvl>
    <w:lvl w:ilvl="5">
      <w:start w:val="1"/>
      <w:numFmt w:val="upperLetter"/>
      <w:pStyle w:val="ActionStep3ListBullet"/>
      <w:lvlText w:val=""/>
      <w:lvlJc w:val="left"/>
      <w:pPr>
        <w:tabs>
          <w:tab w:val="num" w:pos="3816"/>
        </w:tabs>
        <w:ind w:left="3816" w:hanging="504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9355CB1"/>
    <w:multiLevelType w:val="multilevel"/>
    <w:tmpl w:val="6674D124"/>
    <w:lvl w:ilvl="0">
      <w:start w:val="1"/>
      <w:numFmt w:val="upperLetter"/>
      <w:lvlRestart w:val="0"/>
      <w:pStyle w:val="RestartTable8List1"/>
      <w:suff w:val="nothing"/>
      <w:lvlText w:val="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pStyle w:val="Table8List1"/>
      <w:lvlText w:val="%2."/>
      <w:lvlJc w:val="left"/>
      <w:pPr>
        <w:tabs>
          <w:tab w:val="num" w:pos="360"/>
        </w:tabs>
        <w:ind w:left="360" w:hanging="360"/>
      </w:pPr>
      <w:rPr>
        <w:rFonts w:ascii="Arial" w:hAnsi="Arial" w:cs="Arial"/>
      </w:rPr>
    </w:lvl>
    <w:lvl w:ilvl="2">
      <w:start w:val="1"/>
      <w:numFmt w:val="decimal"/>
      <w:pStyle w:val="Table8List2"/>
      <w:lvlText w:val="%3."/>
      <w:lvlJc w:val="left"/>
      <w:pPr>
        <w:tabs>
          <w:tab w:val="num" w:pos="720"/>
        </w:tabs>
        <w:ind w:left="720" w:hanging="360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9495C13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FB662EE"/>
    <w:multiLevelType w:val="multilevel"/>
    <w:tmpl w:val="D3C82DAC"/>
    <w:lvl w:ilvl="0">
      <w:start w:val="1"/>
      <w:numFmt w:val="upperLetter"/>
      <w:lvlRestart w:val="0"/>
      <w:pStyle w:val="RestartTable9List1"/>
      <w:suff w:val="nothing"/>
      <w:lvlText w:val=""/>
      <w:lvlJc w:val="left"/>
      <w:pPr>
        <w:tabs>
          <w:tab w:val="num" w:pos="389"/>
        </w:tabs>
        <w:ind w:left="389" w:hanging="389"/>
      </w:pPr>
    </w:lvl>
    <w:lvl w:ilvl="1">
      <w:start w:val="1"/>
      <w:numFmt w:val="upperLetter"/>
      <w:pStyle w:val="Table9List1"/>
      <w:lvlText w:val="%2."/>
      <w:lvlJc w:val="left"/>
      <w:pPr>
        <w:tabs>
          <w:tab w:val="num" w:pos="389"/>
        </w:tabs>
        <w:ind w:left="389" w:hanging="389"/>
      </w:pPr>
      <w:rPr>
        <w:rFonts w:ascii="Arial" w:hAnsi="Arial" w:cs="Arial"/>
      </w:rPr>
    </w:lvl>
    <w:lvl w:ilvl="2">
      <w:start w:val="1"/>
      <w:numFmt w:val="decimal"/>
      <w:pStyle w:val="Table9List2"/>
      <w:lvlText w:val="%3."/>
      <w:lvlJc w:val="left"/>
      <w:pPr>
        <w:tabs>
          <w:tab w:val="num" w:pos="778"/>
        </w:tabs>
        <w:ind w:left="778" w:hanging="389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18A1991"/>
    <w:multiLevelType w:val="multilevel"/>
    <w:tmpl w:val="BC047884"/>
    <w:lvl w:ilvl="0">
      <w:start w:val="1"/>
      <w:numFmt w:val="upperLetter"/>
      <w:lvlRestart w:val="0"/>
      <w:pStyle w:val="AAActionStep1Bullet"/>
      <w:lvlText w:val=""/>
      <w:lvlJc w:val="left"/>
      <w:pPr>
        <w:tabs>
          <w:tab w:val="num" w:pos="2160"/>
        </w:tabs>
        <w:ind w:left="2160" w:hanging="504"/>
      </w:pPr>
      <w:rPr>
        <w:rFonts w:ascii="Symbol" w:hAnsi="Symbol" w:hint="default"/>
      </w:rPr>
    </w:lvl>
    <w:lvl w:ilvl="1">
      <w:start w:val="1"/>
      <w:numFmt w:val="upperLetter"/>
      <w:pStyle w:val="AAActionStep1ListBullet"/>
      <w:lvlText w:val=""/>
      <w:lvlJc w:val="left"/>
      <w:pPr>
        <w:tabs>
          <w:tab w:val="num" w:pos="2664"/>
        </w:tabs>
        <w:ind w:left="2664" w:hanging="504"/>
      </w:pPr>
      <w:rPr>
        <w:rFonts w:ascii="Symbol" w:hAnsi="Symbol" w:hint="default"/>
      </w:rPr>
    </w:lvl>
    <w:lvl w:ilvl="2">
      <w:start w:val="1"/>
      <w:numFmt w:val="upperLetter"/>
      <w:pStyle w:val="AAActionStep2Bullet"/>
      <w:lvlText w:val=""/>
      <w:lvlJc w:val="left"/>
      <w:pPr>
        <w:tabs>
          <w:tab w:val="num" w:pos="2808"/>
        </w:tabs>
        <w:ind w:left="2808" w:hanging="504"/>
      </w:pPr>
      <w:rPr>
        <w:rFonts w:ascii="Symbol" w:hAnsi="Symbol" w:hint="default"/>
      </w:rPr>
    </w:lvl>
    <w:lvl w:ilvl="3">
      <w:start w:val="1"/>
      <w:numFmt w:val="upperLetter"/>
      <w:pStyle w:val="AAActionStep2ListBullet"/>
      <w:lvlText w:val=""/>
      <w:lvlJc w:val="left"/>
      <w:pPr>
        <w:tabs>
          <w:tab w:val="num" w:pos="3312"/>
        </w:tabs>
        <w:ind w:left="3312" w:hanging="504"/>
      </w:pPr>
      <w:rPr>
        <w:rFonts w:ascii="Symbol" w:hAnsi="Symbol" w:hint="default"/>
      </w:rPr>
    </w:lvl>
    <w:lvl w:ilvl="4">
      <w:start w:val="1"/>
      <w:numFmt w:val="upperLetter"/>
      <w:pStyle w:val="AAActionStep3Bullet"/>
      <w:lvlText w:val=""/>
      <w:lvlJc w:val="left"/>
      <w:pPr>
        <w:tabs>
          <w:tab w:val="num" w:pos="3312"/>
        </w:tabs>
        <w:ind w:left="3312" w:hanging="504"/>
      </w:pPr>
      <w:rPr>
        <w:rFonts w:ascii="Symbol" w:hAnsi="Symbol" w:hint="default"/>
      </w:rPr>
    </w:lvl>
    <w:lvl w:ilvl="5">
      <w:start w:val="1"/>
      <w:numFmt w:val="upperLetter"/>
      <w:pStyle w:val="AAActionStep3ListBullet"/>
      <w:lvlText w:val=""/>
      <w:lvlJc w:val="left"/>
      <w:pPr>
        <w:tabs>
          <w:tab w:val="num" w:pos="3816"/>
        </w:tabs>
        <w:ind w:left="3816" w:hanging="504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6C11327"/>
    <w:multiLevelType w:val="multilevel"/>
    <w:tmpl w:val="C27A3346"/>
    <w:lvl w:ilvl="0">
      <w:start w:val="1"/>
      <w:numFmt w:val="upperLetter"/>
      <w:lvlRestart w:val="0"/>
      <w:pStyle w:val="RestartTable12List1"/>
      <w:suff w:val="nothing"/>
      <w:lvlText w:val=""/>
      <w:lvlJc w:val="left"/>
      <w:pPr>
        <w:tabs>
          <w:tab w:val="num" w:pos="504"/>
        </w:tabs>
        <w:ind w:left="504" w:hanging="504"/>
      </w:pPr>
    </w:lvl>
    <w:lvl w:ilvl="1">
      <w:start w:val="1"/>
      <w:numFmt w:val="upperLetter"/>
      <w:pStyle w:val="Table12List1"/>
      <w:lvlText w:val="%2."/>
      <w:lvlJc w:val="left"/>
      <w:pPr>
        <w:tabs>
          <w:tab w:val="num" w:pos="504"/>
        </w:tabs>
        <w:ind w:left="504" w:hanging="504"/>
      </w:pPr>
      <w:rPr>
        <w:rFonts w:ascii="Arial" w:hAnsi="Arial" w:cs="Arial"/>
      </w:rPr>
    </w:lvl>
    <w:lvl w:ilvl="2">
      <w:start w:val="1"/>
      <w:numFmt w:val="decimal"/>
      <w:pStyle w:val="Table12List2"/>
      <w:lvlText w:val="%3."/>
      <w:lvlJc w:val="left"/>
      <w:pPr>
        <w:tabs>
          <w:tab w:val="num" w:pos="1008"/>
        </w:tabs>
        <w:ind w:left="1008" w:hanging="504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A427F5C"/>
    <w:multiLevelType w:val="multilevel"/>
    <w:tmpl w:val="57609678"/>
    <w:lvl w:ilvl="0">
      <w:start w:val="1"/>
      <w:numFmt w:val="upperLetter"/>
      <w:lvlRestart w:val="0"/>
      <w:pStyle w:val="RestartTable11List1"/>
      <w:suff w:val="nothing"/>
      <w:lvlText w:val=""/>
      <w:lvlJc w:val="left"/>
      <w:pPr>
        <w:tabs>
          <w:tab w:val="num" w:pos="461"/>
        </w:tabs>
        <w:ind w:left="461" w:hanging="461"/>
      </w:pPr>
    </w:lvl>
    <w:lvl w:ilvl="1">
      <w:start w:val="1"/>
      <w:numFmt w:val="upperLetter"/>
      <w:pStyle w:val="Table11List1"/>
      <w:lvlText w:val="%2."/>
      <w:lvlJc w:val="left"/>
      <w:pPr>
        <w:tabs>
          <w:tab w:val="num" w:pos="461"/>
        </w:tabs>
        <w:ind w:left="461" w:hanging="461"/>
      </w:pPr>
      <w:rPr>
        <w:rFonts w:ascii="Arial" w:hAnsi="Arial" w:cs="Arial"/>
      </w:rPr>
    </w:lvl>
    <w:lvl w:ilvl="2">
      <w:start w:val="1"/>
      <w:numFmt w:val="decimal"/>
      <w:pStyle w:val="Table11List2"/>
      <w:lvlText w:val="%3."/>
      <w:lvlJc w:val="left"/>
      <w:pPr>
        <w:tabs>
          <w:tab w:val="num" w:pos="922"/>
        </w:tabs>
        <w:ind w:left="922" w:hanging="461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DB67A37"/>
    <w:multiLevelType w:val="multilevel"/>
    <w:tmpl w:val="C164BC8A"/>
    <w:lvl w:ilvl="0">
      <w:start w:val="1"/>
      <w:numFmt w:val="none"/>
      <w:lvlRestart w:val="0"/>
      <w:pStyle w:val="RestartAASectionList1"/>
      <w:suff w:val="nothing"/>
      <w:lvlText w:val=""/>
      <w:lvlJc w:val="left"/>
      <w:pPr>
        <w:tabs>
          <w:tab w:val="num" w:pos="1440"/>
        </w:tabs>
        <w:ind w:left="1440" w:hanging="504"/>
      </w:pPr>
    </w:lvl>
    <w:lvl w:ilvl="1">
      <w:start w:val="1"/>
      <w:numFmt w:val="upperLetter"/>
      <w:pStyle w:val="AASectionList1"/>
      <w:lvlText w:val="%2."/>
      <w:lvlJc w:val="left"/>
      <w:pPr>
        <w:tabs>
          <w:tab w:val="num" w:pos="1440"/>
        </w:tabs>
        <w:ind w:left="1440" w:hanging="504"/>
      </w:pPr>
    </w:lvl>
    <w:lvl w:ilvl="2">
      <w:start w:val="1"/>
      <w:numFmt w:val="decimal"/>
      <w:pStyle w:val="AASectionList2"/>
      <w:lvlText w:val="%3."/>
      <w:lvlJc w:val="left"/>
      <w:pPr>
        <w:tabs>
          <w:tab w:val="num" w:pos="1944"/>
        </w:tabs>
        <w:ind w:left="1944" w:hanging="504"/>
      </w:pPr>
    </w:lvl>
    <w:lvl w:ilvl="3">
      <w:start w:val="1"/>
      <w:numFmt w:val="lowerLetter"/>
      <w:pStyle w:val="AASectionList3"/>
      <w:lvlText w:val="%4."/>
      <w:lvlJc w:val="left"/>
      <w:pPr>
        <w:tabs>
          <w:tab w:val="num" w:pos="2448"/>
        </w:tabs>
        <w:ind w:left="2448" w:hanging="504"/>
      </w:pPr>
    </w:lvl>
    <w:lvl w:ilvl="4">
      <w:start w:val="1"/>
      <w:numFmt w:val="decimal"/>
      <w:pStyle w:val="AASectionList4"/>
      <w:lvlText w:val="(%5)"/>
      <w:lvlJc w:val="left"/>
      <w:pPr>
        <w:tabs>
          <w:tab w:val="num" w:pos="2952"/>
        </w:tabs>
        <w:ind w:left="2952" w:hanging="504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5445368"/>
    <w:multiLevelType w:val="multilevel"/>
    <w:tmpl w:val="26D0642E"/>
    <w:lvl w:ilvl="0">
      <w:start w:val="1"/>
      <w:numFmt w:val="none"/>
      <w:lvlRestart w:val="0"/>
      <w:pStyle w:val="RestartSectionList1"/>
      <w:suff w:val="nothing"/>
      <w:lvlText w:val=""/>
      <w:lvlJc w:val="left"/>
      <w:pPr>
        <w:tabs>
          <w:tab w:val="num" w:pos="1440"/>
        </w:tabs>
        <w:ind w:left="1440" w:hanging="504"/>
      </w:pPr>
    </w:lvl>
    <w:lvl w:ilvl="1">
      <w:start w:val="1"/>
      <w:numFmt w:val="upperLetter"/>
      <w:pStyle w:val="SectionList1"/>
      <w:lvlText w:val="%2."/>
      <w:lvlJc w:val="left"/>
      <w:pPr>
        <w:tabs>
          <w:tab w:val="num" w:pos="1440"/>
        </w:tabs>
        <w:ind w:left="1440" w:hanging="504"/>
      </w:pPr>
    </w:lvl>
    <w:lvl w:ilvl="2">
      <w:start w:val="1"/>
      <w:numFmt w:val="decimal"/>
      <w:pStyle w:val="SectionList2"/>
      <w:lvlText w:val="%3."/>
      <w:lvlJc w:val="left"/>
      <w:pPr>
        <w:tabs>
          <w:tab w:val="num" w:pos="1944"/>
        </w:tabs>
        <w:ind w:left="1944" w:hanging="504"/>
      </w:pPr>
    </w:lvl>
    <w:lvl w:ilvl="3">
      <w:start w:val="1"/>
      <w:numFmt w:val="lowerLetter"/>
      <w:pStyle w:val="SectionList3"/>
      <w:lvlText w:val="%4."/>
      <w:lvlJc w:val="left"/>
      <w:pPr>
        <w:tabs>
          <w:tab w:val="num" w:pos="2448"/>
        </w:tabs>
        <w:ind w:left="2448" w:hanging="504"/>
      </w:pPr>
    </w:lvl>
    <w:lvl w:ilvl="4">
      <w:start w:val="1"/>
      <w:numFmt w:val="decimal"/>
      <w:pStyle w:val="SectionList4"/>
      <w:lvlText w:val="(%5)"/>
      <w:lvlJc w:val="left"/>
      <w:pPr>
        <w:tabs>
          <w:tab w:val="num" w:pos="2952"/>
        </w:tabs>
        <w:ind w:left="2952" w:hanging="504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D263EED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4142A87"/>
    <w:multiLevelType w:val="multilevel"/>
    <w:tmpl w:val="11286F72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Arial" w:hAnsi="Arial" w:cs="Arial"/>
      </w:rPr>
    </w:lvl>
    <w:lvl w:ilvl="1">
      <w:start w:val="1"/>
      <w:numFmt w:val="decimal"/>
      <w:lvlText w:val="%2)"/>
      <w:lvlJc w:val="left"/>
      <w:pPr>
        <w:tabs>
          <w:tab w:val="num" w:pos="504"/>
        </w:tabs>
        <w:ind w:left="504" w:hanging="504"/>
      </w:pPr>
      <w:rPr>
        <w:rFonts w:ascii="Arial" w:hAnsi="Arial" w:cs="Arial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647473F5"/>
    <w:multiLevelType w:val="multilevel"/>
    <w:tmpl w:val="84760C5A"/>
    <w:lvl w:ilvl="0">
      <w:start w:val="1"/>
      <w:numFmt w:val="none"/>
      <w:lvlRestart w:val="0"/>
      <w:pStyle w:val="SpecialMessageHead8pt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Arial" w:hAnsi="Arial" w:cs="Arial"/>
      </w:rPr>
    </w:lvl>
    <w:lvl w:ilvl="1">
      <w:start w:val="1"/>
      <w:numFmt w:val="decimal"/>
      <w:pStyle w:val="SpecialMessageList8pt"/>
      <w:lvlText w:val="%2)"/>
      <w:lvlJc w:val="left"/>
      <w:pPr>
        <w:tabs>
          <w:tab w:val="num" w:pos="360"/>
        </w:tabs>
        <w:ind w:left="360" w:hanging="360"/>
      </w:pPr>
      <w:rPr>
        <w:rFonts w:ascii="Arial" w:hAnsi="Arial" w:cs="Arial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71B346F"/>
    <w:multiLevelType w:val="multilevel"/>
    <w:tmpl w:val="70BAF81A"/>
    <w:lvl w:ilvl="0">
      <w:start w:val="1"/>
      <w:numFmt w:val="none"/>
      <w:lvlRestart w:val="0"/>
      <w:pStyle w:val="RestartAERStep1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1008"/>
      </w:pPr>
    </w:lvl>
    <w:lvl w:ilvl="2">
      <w:start w:val="1"/>
      <w:numFmt w:val="lowerLetter"/>
      <w:lvlText w:val="%3."/>
      <w:lvlJc w:val="left"/>
      <w:pPr>
        <w:tabs>
          <w:tab w:val="num" w:pos="1512"/>
        </w:tabs>
        <w:ind w:left="1512" w:hanging="504"/>
      </w:pPr>
    </w:lvl>
    <w:lvl w:ilvl="3">
      <w:start w:val="1"/>
      <w:numFmt w:val="decimal"/>
      <w:lvlText w:val="%4)"/>
      <w:lvlJc w:val="left"/>
      <w:pPr>
        <w:tabs>
          <w:tab w:val="num" w:pos="2016"/>
        </w:tabs>
        <w:ind w:left="2016" w:hanging="504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724176B5"/>
    <w:multiLevelType w:val="multilevel"/>
    <w:tmpl w:val="D3EA68C6"/>
    <w:lvl w:ilvl="0">
      <w:start w:val="1"/>
      <w:numFmt w:val="upperLetter"/>
      <w:lvlRestart w:val="0"/>
      <w:pStyle w:val="RestartTable6List1"/>
      <w:suff w:val="nothing"/>
      <w:lvlText w:val=""/>
      <w:lvlJc w:val="left"/>
      <w:pPr>
        <w:tabs>
          <w:tab w:val="num" w:pos="288"/>
        </w:tabs>
        <w:ind w:left="288" w:hanging="288"/>
      </w:pPr>
    </w:lvl>
    <w:lvl w:ilvl="1">
      <w:start w:val="1"/>
      <w:numFmt w:val="upperLetter"/>
      <w:pStyle w:val="Table6List1"/>
      <w:lvlText w:val="%2."/>
      <w:lvlJc w:val="left"/>
      <w:pPr>
        <w:tabs>
          <w:tab w:val="num" w:pos="288"/>
        </w:tabs>
        <w:ind w:left="288" w:hanging="288"/>
      </w:pPr>
      <w:rPr>
        <w:rFonts w:ascii="Arial" w:hAnsi="Arial" w:cs="Arial"/>
      </w:rPr>
    </w:lvl>
    <w:lvl w:ilvl="2">
      <w:start w:val="1"/>
      <w:numFmt w:val="decimal"/>
      <w:pStyle w:val="Table6List2"/>
      <w:lvlText w:val="%3."/>
      <w:lvlJc w:val="left"/>
      <w:pPr>
        <w:tabs>
          <w:tab w:val="num" w:pos="576"/>
        </w:tabs>
        <w:ind w:left="576" w:hanging="288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3C468F3"/>
    <w:multiLevelType w:val="multilevel"/>
    <w:tmpl w:val="A7EA5272"/>
    <w:lvl w:ilvl="0">
      <w:start w:val="1"/>
      <w:numFmt w:val="decimal"/>
      <w:lvlRestart w:val="0"/>
      <w:lvlText w:val="%1.0"/>
      <w:lvlJc w:val="left"/>
      <w:pPr>
        <w:tabs>
          <w:tab w:val="num" w:pos="936"/>
        </w:tabs>
        <w:ind w:left="936" w:hanging="936"/>
      </w:p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936"/>
      </w:p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</w:lvl>
    <w:lvl w:ilvl="3">
      <w:start w:val="1"/>
      <w:numFmt w:val="decimal"/>
      <w:lvlText w:val="[%4]"/>
      <w:lvlJc w:val="left"/>
      <w:pPr>
        <w:tabs>
          <w:tab w:val="num" w:pos="1656"/>
        </w:tabs>
        <w:ind w:left="1656" w:hanging="720"/>
      </w:pPr>
    </w:lvl>
    <w:lvl w:ilvl="4">
      <w:start w:val="1"/>
      <w:numFmt w:val="upperLetter"/>
      <w:lvlText w:val="%5."/>
      <w:lvlJc w:val="left"/>
      <w:pPr>
        <w:tabs>
          <w:tab w:val="num" w:pos="2160"/>
        </w:tabs>
        <w:ind w:left="2160" w:hanging="504"/>
      </w:pPr>
    </w:lvl>
    <w:lvl w:ilvl="5">
      <w:start w:val="1"/>
      <w:numFmt w:val="decimal"/>
      <w:lvlRestart w:val="4"/>
      <w:lvlText w:val="[%4.%6]"/>
      <w:lvlJc w:val="left"/>
      <w:pPr>
        <w:tabs>
          <w:tab w:val="num" w:pos="2304"/>
        </w:tabs>
        <w:ind w:left="2304" w:hanging="1008"/>
      </w:pPr>
    </w:lvl>
    <w:lvl w:ilvl="6">
      <w:start w:val="1"/>
      <w:numFmt w:val="upperLetter"/>
      <w:lvlText w:val="%7."/>
      <w:lvlJc w:val="left"/>
      <w:pPr>
        <w:tabs>
          <w:tab w:val="num" w:pos="2808"/>
        </w:tabs>
        <w:ind w:left="2808" w:hanging="504"/>
      </w:pPr>
    </w:lvl>
    <w:lvl w:ilvl="7">
      <w:start w:val="1"/>
      <w:numFmt w:val="decimal"/>
      <w:lvlRestart w:val="6"/>
      <w:lvlText w:val="[%4.%6.%8]"/>
      <w:lvlJc w:val="left"/>
      <w:pPr>
        <w:tabs>
          <w:tab w:val="num" w:pos="2808"/>
        </w:tabs>
        <w:ind w:left="2808" w:hanging="1152"/>
      </w:pPr>
    </w:lvl>
    <w:lvl w:ilvl="8">
      <w:start w:val="1"/>
      <w:numFmt w:val="upperLetter"/>
      <w:lvlText w:val="%9."/>
      <w:lvlJc w:val="left"/>
      <w:pPr>
        <w:tabs>
          <w:tab w:val="num" w:pos="3312"/>
        </w:tabs>
        <w:ind w:left="3312" w:hanging="504"/>
      </w:pPr>
    </w:lvl>
  </w:abstractNum>
  <w:abstractNum w:abstractNumId="34" w15:restartNumberingAfterBreak="0">
    <w:nsid w:val="799756DF"/>
    <w:multiLevelType w:val="multilevel"/>
    <w:tmpl w:val="2B28E3F2"/>
    <w:lvl w:ilvl="0">
      <w:start w:val="1"/>
      <w:numFmt w:val="none"/>
      <w:lvlRestart w:val="0"/>
      <w:pStyle w:val="SpecialMessageHead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Arial" w:hAnsi="Arial" w:cs="Arial"/>
      </w:rPr>
    </w:lvl>
    <w:lvl w:ilvl="1">
      <w:start w:val="1"/>
      <w:numFmt w:val="decimal"/>
      <w:pStyle w:val="SpecialMessageList"/>
      <w:lvlText w:val="%2)"/>
      <w:lvlJc w:val="left"/>
      <w:pPr>
        <w:tabs>
          <w:tab w:val="num" w:pos="504"/>
        </w:tabs>
        <w:ind w:left="504" w:hanging="504"/>
      </w:pPr>
      <w:rPr>
        <w:rFonts w:ascii="Arial" w:hAnsi="Arial" w:cs="Arial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A01566B"/>
    <w:multiLevelType w:val="multilevel"/>
    <w:tmpl w:val="B36E1CF2"/>
    <w:lvl w:ilvl="0">
      <w:start w:val="1"/>
      <w:numFmt w:val="upperLetter"/>
      <w:lvlRestart w:val="0"/>
      <w:pStyle w:val="RestartTable7List1"/>
      <w:suff w:val="nothing"/>
      <w:lvlText w:val=""/>
      <w:lvlJc w:val="left"/>
      <w:pPr>
        <w:tabs>
          <w:tab w:val="num" w:pos="317"/>
        </w:tabs>
        <w:ind w:left="317" w:hanging="317"/>
      </w:pPr>
    </w:lvl>
    <w:lvl w:ilvl="1">
      <w:start w:val="1"/>
      <w:numFmt w:val="upperLetter"/>
      <w:pStyle w:val="Table7List1"/>
      <w:lvlText w:val="%2."/>
      <w:lvlJc w:val="left"/>
      <w:pPr>
        <w:tabs>
          <w:tab w:val="num" w:pos="317"/>
        </w:tabs>
        <w:ind w:left="317" w:hanging="317"/>
      </w:pPr>
      <w:rPr>
        <w:rFonts w:ascii="Arial" w:hAnsi="Arial" w:cs="Arial"/>
      </w:rPr>
    </w:lvl>
    <w:lvl w:ilvl="2">
      <w:start w:val="1"/>
      <w:numFmt w:val="decimal"/>
      <w:pStyle w:val="Table7List2"/>
      <w:lvlText w:val="%3."/>
      <w:lvlJc w:val="left"/>
      <w:pPr>
        <w:tabs>
          <w:tab w:val="num" w:pos="634"/>
        </w:tabs>
        <w:ind w:left="634" w:hanging="317"/>
      </w:pPr>
      <w:rPr>
        <w:rFonts w:ascii="Arial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34"/>
  </w:num>
  <w:num w:numId="13">
    <w:abstractNumId w:val="27"/>
  </w:num>
  <w:num w:numId="14">
    <w:abstractNumId w:val="24"/>
  </w:num>
  <w:num w:numId="15">
    <w:abstractNumId w:val="12"/>
  </w:num>
  <w:num w:numId="16">
    <w:abstractNumId w:val="25"/>
  </w:num>
  <w:num w:numId="17">
    <w:abstractNumId w:val="11"/>
  </w:num>
  <w:num w:numId="18">
    <w:abstractNumId w:val="22"/>
  </w:num>
  <w:num w:numId="19">
    <w:abstractNumId w:val="20"/>
  </w:num>
  <w:num w:numId="20">
    <w:abstractNumId w:val="35"/>
  </w:num>
  <w:num w:numId="21">
    <w:abstractNumId w:val="32"/>
  </w:num>
  <w:num w:numId="22">
    <w:abstractNumId w:val="17"/>
  </w:num>
  <w:num w:numId="23">
    <w:abstractNumId w:val="30"/>
  </w:num>
  <w:num w:numId="24">
    <w:abstractNumId w:val="14"/>
  </w:num>
  <w:num w:numId="25">
    <w:abstractNumId w:val="19"/>
  </w:num>
  <w:num w:numId="26">
    <w:abstractNumId w:val="23"/>
  </w:num>
  <w:num w:numId="27">
    <w:abstractNumId w:val="10"/>
  </w:num>
  <w:num w:numId="28">
    <w:abstractNumId w:val="15"/>
  </w:num>
  <w:num w:numId="29">
    <w:abstractNumId w:val="18"/>
  </w:num>
  <w:num w:numId="30">
    <w:abstractNumId w:val="26"/>
  </w:num>
  <w:num w:numId="31">
    <w:abstractNumId w:val="33"/>
  </w:num>
  <w:num w:numId="32">
    <w:abstractNumId w:val="16"/>
  </w:num>
  <w:num w:numId="33">
    <w:abstractNumId w:val="29"/>
  </w:num>
  <w:num w:numId="34">
    <w:abstractNumId w:val="28"/>
  </w:num>
  <w:num w:numId="35">
    <w:abstractNumId w:val="21"/>
  </w:num>
  <w:num w:numId="36">
    <w:abstractNumId w:val="13"/>
  </w:num>
  <w:numIdMacAtCleanup w:val="3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heeler, Stephen Anthony">
    <w15:presenceInfo w15:providerId="AD" w15:userId="S-1-5-21-19610888-1443184010-1631745340-2116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ttachedTemplate r:id="rId1"/>
  <w:stylePaneFormatFilter w:val="3F02" w:allStyles="0" w:customStyles="1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comments="0"/>
  <w:doNotTrackMoves/>
  <w:doNotTrackFormatting/>
  <w:defaultTabStop w:val="720"/>
  <w:drawingGridHorizontalSpacing w:val="14"/>
  <w:drawingGridVerticalSpacing w:val="14"/>
  <w:displayHorizontalDrawingGridEvery w:val="2"/>
  <w:noPunctuationKerning/>
  <w:characterSpacingControl w:val="doNotCompress"/>
  <w:hdrShapeDefaults>
    <o:shapedefaults v:ext="edit" spidmax="3604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^YHeaderSensitiveInfoHeight" w:val="0.7"/>
    <w:docVar w:name="^ZFooterSensitiveInfoHeight" w:val="0.7"/>
    <w:docVar w:name="01Site" w:val="Browns Ferry Nuclear Plant"/>
    <w:docVar w:name="02SiteInitials" w:val="BFN"/>
    <w:docVar w:name="03TypeOfDocument" w:val="Nuclear"/>
    <w:docVar w:name="04UnitNumber" w:val="Unit 2"/>
    <w:docVar w:name="05TypeOfProcedure" w:val="Surveillance Procedure"/>
    <w:docVar w:name="06ProcedureNumber" w:val="2-SR-3.3.1.1.9(IRM A)"/>
    <w:docVar w:name="07ProcedureTitle" w:val="Intermediate Range Monitor (IRM) Channel A Calibration"/>
    <w:docVar w:name="08RevisionNumber" w:val="0027"/>
    <w:docVar w:name="09QualityRelatedOrNonQualityRelated" w:val="Quality Related"/>
    <w:docVar w:name="10LevelOfUse" w:val="Level of Use:  Continuous Use"/>
    <w:docVar w:name="11ListLevelsOfUse" w:val="Level of Use or Other Information:  Key # P2237A"/>
    <w:docVar w:name="12ComplexInfrequentlyPerformedTest" w:val=" "/>
    <w:docVar w:name="13ResponsibleOrganization" w:val="MIG, Instrument Maintenance"/>
    <w:docVar w:name="14PreparedBy" w:val="Stephen Wheeler"/>
    <w:docVar w:name="15ReviewedConcurredApproved" w:val="Approved By:"/>
    <w:docVar w:name="16ReviewedConcurredApproved" w:val=" "/>
    <w:docVar w:name="17ReviewedConcurredApproved" w:val=" "/>
    <w:docVar w:name="18ReviewedConcurredApproved" w:val=" "/>
    <w:docVar w:name="19ReviewedConcurredApproved" w:val=" "/>
    <w:docVar w:name="20ReviewedConcurredApproved" w:val=" "/>
    <w:docVar w:name="21ReviewedConcurredApproved" w:val=" "/>
    <w:docVar w:name="22ReviewedConcurredApproved" w:val=" "/>
    <w:docVar w:name="23ReviewedConcurredApproved" w:val=" "/>
    <w:docVar w:name="24ReviewedConcurredApproved" w:val=" "/>
    <w:docVar w:name="25ReviewedConcurredApprovedBy" w:val="William Maniscalco"/>
    <w:docVar w:name="26ReviewedConcurredApprovedBy" w:val=" "/>
    <w:docVar w:name="27ReviewedConcurredApprovedBy" w:val=" "/>
    <w:docVar w:name="28ReviewedConcurredApprovedBy" w:val=" "/>
    <w:docVar w:name="29ReviewedConcurredApprovedBy" w:val=" "/>
    <w:docVar w:name="30ReviewedConcurredApprovedBy" w:val=" "/>
    <w:docVar w:name="31ReviewedConcurredApprovedBy" w:val=" "/>
    <w:docVar w:name="32ReviewedConcurredApprovedBy" w:val=" "/>
    <w:docVar w:name="33ReviewedConcurredApprovedBy" w:val=" "/>
    <w:docVar w:name="34ReviewedConcurredApprovedBy" w:val=" "/>
    <w:docVar w:name="35EffectiveDate" w:val="03-31-2021"/>
    <w:docVar w:name="36ValidationDateLabel" w:val=" "/>
    <w:docVar w:name="37ValidationDate" w:val=" "/>
    <w:docVar w:name="38PreparedByDate" w:val=" "/>
    <w:docVar w:name="39RCADate" w:val=" "/>
    <w:docVar w:name="40RCADate" w:val=" "/>
    <w:docVar w:name="41RCADate" w:val=" "/>
    <w:docVar w:name="42RCADate" w:val=" "/>
    <w:docVar w:name="43RCADate" w:val=" "/>
    <w:docVar w:name="44RCADate" w:val=" "/>
    <w:docVar w:name="45RCADate" w:val=" "/>
    <w:docVar w:name="46RCADate" w:val=" "/>
    <w:docVar w:name="47RCADate" w:val=" "/>
    <w:docVar w:name="48RCADate" w:val=" "/>
    <w:docVar w:name="49RevisionChoices" w:val="Current Revision Description (Preformatted)"/>
    <w:docVar w:name="50WatermarkType" w:val="Draft"/>
    <w:docVar w:name="51WatermarkText" w:val=" "/>
    <w:docVar w:name="52WatermarkPlacement" w:val="AllPages"/>
    <w:docVar w:name="53PlaceKeeping" w:val=" _x0009_ _x0009_ _x0009_Date ________"/>
    <w:docVar w:name="54PlaceKeepingField1" w:val=" "/>
    <w:docVar w:name="55PlaceKeepingField2" w:val=" "/>
    <w:docVar w:name="56PlaceKeepingField3" w:val=" "/>
    <w:docVar w:name="57PlaceKeepingField4" w:val="Date ________"/>
    <w:docVar w:name="58EmptyParagraph" w:val="_x000d_"/>
    <w:docVar w:name="59CriticalProcedure" w:val=" "/>
    <w:docVar w:name="60ElectronicSignatures" w:val="False"/>
    <w:docVar w:name="7AReviewedConcurredApproved" w:val=" "/>
    <w:docVar w:name="7BReviewedConcurredApproved" w:val=" "/>
    <w:docVar w:name="7CReviewedConcurredApproved" w:val=" "/>
    <w:docVar w:name="7DReviewedConcurredApproved" w:val=" "/>
    <w:docVar w:name="7EReviewedConcurredApproved" w:val=" "/>
    <w:docVar w:name="7FReviewedConcurredApproved" w:val=" "/>
    <w:docVar w:name="7GReviewedConcurredApproved" w:val=" "/>
    <w:docVar w:name="7HReviewedConcurredApproved" w:val=" "/>
    <w:docVar w:name="7IReviewedConcurredApproved" w:val=" "/>
    <w:docVar w:name="7JReviewedConcurredApproved" w:val=" "/>
    <w:docVar w:name="7KReviewedConcurredApproved" w:val=" "/>
    <w:docVar w:name="7LReviewedConcurredApproved" w:val=" "/>
    <w:docVar w:name="7MReviewedConcurredApproved" w:val=" "/>
    <w:docVar w:name="7NReviewedConcurredApproved" w:val=" "/>
    <w:docVar w:name="7OReviewedConcurredApproved" w:val=" "/>
    <w:docVar w:name="7PReviewedConcurredApproved" w:val=" "/>
    <w:docVar w:name="7QReviewedConcurredApproved" w:val=" "/>
    <w:docVar w:name="7RReviewedConcurredApproved" w:val=" "/>
    <w:docVar w:name="7SReviewedConcurredApproved" w:val=" "/>
    <w:docVar w:name="7TReviewedConcurredApproved" w:val=" "/>
    <w:docVar w:name="7UReviewedConcurredApproved" w:val=" "/>
    <w:docVar w:name="7VReviewedConcurredApproved" w:val=" "/>
    <w:docVar w:name="7WReviewedConcurredApproved" w:val=" "/>
    <w:docVar w:name="7XReviewedConcurredApproved" w:val=" "/>
    <w:docVar w:name="7YReviewedConcurredApproved" w:val=" "/>
    <w:docVar w:name="7ZReviewedConcurredApproved" w:val=" "/>
    <w:docVar w:name="8AReviewedConcurredApprovedBy" w:val=" "/>
    <w:docVar w:name="8BReviewedConcurredApprovedBy" w:val=" "/>
    <w:docVar w:name="8CReviewedConcurredApprovedBy" w:val=" "/>
    <w:docVar w:name="8DReviewedConcurredApprovedBy" w:val=" "/>
    <w:docVar w:name="8EReviewedConcurredApprovedBy" w:val=" "/>
    <w:docVar w:name="8FReviewedConcurredApprovedBy" w:val=" "/>
    <w:docVar w:name="8GReviewedConcurredApprovedBy" w:val=" "/>
    <w:docVar w:name="8HReviewedConcurredApprovedBy" w:val=" "/>
    <w:docVar w:name="8IReviewedConcurredApprovedBy" w:val=" "/>
    <w:docVar w:name="8JReviewedConcurredApprovedBy" w:val=" "/>
    <w:docVar w:name="8KReviewedConcurredApprovedBy" w:val=" "/>
    <w:docVar w:name="8LReviewedConcurredApprovedBy" w:val=" "/>
    <w:docVar w:name="8MReviewedConcurredApprovedBy" w:val=" "/>
    <w:docVar w:name="8NReviewedConcurredApprovedBy" w:val=" "/>
    <w:docVar w:name="8OReviewedConcurredApprovedBy" w:val=" "/>
    <w:docVar w:name="8PReviewedConcurredApprovedBy" w:val=" "/>
    <w:docVar w:name="8QReviewedConcurredApprovedBy" w:val=" "/>
    <w:docVar w:name="8RReviewedConcurredApprovedBy" w:val=" "/>
    <w:docVar w:name="8SReviewedConcurredApprovedBy" w:val=" "/>
    <w:docVar w:name="8TReviewedConcurredApprovedBy" w:val=" "/>
    <w:docVar w:name="8UReviewedConcurredApprovedBy" w:val=" "/>
    <w:docVar w:name="8VReviewedConcurredApprovedBy" w:val=" "/>
    <w:docVar w:name="8WReviewedConcurredApprovedBy" w:val=" "/>
    <w:docVar w:name="8XReviewedConcurredApprovedBy" w:val=" "/>
    <w:docVar w:name="8YReviewedConcurredApprovedBy" w:val=" "/>
    <w:docVar w:name="8ZReviewedConcurredApprovedBy" w:val=" "/>
    <w:docVar w:name="9ARCADate" w:val=" "/>
    <w:docVar w:name="9BRCADate" w:val=" "/>
    <w:docVar w:name="9CRCADate" w:val=" "/>
    <w:docVar w:name="9DRCADate" w:val=" "/>
    <w:docVar w:name="9ERCADate" w:val=" "/>
    <w:docVar w:name="9FRCADate" w:val=" "/>
    <w:docVar w:name="9GRCADate" w:val=" "/>
    <w:docVar w:name="9HRCADate" w:val=" "/>
    <w:docVar w:name="9IRCADate" w:val=" "/>
    <w:docVar w:name="9JRCADate" w:val=" "/>
    <w:docVar w:name="9KRCADate" w:val=" "/>
    <w:docVar w:name="9LRCADate" w:val=" "/>
    <w:docVar w:name="9MRCADate" w:val=" "/>
    <w:docVar w:name="9NRCADate" w:val=" "/>
    <w:docVar w:name="9ORCADate" w:val=" "/>
    <w:docVar w:name="9PRCADate" w:val=" "/>
    <w:docVar w:name="9QRCADate" w:val=" "/>
    <w:docVar w:name="9RRCADate" w:val=" "/>
    <w:docVar w:name="9SRCADate" w:val=" "/>
    <w:docVar w:name="9TRCADate" w:val=" "/>
    <w:docVar w:name="9URCADate" w:val=" "/>
    <w:docVar w:name="9VRCADate" w:val=" "/>
    <w:docVar w:name="9WRCADate" w:val=" "/>
    <w:docVar w:name="9XRCADate" w:val=" "/>
    <w:docVar w:name="9YRCADate" w:val=" "/>
    <w:docVar w:name="9ZRCADate" w:val=" "/>
    <w:docVar w:name="Page10" w:val="rh_3234873"/>
    <w:docVar w:name="Page10a" w:val="ShowDate"/>
    <w:docVar w:name="Page10b" w:val="1"/>
    <w:docVar w:name="Page11a" w:val="ShowDate"/>
    <w:docVar w:name="Page11p" w:val="1"/>
    <w:docVar w:name="Page12" w:val="rh_1513869"/>
    <w:docVar w:name="Page12a" w:val="ShowDate"/>
    <w:docVar w:name="Page12b" w:val="1"/>
    <w:docVar w:name="Page13" w:val="rh_1974931"/>
    <w:docVar w:name="Page13a" w:val="ShowDate"/>
    <w:docVar w:name="Page13b" w:val="1"/>
    <w:docVar w:name="Page14a" w:val="ShowDate"/>
    <w:docVar w:name="Page14p" w:val="1"/>
    <w:docVar w:name="Page15" w:val="rh_9075601"/>
    <w:docVar w:name="Page15c" w:val="1"/>
    <w:docVar w:name="Page16a" w:val="ShowDate"/>
    <w:docVar w:name="Page16p" w:val="1"/>
    <w:docVar w:name="Page17" w:val="rh_9199688"/>
    <w:docVar w:name="Page17a" w:val="ShowDate"/>
    <w:docVar w:name="Page17b" w:val="1"/>
    <w:docVar w:name="Page18a" w:val="ShowDate"/>
    <w:docVar w:name="Page18p" w:val="1"/>
    <w:docVar w:name="Page19" w:val="rh_3927840"/>
    <w:docVar w:name="Page19a" w:val="ShowDate"/>
    <w:docVar w:name="Page19b" w:val="1"/>
    <w:docVar w:name="Page20" w:val="rh_6320732"/>
    <w:docVar w:name="Page20a" w:val="ShowDate"/>
    <w:docVar w:name="Page20b" w:val="1"/>
    <w:docVar w:name="Page21" w:val="rh_3787907"/>
    <w:docVar w:name="Page21a" w:val="ShowDate"/>
    <w:docVar w:name="Page21b" w:val="1"/>
    <w:docVar w:name="Page22" w:val="rh_4325687"/>
    <w:docVar w:name="Page22a" w:val="ShowDate"/>
    <w:docVar w:name="Page22b" w:val="1"/>
    <w:docVar w:name="Page23a" w:val="ShowDate"/>
    <w:docVar w:name="Page23p" w:val="1"/>
    <w:docVar w:name="Page24" w:val="rh_3271397"/>
    <w:docVar w:name="Page24a" w:val="ShowDate"/>
    <w:docVar w:name="Page24b" w:val="1"/>
    <w:docVar w:name="Page25a" w:val="ShowDate"/>
    <w:docVar w:name="Page25p" w:val="1"/>
    <w:docVar w:name="Page26" w:val="rh_6634778"/>
    <w:docVar w:name="Page26a" w:val="ShowDate"/>
    <w:docVar w:name="Page26b" w:val="1"/>
    <w:docVar w:name="Page27a" w:val="ShowDate"/>
    <w:docVar w:name="Page27p" w:val="1"/>
    <w:docVar w:name="Page28" w:val="rh_0321924"/>
    <w:docVar w:name="Page28a" w:val="ShowDate"/>
    <w:docVar w:name="Page28b" w:val="1"/>
    <w:docVar w:name="Page29" w:val="rh_4807905"/>
    <w:docVar w:name="Page29a" w:val="ShowDate"/>
    <w:docVar w:name="Page29b" w:val="1"/>
    <w:docVar w:name="Page30" w:val="rh_4086628"/>
    <w:docVar w:name="Page30a" w:val="ShowDate"/>
    <w:docVar w:name="Page30b" w:val="1"/>
    <w:docVar w:name="Page31" w:val="rh_9917422"/>
    <w:docVar w:name="Page31a" w:val="ShowDate"/>
    <w:docVar w:name="Page31b" w:val="1"/>
    <w:docVar w:name="Page32" w:val="rh_5801706"/>
    <w:docVar w:name="Page32a" w:val="ShowDate"/>
    <w:docVar w:name="Page32b" w:val="1"/>
    <w:docVar w:name="Page33" w:val="rh_4896749"/>
    <w:docVar w:name="Page33a" w:val="ShowDate"/>
    <w:docVar w:name="Page33b" w:val="1"/>
    <w:docVar w:name="Page34" w:val="rh_6744776"/>
    <w:docVar w:name="Page34a" w:val="ShowDate"/>
    <w:docVar w:name="Page34b" w:val="1"/>
    <w:docVar w:name="Page35" w:val="rh_5678204"/>
    <w:docVar w:name="Page35a" w:val="ShowDate"/>
    <w:docVar w:name="Page35b" w:val="1"/>
    <w:docVar w:name="Page36" w:val="rh_9822941"/>
    <w:docVar w:name="Page36a" w:val="ShowDate"/>
    <w:docVar w:name="Page36b" w:val="1"/>
    <w:docVar w:name="Page37" w:val="rh_1431554"/>
    <w:docVar w:name="Page37a" w:val="ShowDate"/>
    <w:docVar w:name="Page37b" w:val="1"/>
    <w:docVar w:name="Page38" w:val="rh_3854217"/>
    <w:docVar w:name="Page38a" w:val="ShowDate"/>
    <w:docVar w:name="Page38b" w:val="1"/>
    <w:docVar w:name="Page39a" w:val="ShowDate"/>
    <w:docVar w:name="Page39p" w:val="1"/>
    <w:docVar w:name="Page40" w:val="rh_6718379"/>
    <w:docVar w:name="Page40a" w:val="ShowDate"/>
    <w:docVar w:name="Page40b" w:val="1"/>
    <w:docVar w:name="Page41a" w:val="ShowDate"/>
    <w:docVar w:name="Page41p" w:val="1"/>
    <w:docVar w:name="Page42" w:val="rh_2108262"/>
    <w:docVar w:name="Page42a" w:val="ShowDate"/>
    <w:docVar w:name="Page42b" w:val="1"/>
    <w:docVar w:name="Page43" w:val="rh_0870797"/>
    <w:docVar w:name="Page43a" w:val="ShowDate"/>
    <w:docVar w:name="Page43b" w:val="1"/>
    <w:docVar w:name="Page44" w:val="rh_9165682"/>
    <w:docVar w:name="Page44a" w:val="ShowDate"/>
    <w:docVar w:name="Page44b" w:val="1"/>
    <w:docVar w:name="Page45" w:val="rh_2411110"/>
    <w:docVar w:name="Page45a" w:val="ShowDate"/>
    <w:docVar w:name="Page45b" w:val="1"/>
    <w:docVar w:name="Page46a" w:val="ShowDate"/>
    <w:docVar w:name="Page46p" w:val="1"/>
    <w:docVar w:name="Page47" w:val="rh_2662702"/>
    <w:docVar w:name="Page47a" w:val="ShowDate"/>
    <w:docVar w:name="Page47b" w:val="1"/>
    <w:docVar w:name="Page48" w:val="rh_8822652"/>
    <w:docVar w:name="Page48a" w:val="ShowDate"/>
    <w:docVar w:name="Page48b" w:val="1"/>
    <w:docVar w:name="Page49" w:val="rh_8978258"/>
    <w:docVar w:name="Page49a" w:val="ShowDate"/>
    <w:docVar w:name="Page49b" w:val="1"/>
    <w:docVar w:name="Page50" w:val="rh_4483085"/>
    <w:docVar w:name="Page50a" w:val="ShowDate"/>
    <w:docVar w:name="Page50b" w:val="1"/>
    <w:docVar w:name="Page51" w:val="rh_4431206"/>
    <w:docVar w:name="Page51a" w:val="ShowDate"/>
    <w:docVar w:name="Page51b" w:val="1"/>
    <w:docVar w:name="Page52" w:val="rh_2077046"/>
    <w:docVar w:name="Page52a" w:val="ShowDate"/>
    <w:docVar w:name="Page52b" w:val="1"/>
    <w:docVar w:name="Page53" w:val="rh_6046463"/>
    <w:docVar w:name="Page53a" w:val="ShowDate"/>
    <w:docVar w:name="Page53b" w:val="1"/>
    <w:docVar w:name="Page54" w:val="rh_5295406"/>
    <w:docVar w:name="Page54a" w:val="ShowDate"/>
    <w:docVar w:name="Page54b" w:val="1"/>
    <w:docVar w:name="Page55" w:val="rh_8454539"/>
    <w:docVar w:name="Page55a" w:val="ShowDate"/>
    <w:docVar w:name="Page55b" w:val="1"/>
    <w:docVar w:name="Page56" w:val="rh_3137266"/>
    <w:docVar w:name="Page56a" w:val="ShowDate"/>
    <w:docVar w:name="Page56b" w:val="1"/>
    <w:docVar w:name="Page57" w:val="rh_5986374"/>
    <w:docVar w:name="Page57a" w:val="ShowDate"/>
    <w:docVar w:name="Page57b" w:val="1"/>
    <w:docVar w:name="Page58" w:val="rh_8625772"/>
    <w:docVar w:name="Page58a" w:val="ShowDate"/>
    <w:docVar w:name="Page58b" w:val="1"/>
    <w:docVar w:name="Page59" w:val="rh_1525420"/>
    <w:docVar w:name="Page59a" w:val="ShowDate"/>
    <w:docVar w:name="Page59b" w:val="1"/>
    <w:docVar w:name="Page60" w:val="rh_7250502"/>
    <w:docVar w:name="Page60a" w:val="ShowDate"/>
    <w:docVar w:name="Page60b" w:val="1"/>
    <w:docVar w:name="Page61a" w:val="ShowDate"/>
    <w:docVar w:name="Page61p" w:val="1"/>
    <w:docVar w:name="Page62" w:val="rh_6181413"/>
    <w:docVar w:name="Page62a" w:val="ShowDate"/>
    <w:docVar w:name="Page62b" w:val="1"/>
    <w:docVar w:name="Page63" w:val="rh_2949143"/>
    <w:docVar w:name="Page63a" w:val="ShowDate"/>
    <w:docVar w:name="Page63b" w:val="1"/>
    <w:docVar w:name="Page64a" w:val="ShowDate"/>
    <w:docVar w:name="Page64p" w:val="1"/>
    <w:docVar w:name="Page65" w:val="rh_6344887"/>
    <w:docVar w:name="Page65a" w:val="ShowDate"/>
    <w:docVar w:name="Page65b" w:val="1"/>
    <w:docVar w:name="Page66" w:val="rh_1939800"/>
    <w:docVar w:name="Page66a" w:val="ShowDate"/>
    <w:docVar w:name="Page66b" w:val="1"/>
    <w:docVar w:name="Page67" w:val="rh_7188717"/>
    <w:docVar w:name="Page67a" w:val="ShowDate"/>
    <w:docVar w:name="Page67b" w:val="1"/>
    <w:docVar w:name="Page68" w:val="rh_7218652"/>
    <w:docVar w:name="Page68a" w:val="ShowDate"/>
    <w:docVar w:name="Page68b" w:val="1"/>
    <w:docVar w:name="Page69" w:val="rh_4177501"/>
    <w:docVar w:name="Page69a" w:val="ShowDate"/>
    <w:docVar w:name="Page69b" w:val="1"/>
    <w:docVar w:name="Page70" w:val="rh_9033691"/>
    <w:docVar w:name="Page70a" w:val="ShowDate"/>
    <w:docVar w:name="Page70b" w:val="1"/>
    <w:docVar w:name="Page71" w:val="rh_6645496"/>
    <w:docVar w:name="Page71a" w:val="ShowDate"/>
    <w:docVar w:name="Page71b" w:val="1"/>
    <w:docVar w:name="Page72" w:val="rh_9146965"/>
    <w:docVar w:name="Page72a" w:val="ShowDate"/>
    <w:docVar w:name="Page72b" w:val="1"/>
    <w:docVar w:name="Page73" w:val="rh_0009574"/>
    <w:docVar w:name="Page73a" w:val="ShowDate"/>
    <w:docVar w:name="Page73b" w:val="1"/>
    <w:docVar w:name="Page74" w:val="rh_9199404"/>
    <w:docVar w:name="Page74a" w:val="ShowDate"/>
    <w:docVar w:name="Page74b" w:val="1"/>
    <w:docVar w:name="Page75" w:val="rh_5675640"/>
    <w:docVar w:name="Page75a" w:val="ShowDate"/>
    <w:docVar w:name="Page75b" w:val="1"/>
    <w:docVar w:name="Page76" w:val="rh_5988455"/>
    <w:docVar w:name="Page76a" w:val="ShowDate"/>
    <w:docVar w:name="Page76b" w:val="1"/>
    <w:docVar w:name="Page77" w:val="rh_0204136"/>
    <w:docVar w:name="Page77a" w:val="ShowDate"/>
    <w:docVar w:name="Page77b" w:val="1"/>
    <w:docVar w:name="Page78a" w:val="ShowDate"/>
    <w:docVar w:name="Page78p" w:val="1"/>
    <w:docVar w:name="Page9a" w:val="ShowDate"/>
    <w:docVar w:name="Page9p" w:val="1"/>
    <w:docVar w:name="S_N_A/A 12 Bullet" w:val="1"/>
    <w:docVar w:name="S_N_A/A 12 Center" w:val="1"/>
    <w:docVar w:name="S_N_A/A 12 Left" w:val="1"/>
    <w:docVar w:name="S_N_A/A 12 List 1" w:val="1"/>
    <w:docVar w:name="S_N_A/A 12 List 2" w:val="1"/>
    <w:docVar w:name="S_N_A/A Action Step 1" w:val="1"/>
    <w:docVar w:name="S_N_A/A Action Step 1 Bullet" w:val="1"/>
    <w:docVar w:name="S_N_A/A Action Step 1 Bullet PK" w:val="1"/>
    <w:docVar w:name="S_N_A/A Action Step 1 List" w:val="1"/>
    <w:docVar w:name="S_N_A/A Action Step 1 List PK" w:val="1"/>
    <w:docVar w:name="S_N_A/A Action Step 1 ListBullet" w:val="1"/>
    <w:docVar w:name="S_N_A/A Action Step 1 ListBullet PK" w:val="1"/>
    <w:docVar w:name="S_N_A/A Action Step 1 NoNumber" w:val="1"/>
    <w:docVar w:name="S_N_A/A Action Step 1 PK" w:val="1"/>
    <w:docVar w:name="S_N_A/A Action Step 1 PK NoNumber" w:val="1"/>
    <w:docVar w:name="S_N_A/A Action Step 2" w:val="1"/>
    <w:docVar w:name="S_N_A/A Action Step 2 Bullet" w:val="1"/>
    <w:docVar w:name="S_N_A/A Action Step 2 Bullet PK" w:val="1"/>
    <w:docVar w:name="S_N_A/A Action Step 2 List" w:val="1"/>
    <w:docVar w:name="S_N_A/A Action Step 2 List PK" w:val="1"/>
    <w:docVar w:name="S_N_A/A Action Step 2 ListBullet" w:val="1"/>
    <w:docVar w:name="S_N_A/A Action Step 2 ListBullet PK" w:val="1"/>
    <w:docVar w:name="S_N_A/A Action Step 2 NoNumber" w:val="1"/>
    <w:docVar w:name="S_N_A/A Action Step 2 PK" w:val="1"/>
    <w:docVar w:name="S_N_A/A Action Step 2 PK NoNumber" w:val="1"/>
    <w:docVar w:name="S_N_A/A Action Step 3" w:val="1"/>
    <w:docVar w:name="S_N_A/A Action Step 3 Bullet" w:val="1"/>
    <w:docVar w:name="S_N_A/A Action Step 3 Bullet PK" w:val="1"/>
    <w:docVar w:name="S_N_A/A Action Step 3 List" w:val="1"/>
    <w:docVar w:name="S_N_A/A Action Step 3 List PK" w:val="1"/>
    <w:docVar w:name="S_N_A/A Action Step 3 ListBullet" w:val="1"/>
    <w:docVar w:name="S_N_A/A Action Step 3 ListBullet PK" w:val="1"/>
    <w:docVar w:name="S_N_A/A Action Step 3 NoNumber" w:val="1"/>
    <w:docVar w:name="S_N_A/A Action Step 3 PK" w:val="1"/>
    <w:docVar w:name="S_N_A/A Action Step 3 PK NoNumber" w:val="1"/>
    <w:docVar w:name="S_N_A/A Page Number" w:val="1"/>
    <w:docVar w:name="S_N_A/A Role" w:val="1"/>
    <w:docVar w:name="S_N_A/A Section" w:val="1"/>
    <w:docVar w:name="S_N_A/A Section Body" w:val="1"/>
    <w:docVar w:name="S_N_A/A Section Bullet" w:val="1"/>
    <w:docVar w:name="S_N_A/A Section Graphic" w:val="1"/>
    <w:docVar w:name="S_N_A/A Section List 1" w:val="1"/>
    <w:docVar w:name="S_N_A/A Section List 1 NoNumber" w:val="1"/>
    <w:docVar w:name="S_N_A/A Section List 2" w:val="1"/>
    <w:docVar w:name="S_N_A/A Section List 2 NoNumber" w:val="1"/>
    <w:docVar w:name="S_N_A/A Section List 3" w:val="1"/>
    <w:docVar w:name="S_N_A/A Section List 3 NoNumber" w:val="1"/>
    <w:docVar w:name="S_N_A/A Section List 4" w:val="1"/>
    <w:docVar w:name="S_N_A/A Section List 4 NoNumber" w:val="1"/>
    <w:docVar w:name="S_N_A/A Section Table Spacer" w:val="1"/>
    <w:docVar w:name="S_N_A/A Section Table Spacer SMALL" w:val="1"/>
    <w:docVar w:name="S_N_A/A Sequence Number" w:val="1"/>
    <w:docVar w:name="S_N_A/A SubSection" w:val="1"/>
    <w:docVar w:name="S_N_A/A SubSubSection" w:val="1"/>
    <w:docVar w:name="S_N_A/A Title" w:val="1"/>
    <w:docVar w:name="S_N_ACSignOff" w:val="2"/>
    <w:docVar w:name="S_N_Action Step 1" w:val="1"/>
    <w:docVar w:name="S_N_Action Step 1 Bullet" w:val="1"/>
    <w:docVar w:name="S_N_Action Step 1 Bullet PK" w:val="1"/>
    <w:docVar w:name="S_N_Action Step 1 List" w:val="1"/>
    <w:docVar w:name="S_N_Action Step 1 List PK" w:val="1"/>
    <w:docVar w:name="S_N_Action Step 1 ListBullet" w:val="1"/>
    <w:docVar w:name="S_N_Action Step 1 ListBullet PK" w:val="1"/>
    <w:docVar w:name="S_N_Action Step 1 NoNumber" w:val="1"/>
    <w:docVar w:name="S_N_Action Step 1 PK" w:val="1"/>
    <w:docVar w:name="S_N_Action Step 1 PK NoNumber" w:val="1"/>
    <w:docVar w:name="S_N_Action Step 2" w:val="1"/>
    <w:docVar w:name="S_N_Action Step 2 Bullet" w:val="1"/>
    <w:docVar w:name="S_N_Action Step 2 Bullet PK" w:val="1"/>
    <w:docVar w:name="S_N_Action Step 2 List" w:val="1"/>
    <w:docVar w:name="S_N_Action Step 2 List PK" w:val="1"/>
    <w:docVar w:name="S_N_Action Step 2 ListBullet" w:val="1"/>
    <w:docVar w:name="S_N_Action Step 2 ListBullet PK" w:val="1"/>
    <w:docVar w:name="S_N_Action Step 2 NoNumber" w:val="1"/>
    <w:docVar w:name="S_N_Action Step 2 PK" w:val="1"/>
    <w:docVar w:name="S_N_Action Step 2 PK NoNumber" w:val="1"/>
    <w:docVar w:name="S_N_Action Step 3" w:val="1"/>
    <w:docVar w:name="S_N_Action Step 3 Bullet" w:val="1"/>
    <w:docVar w:name="S_N_Action Step 3 Bullet PK" w:val="1"/>
    <w:docVar w:name="S_N_Action Step 3 List" w:val="1"/>
    <w:docVar w:name="S_N_Action Step 3 List PK" w:val="1"/>
    <w:docVar w:name="S_N_Action Step 3 ListBullet" w:val="1"/>
    <w:docVar w:name="S_N_Action Step 3 ListBullet PK" w:val="1"/>
    <w:docVar w:name="S_N_Action Step 3 NoNumber" w:val="1"/>
    <w:docVar w:name="S_N_Action Step 3 PK" w:val="1"/>
    <w:docVar w:name="S_N_Action Step 3 PK NoNumber" w:val="1"/>
    <w:docVar w:name="S_N_Bold" w:val="2"/>
    <w:docVar w:name="S_N_CheckBoxID" w:val="2"/>
    <w:docVar w:name="S_N_Commitment" w:val="2"/>
    <w:docVar w:name="S_N_Computer Style" w:val="2"/>
    <w:docVar w:name="S_N_covercenterBold" w:val="1"/>
    <w:docVar w:name="S_N_covercenterBold12plus2" w:val="1"/>
    <w:docVar w:name="S_N_covercenterNotBold" w:val="1"/>
    <w:docVar w:name="S_N_coverleftNotBold" w:val="1"/>
    <w:docVar w:name="S_N_Critical Step" w:val="1"/>
    <w:docVar w:name="S_N_EndOfDocEndOfSection" w:val="1"/>
    <w:docVar w:name="S_N_Equation Center" w:val="1"/>
    <w:docVar w:name="S_N_Equation Left" w:val="1"/>
    <w:docVar w:name="S_N_Equation Right" w:val="1"/>
    <w:docVar w:name="S_N_Floating Head" w:val="1"/>
    <w:docVar w:name="S_N_HeaderColumn1" w:val="1"/>
    <w:docVar w:name="S_N_HeaderColumn2" w:val="1"/>
    <w:docVar w:name="S_N_HeaderColumn3" w:val="1"/>
    <w:docVar w:name="S_N_Hold Point" w:val="1"/>
    <w:docVar w:name="S_N_Italic" w:val="2"/>
    <w:docVar w:name="S_N_Italic and Bold" w:val="2"/>
    <w:docVar w:name="S_N_Performer" w:val="1"/>
    <w:docVar w:name="S_N_QMDS" w:val="1"/>
    <w:docVar w:name="S_N_Restart A/A 12 List 1" w:val="1"/>
    <w:docVar w:name="S_N_Restart A/A Section List 1" w:val="1"/>
    <w:docVar w:name="S_N_Restart Section List 1" w:val="1"/>
    <w:docVar w:name="S_N_Restart Table 10 List 1" w:val="1"/>
    <w:docVar w:name="S_N_Restart Table 11 List 1" w:val="1"/>
    <w:docVar w:name="S_N_Restart Table 12 List 1" w:val="1"/>
    <w:docVar w:name="S_N_Restart Table 6 List 1" w:val="1"/>
    <w:docVar w:name="S_N_Restart Table 7 List 1" w:val="1"/>
    <w:docVar w:name="S_N_Restart Table 8 List 1" w:val="1"/>
    <w:docVar w:name="S_N_Restart Table 9 List 1" w:val="1"/>
    <w:docVar w:name="S_N_RevLogHead" w:val="1"/>
    <w:docVar w:name="S_N_RevLogSubHeader" w:val="1"/>
    <w:docVar w:name="S_N_RevLogText" w:val="1"/>
    <w:docVar w:name="S_N_Role" w:val="1"/>
    <w:docVar w:name="S_N_Roman Numerals" w:val="2"/>
    <w:docVar w:name="S_N_Section" w:val="1"/>
    <w:docVar w:name="S_N_Section Body" w:val="1"/>
    <w:docVar w:name="S_N_Section Bullet" w:val="1"/>
    <w:docVar w:name="S_N_Section Graphic" w:val="1"/>
    <w:docVar w:name="S_N_Section List 1" w:val="1"/>
    <w:docVar w:name="S_N_Section List 1 NoNumber" w:val="1"/>
    <w:docVar w:name="S_N_Section List 2" w:val="1"/>
    <w:docVar w:name="S_N_Section List 2 NoNumber" w:val="1"/>
    <w:docVar w:name="S_N_Section List 3" w:val="1"/>
    <w:docVar w:name="S_N_Section List 3 NoNumber" w:val="1"/>
    <w:docVar w:name="S_N_Section List 4" w:val="1"/>
    <w:docVar w:name="S_N_Section List 4 NoNumber" w:val="1"/>
    <w:docVar w:name="S_N_Section Table Spacer" w:val="1"/>
    <w:docVar w:name="S_N_Section Table Spacer SMALL" w:val="1"/>
    <w:docVar w:name="S_N_Site/Org Specific" w:val="1"/>
    <w:docVar w:name="S_N_SourceNotes" w:val="1"/>
    <w:docVar w:name="S_N_Special Message Bullet" w:val="1"/>
    <w:docVar w:name="S_N_Special Message Bullet 10 pt" w:val="1"/>
    <w:docVar w:name="S_N_Special Message Bullet 8 pt" w:val="1"/>
    <w:docVar w:name="S_N_Special Message Head" w:val="1"/>
    <w:docVar w:name="S_N_Special Message Head 10 pt" w:val="1"/>
    <w:docVar w:name="S_N_Special Message Head 8 pt" w:val="1"/>
    <w:docVar w:name="S_N_Special Message List" w:val="1"/>
    <w:docVar w:name="S_N_Special Message List 10 pt" w:val="1"/>
    <w:docVar w:name="S_N_Special Message List 8 pt" w:val="1"/>
    <w:docVar w:name="S_N_Special Message Text" w:val="1"/>
    <w:docVar w:name="S_N_Special Message Text 10 pt" w:val="1"/>
    <w:docVar w:name="S_N_Special Message Text 8 pt" w:val="1"/>
    <w:docVar w:name="S_N_Subscript" w:val="2"/>
    <w:docVar w:name="S_N_SubSection" w:val="1"/>
    <w:docVar w:name="S_N_SubSubSection" w:val="1"/>
    <w:docVar w:name="S_N_Superscript" w:val="2"/>
    <w:docVar w:name="S_N_Table 10 Bullet" w:val="1"/>
    <w:docVar w:name="S_N_Table 10 Center" w:val="1"/>
    <w:docVar w:name="S_N_Table 10 Center Bold" w:val="1"/>
    <w:docVar w:name="S_N_Table 10 Left" w:val="1"/>
    <w:docVar w:name="S_N_Table 10 List 1" w:val="1"/>
    <w:docVar w:name="S_N_Table 10 List 1 Manual" w:val="1"/>
    <w:docVar w:name="S_N_Table 10 List 2" w:val="1"/>
    <w:docVar w:name="S_N_Table 10 List 2 Manual" w:val="1"/>
    <w:docVar w:name="S_N_Table 10 Right" w:val="1"/>
    <w:docVar w:name="S_N_Table 11 Bullet" w:val="1"/>
    <w:docVar w:name="S_N_Table 11 Center" w:val="1"/>
    <w:docVar w:name="S_N_Table 11 Center Bold" w:val="1"/>
    <w:docVar w:name="S_N_Table 11 Left" w:val="1"/>
    <w:docVar w:name="S_N_Table 11 List 1" w:val="1"/>
    <w:docVar w:name="S_N_Table 11 List 1 Manual" w:val="1"/>
    <w:docVar w:name="S_N_Table 11 List 2" w:val="1"/>
    <w:docVar w:name="S_N_Table 11 List 2 Manual" w:val="1"/>
    <w:docVar w:name="S_N_Table 11 Right" w:val="1"/>
    <w:docVar w:name="S_N_Table 12 Bullet" w:val="1"/>
    <w:docVar w:name="S_N_Table 12 Center" w:val="1"/>
    <w:docVar w:name="S_N_Table 12 Center Bold" w:val="1"/>
    <w:docVar w:name="S_N_Table 12 Left" w:val="1"/>
    <w:docVar w:name="S_N_Table 12 List 1" w:val="1"/>
    <w:docVar w:name="S_N_Table 12 List 1 Manual" w:val="1"/>
    <w:docVar w:name="S_N_Table 12 List 2" w:val="1"/>
    <w:docVar w:name="S_N_Table 12 List 2 Manual" w:val="1"/>
    <w:docVar w:name="S_N_Table 12 Right" w:val="1"/>
    <w:docVar w:name="S_N_Table 6 Bullet" w:val="1"/>
    <w:docVar w:name="S_N_Table 6 Center" w:val="1"/>
    <w:docVar w:name="S_N_Table 6 Center Bold" w:val="1"/>
    <w:docVar w:name="S_N_Table 6 Left" w:val="1"/>
    <w:docVar w:name="S_N_Table 6 List 1" w:val="1"/>
    <w:docVar w:name="S_N_Table 6 List 1 Manual" w:val="1"/>
    <w:docVar w:name="S_N_Table 6 List 2" w:val="1"/>
    <w:docVar w:name="S_N_Table 6 List 2 Manual" w:val="1"/>
    <w:docVar w:name="S_N_Table 6 Right" w:val="1"/>
    <w:docVar w:name="S_N_Table 7 Bullet" w:val="1"/>
    <w:docVar w:name="S_N_Table 7 Center" w:val="1"/>
    <w:docVar w:name="S_N_Table 7 Center Bold" w:val="1"/>
    <w:docVar w:name="S_N_Table 7 Left" w:val="1"/>
    <w:docVar w:name="S_N_Table 7 List 1" w:val="1"/>
    <w:docVar w:name="S_N_Table 7 List 1 Manual" w:val="1"/>
    <w:docVar w:name="S_N_Table 7 List 2" w:val="1"/>
    <w:docVar w:name="S_N_Table 7 List 2 Manual" w:val="1"/>
    <w:docVar w:name="S_N_Table 7 Right" w:val="1"/>
    <w:docVar w:name="S_N_Table 8 Bullet" w:val="1"/>
    <w:docVar w:name="S_N_Table 8 Center" w:val="1"/>
    <w:docVar w:name="S_N_Table 8 Center Bold" w:val="1"/>
    <w:docVar w:name="S_N_Table 8 Left" w:val="1"/>
    <w:docVar w:name="S_N_Table 8 List 1" w:val="1"/>
    <w:docVar w:name="S_N_Table 8 List 1 Manual" w:val="1"/>
    <w:docVar w:name="S_N_Table 8 List 2" w:val="1"/>
    <w:docVar w:name="S_N_Table 8 List 2 Manual" w:val="1"/>
    <w:docVar w:name="S_N_Table 8 Right" w:val="1"/>
    <w:docVar w:name="S_N_Table 9 Bullet" w:val="1"/>
    <w:docVar w:name="S_N_Table 9 Center" w:val="1"/>
    <w:docVar w:name="S_N_Table 9 Center Bold" w:val="1"/>
    <w:docVar w:name="S_N_Table 9 Left" w:val="1"/>
    <w:docVar w:name="S_N_Table 9 List 1" w:val="1"/>
    <w:docVar w:name="S_N_Table 9 List 1 Manual" w:val="1"/>
    <w:docVar w:name="S_N_Table 9 List 2" w:val="1"/>
    <w:docVar w:name="S_N_Table 9 List 2 Manual" w:val="1"/>
    <w:docVar w:name="S_N_Table 9 Right" w:val="1"/>
    <w:docVar w:name="S_N_Table of Contents Head" w:val="1"/>
    <w:docVar w:name="S_N_Term" w:val="2"/>
    <w:docVar w:name="S_N_TextBox 10 Center" w:val="1"/>
    <w:docVar w:name="S_N_TextBox 10 Left" w:val="1"/>
    <w:docVar w:name="S_N_TextBox 12 Center" w:val="1"/>
    <w:docVar w:name="S_N_TextBox 12 Left" w:val="1"/>
    <w:docVar w:name="S_N_TextBox 6 Center" w:val="1"/>
    <w:docVar w:name="S_N_TextBox 6 Left" w:val="1"/>
    <w:docVar w:name="S_N_TextBox 6.5 Center" w:val="1"/>
    <w:docVar w:name="S_N_TextBox 6.5 Left" w:val="1"/>
    <w:docVar w:name="S_N_TextBox 7 Center" w:val="1"/>
    <w:docVar w:name="S_N_TextBox 7 Left" w:val="1"/>
    <w:docVar w:name="S_N_TextBox 7.5 Center" w:val="1"/>
    <w:docVar w:name="S_N_TextBox 7.5 Left" w:val="1"/>
    <w:docVar w:name="S_N_TextBox 8 Center" w:val="1"/>
    <w:docVar w:name="S_N_TextBox 8 Left" w:val="1"/>
    <w:docVar w:name="S_N_Underline" w:val="2"/>
    <w:docVar w:name="S_N_Underline and Bold" w:val="2"/>
    <w:docVar w:name="S_N_Watermark1" w:val="1"/>
    <w:docVar w:name="S_N_Watermark2" w:val="1"/>
    <w:docVar w:name="S_N_Watermark3" w:val="1"/>
    <w:docVar w:name="XXTemplateVersion" w:val="9.2"/>
  </w:docVars>
  <w:rsids>
    <w:rsidRoot w:val="000273DC"/>
    <w:rsid w:val="000000D8"/>
    <w:rsid w:val="00001013"/>
    <w:rsid w:val="000012A9"/>
    <w:rsid w:val="000015A0"/>
    <w:rsid w:val="00004C5A"/>
    <w:rsid w:val="00004D23"/>
    <w:rsid w:val="0000550C"/>
    <w:rsid w:val="00006226"/>
    <w:rsid w:val="000069F6"/>
    <w:rsid w:val="000107E7"/>
    <w:rsid w:val="000113ED"/>
    <w:rsid w:val="00015636"/>
    <w:rsid w:val="00016CD1"/>
    <w:rsid w:val="00017158"/>
    <w:rsid w:val="0001739C"/>
    <w:rsid w:val="000175D4"/>
    <w:rsid w:val="00017DE2"/>
    <w:rsid w:val="00022425"/>
    <w:rsid w:val="000226E5"/>
    <w:rsid w:val="00022D73"/>
    <w:rsid w:val="000230C9"/>
    <w:rsid w:val="00023A2D"/>
    <w:rsid w:val="00024F67"/>
    <w:rsid w:val="00025052"/>
    <w:rsid w:val="0002637E"/>
    <w:rsid w:val="000273DC"/>
    <w:rsid w:val="00030EEB"/>
    <w:rsid w:val="0003137D"/>
    <w:rsid w:val="00031409"/>
    <w:rsid w:val="000315EC"/>
    <w:rsid w:val="00031B32"/>
    <w:rsid w:val="00031C2E"/>
    <w:rsid w:val="00031DED"/>
    <w:rsid w:val="000338FB"/>
    <w:rsid w:val="0003404A"/>
    <w:rsid w:val="0003412E"/>
    <w:rsid w:val="00035ECD"/>
    <w:rsid w:val="00037FE2"/>
    <w:rsid w:val="000400D7"/>
    <w:rsid w:val="00042009"/>
    <w:rsid w:val="000422DF"/>
    <w:rsid w:val="00042C7D"/>
    <w:rsid w:val="000434C8"/>
    <w:rsid w:val="00044361"/>
    <w:rsid w:val="000445F3"/>
    <w:rsid w:val="00045707"/>
    <w:rsid w:val="000468A7"/>
    <w:rsid w:val="00046947"/>
    <w:rsid w:val="00047EC9"/>
    <w:rsid w:val="00050683"/>
    <w:rsid w:val="00050A2D"/>
    <w:rsid w:val="00050C2E"/>
    <w:rsid w:val="000511DA"/>
    <w:rsid w:val="0005282F"/>
    <w:rsid w:val="00055166"/>
    <w:rsid w:val="00060633"/>
    <w:rsid w:val="000628DA"/>
    <w:rsid w:val="0006343C"/>
    <w:rsid w:val="0006408D"/>
    <w:rsid w:val="00064C7A"/>
    <w:rsid w:val="000672B7"/>
    <w:rsid w:val="000673F9"/>
    <w:rsid w:val="00072ADE"/>
    <w:rsid w:val="000739F8"/>
    <w:rsid w:val="0007726D"/>
    <w:rsid w:val="00077B7D"/>
    <w:rsid w:val="000806C7"/>
    <w:rsid w:val="0008144B"/>
    <w:rsid w:val="00081901"/>
    <w:rsid w:val="000824C8"/>
    <w:rsid w:val="0008361E"/>
    <w:rsid w:val="00083B40"/>
    <w:rsid w:val="00084656"/>
    <w:rsid w:val="00085E42"/>
    <w:rsid w:val="00085FDF"/>
    <w:rsid w:val="00086070"/>
    <w:rsid w:val="00087101"/>
    <w:rsid w:val="000873D0"/>
    <w:rsid w:val="00087D3B"/>
    <w:rsid w:val="00090157"/>
    <w:rsid w:val="0009358E"/>
    <w:rsid w:val="00093D84"/>
    <w:rsid w:val="00094C7A"/>
    <w:rsid w:val="0009547A"/>
    <w:rsid w:val="000961B1"/>
    <w:rsid w:val="00096732"/>
    <w:rsid w:val="000969D1"/>
    <w:rsid w:val="00096EF5"/>
    <w:rsid w:val="000A0A09"/>
    <w:rsid w:val="000A2990"/>
    <w:rsid w:val="000A2A1D"/>
    <w:rsid w:val="000A34F3"/>
    <w:rsid w:val="000A6CA7"/>
    <w:rsid w:val="000A7214"/>
    <w:rsid w:val="000B0312"/>
    <w:rsid w:val="000B06FE"/>
    <w:rsid w:val="000B66CC"/>
    <w:rsid w:val="000B6CAC"/>
    <w:rsid w:val="000B7229"/>
    <w:rsid w:val="000C0B9E"/>
    <w:rsid w:val="000C1D0E"/>
    <w:rsid w:val="000C2021"/>
    <w:rsid w:val="000C354C"/>
    <w:rsid w:val="000C36C7"/>
    <w:rsid w:val="000C40BB"/>
    <w:rsid w:val="000C4EF8"/>
    <w:rsid w:val="000C4F5C"/>
    <w:rsid w:val="000C606C"/>
    <w:rsid w:val="000C6AFA"/>
    <w:rsid w:val="000D03AE"/>
    <w:rsid w:val="000D222B"/>
    <w:rsid w:val="000D2F3A"/>
    <w:rsid w:val="000D5335"/>
    <w:rsid w:val="000E2964"/>
    <w:rsid w:val="000E5C4F"/>
    <w:rsid w:val="000E733E"/>
    <w:rsid w:val="000F07B6"/>
    <w:rsid w:val="000F0BC2"/>
    <w:rsid w:val="000F190F"/>
    <w:rsid w:val="000F4309"/>
    <w:rsid w:val="000F6007"/>
    <w:rsid w:val="000F6883"/>
    <w:rsid w:val="000F7D66"/>
    <w:rsid w:val="00100A83"/>
    <w:rsid w:val="0010180C"/>
    <w:rsid w:val="00101A6C"/>
    <w:rsid w:val="00101C82"/>
    <w:rsid w:val="00102C50"/>
    <w:rsid w:val="00103035"/>
    <w:rsid w:val="001033AE"/>
    <w:rsid w:val="00105420"/>
    <w:rsid w:val="00105D8D"/>
    <w:rsid w:val="0010642F"/>
    <w:rsid w:val="0011013F"/>
    <w:rsid w:val="00111AB3"/>
    <w:rsid w:val="00113FA4"/>
    <w:rsid w:val="001146D2"/>
    <w:rsid w:val="00114BDF"/>
    <w:rsid w:val="00115633"/>
    <w:rsid w:val="00115AB4"/>
    <w:rsid w:val="001161B8"/>
    <w:rsid w:val="00116318"/>
    <w:rsid w:val="001163AA"/>
    <w:rsid w:val="001206C7"/>
    <w:rsid w:val="00121278"/>
    <w:rsid w:val="00123EEA"/>
    <w:rsid w:val="001246B5"/>
    <w:rsid w:val="00125AE2"/>
    <w:rsid w:val="001271D6"/>
    <w:rsid w:val="001277A1"/>
    <w:rsid w:val="00130EA3"/>
    <w:rsid w:val="001312FD"/>
    <w:rsid w:val="0013137B"/>
    <w:rsid w:val="0013177C"/>
    <w:rsid w:val="001341BB"/>
    <w:rsid w:val="00134B56"/>
    <w:rsid w:val="00134F2D"/>
    <w:rsid w:val="00136525"/>
    <w:rsid w:val="00141848"/>
    <w:rsid w:val="00141D66"/>
    <w:rsid w:val="00142301"/>
    <w:rsid w:val="00143CDE"/>
    <w:rsid w:val="00143EA4"/>
    <w:rsid w:val="00143EB7"/>
    <w:rsid w:val="00145436"/>
    <w:rsid w:val="0014582A"/>
    <w:rsid w:val="00145AD5"/>
    <w:rsid w:val="001469B1"/>
    <w:rsid w:val="00147A8A"/>
    <w:rsid w:val="0015065E"/>
    <w:rsid w:val="001536D5"/>
    <w:rsid w:val="00155010"/>
    <w:rsid w:val="001572DD"/>
    <w:rsid w:val="001601A2"/>
    <w:rsid w:val="00160540"/>
    <w:rsid w:val="00160961"/>
    <w:rsid w:val="00161907"/>
    <w:rsid w:val="0016393C"/>
    <w:rsid w:val="00165973"/>
    <w:rsid w:val="00166FC5"/>
    <w:rsid w:val="001700B3"/>
    <w:rsid w:val="00170116"/>
    <w:rsid w:val="0017196E"/>
    <w:rsid w:val="0017223C"/>
    <w:rsid w:val="0017303F"/>
    <w:rsid w:val="001739BB"/>
    <w:rsid w:val="00174927"/>
    <w:rsid w:val="00174B3B"/>
    <w:rsid w:val="001755AC"/>
    <w:rsid w:val="001778CE"/>
    <w:rsid w:val="001810EC"/>
    <w:rsid w:val="0018192E"/>
    <w:rsid w:val="00182411"/>
    <w:rsid w:val="00184865"/>
    <w:rsid w:val="00184F2A"/>
    <w:rsid w:val="00185AC4"/>
    <w:rsid w:val="00187B5A"/>
    <w:rsid w:val="00190B96"/>
    <w:rsid w:val="001911DE"/>
    <w:rsid w:val="001938BE"/>
    <w:rsid w:val="001959BE"/>
    <w:rsid w:val="00196656"/>
    <w:rsid w:val="001A0282"/>
    <w:rsid w:val="001A039D"/>
    <w:rsid w:val="001A0448"/>
    <w:rsid w:val="001A06DB"/>
    <w:rsid w:val="001A12D7"/>
    <w:rsid w:val="001A13B1"/>
    <w:rsid w:val="001A2B8D"/>
    <w:rsid w:val="001A443E"/>
    <w:rsid w:val="001A4C29"/>
    <w:rsid w:val="001A5EC9"/>
    <w:rsid w:val="001A6147"/>
    <w:rsid w:val="001A61FA"/>
    <w:rsid w:val="001A644F"/>
    <w:rsid w:val="001A657E"/>
    <w:rsid w:val="001A6A6B"/>
    <w:rsid w:val="001A6C6F"/>
    <w:rsid w:val="001B0231"/>
    <w:rsid w:val="001B0B65"/>
    <w:rsid w:val="001B39EF"/>
    <w:rsid w:val="001B6491"/>
    <w:rsid w:val="001B766C"/>
    <w:rsid w:val="001B7A54"/>
    <w:rsid w:val="001C2657"/>
    <w:rsid w:val="001C3984"/>
    <w:rsid w:val="001C49A8"/>
    <w:rsid w:val="001C4AAB"/>
    <w:rsid w:val="001C4C1D"/>
    <w:rsid w:val="001C4D1B"/>
    <w:rsid w:val="001C5755"/>
    <w:rsid w:val="001C7BE2"/>
    <w:rsid w:val="001D1D57"/>
    <w:rsid w:val="001D4682"/>
    <w:rsid w:val="001D5D8B"/>
    <w:rsid w:val="001D5F24"/>
    <w:rsid w:val="001D7AAF"/>
    <w:rsid w:val="001D7F8D"/>
    <w:rsid w:val="001E03DF"/>
    <w:rsid w:val="001E0EB1"/>
    <w:rsid w:val="001E16D8"/>
    <w:rsid w:val="001E31AD"/>
    <w:rsid w:val="001E44D0"/>
    <w:rsid w:val="001E44E4"/>
    <w:rsid w:val="001E44EB"/>
    <w:rsid w:val="001E52FE"/>
    <w:rsid w:val="001E59D3"/>
    <w:rsid w:val="001E5BCA"/>
    <w:rsid w:val="001E621E"/>
    <w:rsid w:val="001F11FE"/>
    <w:rsid w:val="001F2433"/>
    <w:rsid w:val="001F2862"/>
    <w:rsid w:val="001F387E"/>
    <w:rsid w:val="001F5675"/>
    <w:rsid w:val="001F6A46"/>
    <w:rsid w:val="001F6DA8"/>
    <w:rsid w:val="00201658"/>
    <w:rsid w:val="002026AA"/>
    <w:rsid w:val="00202E63"/>
    <w:rsid w:val="002030C4"/>
    <w:rsid w:val="00206E70"/>
    <w:rsid w:val="00207425"/>
    <w:rsid w:val="00207955"/>
    <w:rsid w:val="00212C21"/>
    <w:rsid w:val="00214509"/>
    <w:rsid w:val="00215220"/>
    <w:rsid w:val="00215428"/>
    <w:rsid w:val="0021561C"/>
    <w:rsid w:val="0021675F"/>
    <w:rsid w:val="0022123B"/>
    <w:rsid w:val="00221D00"/>
    <w:rsid w:val="0022228C"/>
    <w:rsid w:val="0022251F"/>
    <w:rsid w:val="00223421"/>
    <w:rsid w:val="002243AA"/>
    <w:rsid w:val="00225222"/>
    <w:rsid w:val="00226024"/>
    <w:rsid w:val="00226839"/>
    <w:rsid w:val="00232AE2"/>
    <w:rsid w:val="00233F81"/>
    <w:rsid w:val="00234D9C"/>
    <w:rsid w:val="00234E9E"/>
    <w:rsid w:val="00235A59"/>
    <w:rsid w:val="00236868"/>
    <w:rsid w:val="00236A1E"/>
    <w:rsid w:val="00240038"/>
    <w:rsid w:val="00241069"/>
    <w:rsid w:val="002411B1"/>
    <w:rsid w:val="0024271F"/>
    <w:rsid w:val="002449A3"/>
    <w:rsid w:val="00245734"/>
    <w:rsid w:val="00247DFF"/>
    <w:rsid w:val="00247EB4"/>
    <w:rsid w:val="00252B47"/>
    <w:rsid w:val="00252EBF"/>
    <w:rsid w:val="00253BF0"/>
    <w:rsid w:val="00254099"/>
    <w:rsid w:val="00254139"/>
    <w:rsid w:val="00254C30"/>
    <w:rsid w:val="00255189"/>
    <w:rsid w:val="00260BC6"/>
    <w:rsid w:val="002617BA"/>
    <w:rsid w:val="0026207C"/>
    <w:rsid w:val="002627E6"/>
    <w:rsid w:val="00262C7A"/>
    <w:rsid w:val="0026317E"/>
    <w:rsid w:val="0026501D"/>
    <w:rsid w:val="00265207"/>
    <w:rsid w:val="0027033E"/>
    <w:rsid w:val="00270811"/>
    <w:rsid w:val="0027096C"/>
    <w:rsid w:val="00271B78"/>
    <w:rsid w:val="00271D3B"/>
    <w:rsid w:val="00273E63"/>
    <w:rsid w:val="00274717"/>
    <w:rsid w:val="00276EEE"/>
    <w:rsid w:val="00277030"/>
    <w:rsid w:val="002772FF"/>
    <w:rsid w:val="00277790"/>
    <w:rsid w:val="002809ED"/>
    <w:rsid w:val="00281157"/>
    <w:rsid w:val="0028123D"/>
    <w:rsid w:val="00281B17"/>
    <w:rsid w:val="002836BE"/>
    <w:rsid w:val="00283A46"/>
    <w:rsid w:val="002841E7"/>
    <w:rsid w:val="002859F4"/>
    <w:rsid w:val="00285E04"/>
    <w:rsid w:val="00287DD3"/>
    <w:rsid w:val="00290265"/>
    <w:rsid w:val="00292758"/>
    <w:rsid w:val="00294B98"/>
    <w:rsid w:val="002A0AC1"/>
    <w:rsid w:val="002A0F07"/>
    <w:rsid w:val="002A1753"/>
    <w:rsid w:val="002A189D"/>
    <w:rsid w:val="002A2428"/>
    <w:rsid w:val="002A3AA2"/>
    <w:rsid w:val="002A4C39"/>
    <w:rsid w:val="002A520A"/>
    <w:rsid w:val="002A5F90"/>
    <w:rsid w:val="002A79EB"/>
    <w:rsid w:val="002B02BD"/>
    <w:rsid w:val="002B0E5D"/>
    <w:rsid w:val="002B1F67"/>
    <w:rsid w:val="002B21C1"/>
    <w:rsid w:val="002B34E2"/>
    <w:rsid w:val="002B446D"/>
    <w:rsid w:val="002B78DC"/>
    <w:rsid w:val="002C1098"/>
    <w:rsid w:val="002C150E"/>
    <w:rsid w:val="002C300B"/>
    <w:rsid w:val="002C4007"/>
    <w:rsid w:val="002C5022"/>
    <w:rsid w:val="002C505C"/>
    <w:rsid w:val="002C520E"/>
    <w:rsid w:val="002C5263"/>
    <w:rsid w:val="002C6B71"/>
    <w:rsid w:val="002C7371"/>
    <w:rsid w:val="002D013C"/>
    <w:rsid w:val="002D089C"/>
    <w:rsid w:val="002D0B47"/>
    <w:rsid w:val="002D106B"/>
    <w:rsid w:val="002D3B8C"/>
    <w:rsid w:val="002D4277"/>
    <w:rsid w:val="002D49B1"/>
    <w:rsid w:val="002D5AAA"/>
    <w:rsid w:val="002D664E"/>
    <w:rsid w:val="002D7705"/>
    <w:rsid w:val="002E0114"/>
    <w:rsid w:val="002F1386"/>
    <w:rsid w:val="002F151D"/>
    <w:rsid w:val="002F15ED"/>
    <w:rsid w:val="002F2BB4"/>
    <w:rsid w:val="002F3613"/>
    <w:rsid w:val="002F537E"/>
    <w:rsid w:val="002F6392"/>
    <w:rsid w:val="002F69EA"/>
    <w:rsid w:val="002F6CB7"/>
    <w:rsid w:val="0030466A"/>
    <w:rsid w:val="00304A54"/>
    <w:rsid w:val="00305327"/>
    <w:rsid w:val="00305C7A"/>
    <w:rsid w:val="003062E4"/>
    <w:rsid w:val="00306B89"/>
    <w:rsid w:val="00310A30"/>
    <w:rsid w:val="003115D6"/>
    <w:rsid w:val="00312A42"/>
    <w:rsid w:val="00312C5E"/>
    <w:rsid w:val="00313333"/>
    <w:rsid w:val="00314CCA"/>
    <w:rsid w:val="00316A50"/>
    <w:rsid w:val="00317C3E"/>
    <w:rsid w:val="003206DE"/>
    <w:rsid w:val="00321663"/>
    <w:rsid w:val="003225F4"/>
    <w:rsid w:val="00323478"/>
    <w:rsid w:val="00326012"/>
    <w:rsid w:val="003266D0"/>
    <w:rsid w:val="00326924"/>
    <w:rsid w:val="0033251F"/>
    <w:rsid w:val="00333A9D"/>
    <w:rsid w:val="00337045"/>
    <w:rsid w:val="00341EB0"/>
    <w:rsid w:val="00342972"/>
    <w:rsid w:val="00345B6C"/>
    <w:rsid w:val="0034618E"/>
    <w:rsid w:val="003479FC"/>
    <w:rsid w:val="00347C82"/>
    <w:rsid w:val="00352031"/>
    <w:rsid w:val="00352139"/>
    <w:rsid w:val="00352464"/>
    <w:rsid w:val="00353225"/>
    <w:rsid w:val="0035453E"/>
    <w:rsid w:val="00354855"/>
    <w:rsid w:val="00354E76"/>
    <w:rsid w:val="0035728B"/>
    <w:rsid w:val="00357CEF"/>
    <w:rsid w:val="00361F8C"/>
    <w:rsid w:val="00364D2C"/>
    <w:rsid w:val="00364F7D"/>
    <w:rsid w:val="00365D74"/>
    <w:rsid w:val="00367618"/>
    <w:rsid w:val="003710C0"/>
    <w:rsid w:val="00371ACE"/>
    <w:rsid w:val="00372061"/>
    <w:rsid w:val="0037484C"/>
    <w:rsid w:val="00375371"/>
    <w:rsid w:val="003757E2"/>
    <w:rsid w:val="00375B70"/>
    <w:rsid w:val="003769DA"/>
    <w:rsid w:val="0037766F"/>
    <w:rsid w:val="003817C1"/>
    <w:rsid w:val="00383278"/>
    <w:rsid w:val="00384543"/>
    <w:rsid w:val="00384785"/>
    <w:rsid w:val="003851EB"/>
    <w:rsid w:val="00385B4B"/>
    <w:rsid w:val="00387722"/>
    <w:rsid w:val="00392FBB"/>
    <w:rsid w:val="0039359A"/>
    <w:rsid w:val="00393FB5"/>
    <w:rsid w:val="003943DD"/>
    <w:rsid w:val="003957C0"/>
    <w:rsid w:val="00395BFB"/>
    <w:rsid w:val="00396D13"/>
    <w:rsid w:val="003A1846"/>
    <w:rsid w:val="003A1A67"/>
    <w:rsid w:val="003A1CBC"/>
    <w:rsid w:val="003A20A6"/>
    <w:rsid w:val="003A24C1"/>
    <w:rsid w:val="003A4643"/>
    <w:rsid w:val="003A608D"/>
    <w:rsid w:val="003B1012"/>
    <w:rsid w:val="003B1CAB"/>
    <w:rsid w:val="003B2A08"/>
    <w:rsid w:val="003B3DF0"/>
    <w:rsid w:val="003B61A7"/>
    <w:rsid w:val="003B6E78"/>
    <w:rsid w:val="003B783A"/>
    <w:rsid w:val="003B795D"/>
    <w:rsid w:val="003B7D01"/>
    <w:rsid w:val="003C1C98"/>
    <w:rsid w:val="003C2007"/>
    <w:rsid w:val="003C29B2"/>
    <w:rsid w:val="003C2CFC"/>
    <w:rsid w:val="003C36A6"/>
    <w:rsid w:val="003C578F"/>
    <w:rsid w:val="003C780B"/>
    <w:rsid w:val="003C7CD6"/>
    <w:rsid w:val="003D00C9"/>
    <w:rsid w:val="003D3A4E"/>
    <w:rsid w:val="003D3D49"/>
    <w:rsid w:val="003D5BB0"/>
    <w:rsid w:val="003D6491"/>
    <w:rsid w:val="003E2CD8"/>
    <w:rsid w:val="003E4184"/>
    <w:rsid w:val="003E4C17"/>
    <w:rsid w:val="003E4D05"/>
    <w:rsid w:val="003E5165"/>
    <w:rsid w:val="003E53F8"/>
    <w:rsid w:val="003E7F4B"/>
    <w:rsid w:val="003E7F8A"/>
    <w:rsid w:val="003F0998"/>
    <w:rsid w:val="003F12AF"/>
    <w:rsid w:val="003F1306"/>
    <w:rsid w:val="003F133F"/>
    <w:rsid w:val="003F23AF"/>
    <w:rsid w:val="003F34FD"/>
    <w:rsid w:val="003F35F6"/>
    <w:rsid w:val="003F4156"/>
    <w:rsid w:val="003F46BE"/>
    <w:rsid w:val="003F47F1"/>
    <w:rsid w:val="003F5859"/>
    <w:rsid w:val="003F70C1"/>
    <w:rsid w:val="003F7BE0"/>
    <w:rsid w:val="004019E0"/>
    <w:rsid w:val="004038AB"/>
    <w:rsid w:val="00404B9A"/>
    <w:rsid w:val="004056BB"/>
    <w:rsid w:val="00405E7F"/>
    <w:rsid w:val="00405E84"/>
    <w:rsid w:val="00406AE3"/>
    <w:rsid w:val="00410155"/>
    <w:rsid w:val="00410450"/>
    <w:rsid w:val="004114C1"/>
    <w:rsid w:val="00411A9D"/>
    <w:rsid w:val="00411BAE"/>
    <w:rsid w:val="00413084"/>
    <w:rsid w:val="00415A14"/>
    <w:rsid w:val="00416F6D"/>
    <w:rsid w:val="004172DB"/>
    <w:rsid w:val="0041767C"/>
    <w:rsid w:val="0042032A"/>
    <w:rsid w:val="00421023"/>
    <w:rsid w:val="00421381"/>
    <w:rsid w:val="004227FA"/>
    <w:rsid w:val="00423576"/>
    <w:rsid w:val="0042544E"/>
    <w:rsid w:val="00426C60"/>
    <w:rsid w:val="00427E0F"/>
    <w:rsid w:val="00430554"/>
    <w:rsid w:val="00430EB9"/>
    <w:rsid w:val="00432704"/>
    <w:rsid w:val="00432926"/>
    <w:rsid w:val="00433A4A"/>
    <w:rsid w:val="004403CD"/>
    <w:rsid w:val="004413D1"/>
    <w:rsid w:val="00441D24"/>
    <w:rsid w:val="00443DAE"/>
    <w:rsid w:val="0044478A"/>
    <w:rsid w:val="00445089"/>
    <w:rsid w:val="0044551B"/>
    <w:rsid w:val="00446334"/>
    <w:rsid w:val="00447638"/>
    <w:rsid w:val="00450B76"/>
    <w:rsid w:val="004510AD"/>
    <w:rsid w:val="00451DB4"/>
    <w:rsid w:val="00452563"/>
    <w:rsid w:val="00455C9E"/>
    <w:rsid w:val="0045655C"/>
    <w:rsid w:val="00456B50"/>
    <w:rsid w:val="00457DB7"/>
    <w:rsid w:val="00462B8B"/>
    <w:rsid w:val="00462DC2"/>
    <w:rsid w:val="004645D5"/>
    <w:rsid w:val="00464C82"/>
    <w:rsid w:val="00465514"/>
    <w:rsid w:val="00465CE6"/>
    <w:rsid w:val="00465E3A"/>
    <w:rsid w:val="004668D6"/>
    <w:rsid w:val="004670E1"/>
    <w:rsid w:val="0047007B"/>
    <w:rsid w:val="0047050E"/>
    <w:rsid w:val="00470B47"/>
    <w:rsid w:val="00471279"/>
    <w:rsid w:val="00471E05"/>
    <w:rsid w:val="00471E6B"/>
    <w:rsid w:val="00472885"/>
    <w:rsid w:val="004729B5"/>
    <w:rsid w:val="00473D5A"/>
    <w:rsid w:val="00474E8E"/>
    <w:rsid w:val="00476363"/>
    <w:rsid w:val="00480474"/>
    <w:rsid w:val="00480ED6"/>
    <w:rsid w:val="00481C8B"/>
    <w:rsid w:val="00482469"/>
    <w:rsid w:val="004825F5"/>
    <w:rsid w:val="00483FCE"/>
    <w:rsid w:val="004841E6"/>
    <w:rsid w:val="00484BFD"/>
    <w:rsid w:val="00484E5E"/>
    <w:rsid w:val="004858A9"/>
    <w:rsid w:val="00486BD5"/>
    <w:rsid w:val="00486E1D"/>
    <w:rsid w:val="00490DDF"/>
    <w:rsid w:val="00493731"/>
    <w:rsid w:val="00493FDF"/>
    <w:rsid w:val="0049519C"/>
    <w:rsid w:val="00495DCE"/>
    <w:rsid w:val="004A0271"/>
    <w:rsid w:val="004A032D"/>
    <w:rsid w:val="004A2328"/>
    <w:rsid w:val="004A23FF"/>
    <w:rsid w:val="004A282D"/>
    <w:rsid w:val="004A2F9F"/>
    <w:rsid w:val="004A30F9"/>
    <w:rsid w:val="004A3FB3"/>
    <w:rsid w:val="004A59FB"/>
    <w:rsid w:val="004A5BFB"/>
    <w:rsid w:val="004A5F59"/>
    <w:rsid w:val="004A64C4"/>
    <w:rsid w:val="004A7D77"/>
    <w:rsid w:val="004B0E76"/>
    <w:rsid w:val="004B2265"/>
    <w:rsid w:val="004B26F5"/>
    <w:rsid w:val="004B2A71"/>
    <w:rsid w:val="004B53B5"/>
    <w:rsid w:val="004B67CD"/>
    <w:rsid w:val="004B68A8"/>
    <w:rsid w:val="004B718F"/>
    <w:rsid w:val="004B796E"/>
    <w:rsid w:val="004C006A"/>
    <w:rsid w:val="004C273D"/>
    <w:rsid w:val="004C2B34"/>
    <w:rsid w:val="004C3E20"/>
    <w:rsid w:val="004C4F43"/>
    <w:rsid w:val="004C6202"/>
    <w:rsid w:val="004D090B"/>
    <w:rsid w:val="004D0A5D"/>
    <w:rsid w:val="004D1E8D"/>
    <w:rsid w:val="004D21C9"/>
    <w:rsid w:val="004D22C9"/>
    <w:rsid w:val="004D2689"/>
    <w:rsid w:val="004D28ED"/>
    <w:rsid w:val="004D312F"/>
    <w:rsid w:val="004D3A15"/>
    <w:rsid w:val="004D4362"/>
    <w:rsid w:val="004D63A9"/>
    <w:rsid w:val="004D64D2"/>
    <w:rsid w:val="004D6E0C"/>
    <w:rsid w:val="004E1C4C"/>
    <w:rsid w:val="004E4ABD"/>
    <w:rsid w:val="004E76D0"/>
    <w:rsid w:val="004F02C4"/>
    <w:rsid w:val="004F0F69"/>
    <w:rsid w:val="004F3098"/>
    <w:rsid w:val="004F459F"/>
    <w:rsid w:val="004F45C7"/>
    <w:rsid w:val="004F57D5"/>
    <w:rsid w:val="004F750A"/>
    <w:rsid w:val="004F7F03"/>
    <w:rsid w:val="0050038D"/>
    <w:rsid w:val="0050040C"/>
    <w:rsid w:val="00501EAD"/>
    <w:rsid w:val="00502850"/>
    <w:rsid w:val="00503AEC"/>
    <w:rsid w:val="00504178"/>
    <w:rsid w:val="00506B41"/>
    <w:rsid w:val="00506DD1"/>
    <w:rsid w:val="00507323"/>
    <w:rsid w:val="00507709"/>
    <w:rsid w:val="00507EB2"/>
    <w:rsid w:val="00510B9C"/>
    <w:rsid w:val="00510F47"/>
    <w:rsid w:val="00513295"/>
    <w:rsid w:val="00513402"/>
    <w:rsid w:val="00513B08"/>
    <w:rsid w:val="00514168"/>
    <w:rsid w:val="00514720"/>
    <w:rsid w:val="00515B3D"/>
    <w:rsid w:val="00516202"/>
    <w:rsid w:val="00516993"/>
    <w:rsid w:val="00517C8B"/>
    <w:rsid w:val="00517FD5"/>
    <w:rsid w:val="00520031"/>
    <w:rsid w:val="0052008F"/>
    <w:rsid w:val="00520537"/>
    <w:rsid w:val="00520B9E"/>
    <w:rsid w:val="0052111D"/>
    <w:rsid w:val="005213AD"/>
    <w:rsid w:val="00521E94"/>
    <w:rsid w:val="00522CB1"/>
    <w:rsid w:val="00523018"/>
    <w:rsid w:val="005233A5"/>
    <w:rsid w:val="005234DC"/>
    <w:rsid w:val="005257C7"/>
    <w:rsid w:val="00525D24"/>
    <w:rsid w:val="00527D5D"/>
    <w:rsid w:val="00530142"/>
    <w:rsid w:val="005328CD"/>
    <w:rsid w:val="00533662"/>
    <w:rsid w:val="00533F39"/>
    <w:rsid w:val="00534DB4"/>
    <w:rsid w:val="00537803"/>
    <w:rsid w:val="00537A89"/>
    <w:rsid w:val="005402D3"/>
    <w:rsid w:val="005406C3"/>
    <w:rsid w:val="0054131F"/>
    <w:rsid w:val="0054192B"/>
    <w:rsid w:val="00543237"/>
    <w:rsid w:val="00543BAB"/>
    <w:rsid w:val="00546E4A"/>
    <w:rsid w:val="00546FEE"/>
    <w:rsid w:val="005513F9"/>
    <w:rsid w:val="0055307E"/>
    <w:rsid w:val="00553736"/>
    <w:rsid w:val="00555819"/>
    <w:rsid w:val="00556350"/>
    <w:rsid w:val="00560F7A"/>
    <w:rsid w:val="0056101D"/>
    <w:rsid w:val="0056115B"/>
    <w:rsid w:val="00561399"/>
    <w:rsid w:val="00562090"/>
    <w:rsid w:val="005620BD"/>
    <w:rsid w:val="00562628"/>
    <w:rsid w:val="00562AFB"/>
    <w:rsid w:val="0056323C"/>
    <w:rsid w:val="00564E5F"/>
    <w:rsid w:val="0056568B"/>
    <w:rsid w:val="005660C9"/>
    <w:rsid w:val="00567483"/>
    <w:rsid w:val="00570678"/>
    <w:rsid w:val="00571934"/>
    <w:rsid w:val="00571C19"/>
    <w:rsid w:val="00571CC3"/>
    <w:rsid w:val="00573C69"/>
    <w:rsid w:val="00574737"/>
    <w:rsid w:val="00574E3D"/>
    <w:rsid w:val="005750BF"/>
    <w:rsid w:val="00575EE7"/>
    <w:rsid w:val="005801A3"/>
    <w:rsid w:val="00581D2B"/>
    <w:rsid w:val="00582A87"/>
    <w:rsid w:val="00586105"/>
    <w:rsid w:val="005907DD"/>
    <w:rsid w:val="00591FF1"/>
    <w:rsid w:val="005924C3"/>
    <w:rsid w:val="0059275C"/>
    <w:rsid w:val="00592D87"/>
    <w:rsid w:val="005938F4"/>
    <w:rsid w:val="00593F71"/>
    <w:rsid w:val="0059655E"/>
    <w:rsid w:val="00597265"/>
    <w:rsid w:val="00597EF4"/>
    <w:rsid w:val="005A25FF"/>
    <w:rsid w:val="005A3EDB"/>
    <w:rsid w:val="005A408D"/>
    <w:rsid w:val="005A60E4"/>
    <w:rsid w:val="005B0F62"/>
    <w:rsid w:val="005B1470"/>
    <w:rsid w:val="005B238A"/>
    <w:rsid w:val="005B2B7F"/>
    <w:rsid w:val="005B2D79"/>
    <w:rsid w:val="005B32DD"/>
    <w:rsid w:val="005B4608"/>
    <w:rsid w:val="005B5281"/>
    <w:rsid w:val="005B52C9"/>
    <w:rsid w:val="005B7EB6"/>
    <w:rsid w:val="005C0A34"/>
    <w:rsid w:val="005C1A46"/>
    <w:rsid w:val="005C2D4F"/>
    <w:rsid w:val="005C50BB"/>
    <w:rsid w:val="005C5951"/>
    <w:rsid w:val="005C719E"/>
    <w:rsid w:val="005C7EEF"/>
    <w:rsid w:val="005D0CB4"/>
    <w:rsid w:val="005D4B3B"/>
    <w:rsid w:val="005D676C"/>
    <w:rsid w:val="005D6C2B"/>
    <w:rsid w:val="005D7436"/>
    <w:rsid w:val="005D7D31"/>
    <w:rsid w:val="005E11B0"/>
    <w:rsid w:val="005E17D8"/>
    <w:rsid w:val="005E1B92"/>
    <w:rsid w:val="005E2E6E"/>
    <w:rsid w:val="005E3A03"/>
    <w:rsid w:val="005E497F"/>
    <w:rsid w:val="005E512D"/>
    <w:rsid w:val="005E53B7"/>
    <w:rsid w:val="005E5666"/>
    <w:rsid w:val="005E568A"/>
    <w:rsid w:val="005E612D"/>
    <w:rsid w:val="005E64B4"/>
    <w:rsid w:val="005E6887"/>
    <w:rsid w:val="005E6C01"/>
    <w:rsid w:val="005E73F5"/>
    <w:rsid w:val="005E7607"/>
    <w:rsid w:val="005E7C8A"/>
    <w:rsid w:val="005F0575"/>
    <w:rsid w:val="005F0F6E"/>
    <w:rsid w:val="005F2BE8"/>
    <w:rsid w:val="005F4163"/>
    <w:rsid w:val="0060222A"/>
    <w:rsid w:val="00602E43"/>
    <w:rsid w:val="00603B1A"/>
    <w:rsid w:val="00603C4D"/>
    <w:rsid w:val="00603CEB"/>
    <w:rsid w:val="00605862"/>
    <w:rsid w:val="0060649D"/>
    <w:rsid w:val="00607B7C"/>
    <w:rsid w:val="00611FC9"/>
    <w:rsid w:val="00612242"/>
    <w:rsid w:val="0061458F"/>
    <w:rsid w:val="00614B09"/>
    <w:rsid w:val="00614FB6"/>
    <w:rsid w:val="00615125"/>
    <w:rsid w:val="00615240"/>
    <w:rsid w:val="006156E1"/>
    <w:rsid w:val="0061702A"/>
    <w:rsid w:val="006179FE"/>
    <w:rsid w:val="0062167B"/>
    <w:rsid w:val="006216C7"/>
    <w:rsid w:val="00621C43"/>
    <w:rsid w:val="00622174"/>
    <w:rsid w:val="006223F7"/>
    <w:rsid w:val="00623209"/>
    <w:rsid w:val="00623E43"/>
    <w:rsid w:val="00624CFC"/>
    <w:rsid w:val="0062627B"/>
    <w:rsid w:val="0062636A"/>
    <w:rsid w:val="00627B4F"/>
    <w:rsid w:val="00631208"/>
    <w:rsid w:val="00632925"/>
    <w:rsid w:val="00633242"/>
    <w:rsid w:val="0063535A"/>
    <w:rsid w:val="00635E45"/>
    <w:rsid w:val="00636E99"/>
    <w:rsid w:val="0064124D"/>
    <w:rsid w:val="00641FDB"/>
    <w:rsid w:val="00645D00"/>
    <w:rsid w:val="006460DF"/>
    <w:rsid w:val="006464F5"/>
    <w:rsid w:val="00646CEF"/>
    <w:rsid w:val="00650EB1"/>
    <w:rsid w:val="0065195F"/>
    <w:rsid w:val="006522D9"/>
    <w:rsid w:val="0065328E"/>
    <w:rsid w:val="0065468C"/>
    <w:rsid w:val="006554C3"/>
    <w:rsid w:val="006569DD"/>
    <w:rsid w:val="006631C1"/>
    <w:rsid w:val="0066426D"/>
    <w:rsid w:val="00664F19"/>
    <w:rsid w:val="00665CA1"/>
    <w:rsid w:val="00666955"/>
    <w:rsid w:val="00666E98"/>
    <w:rsid w:val="006700E9"/>
    <w:rsid w:val="00671835"/>
    <w:rsid w:val="00672589"/>
    <w:rsid w:val="0067298B"/>
    <w:rsid w:val="006731E4"/>
    <w:rsid w:val="00673A03"/>
    <w:rsid w:val="006771F1"/>
    <w:rsid w:val="0068012C"/>
    <w:rsid w:val="0068023E"/>
    <w:rsid w:val="00680D35"/>
    <w:rsid w:val="006813DF"/>
    <w:rsid w:val="0068141F"/>
    <w:rsid w:val="00681F60"/>
    <w:rsid w:val="006828DB"/>
    <w:rsid w:val="00684050"/>
    <w:rsid w:val="00684799"/>
    <w:rsid w:val="00686043"/>
    <w:rsid w:val="00686416"/>
    <w:rsid w:val="00692A58"/>
    <w:rsid w:val="00694914"/>
    <w:rsid w:val="00695E77"/>
    <w:rsid w:val="006A0699"/>
    <w:rsid w:val="006A0AD9"/>
    <w:rsid w:val="006A0C7D"/>
    <w:rsid w:val="006A0D66"/>
    <w:rsid w:val="006A19A7"/>
    <w:rsid w:val="006A2364"/>
    <w:rsid w:val="006A3CD8"/>
    <w:rsid w:val="006A3DDD"/>
    <w:rsid w:val="006A5604"/>
    <w:rsid w:val="006A79E1"/>
    <w:rsid w:val="006B09B1"/>
    <w:rsid w:val="006B0EC7"/>
    <w:rsid w:val="006B0ECE"/>
    <w:rsid w:val="006B19D6"/>
    <w:rsid w:val="006B53EF"/>
    <w:rsid w:val="006C4D0D"/>
    <w:rsid w:val="006C56CA"/>
    <w:rsid w:val="006C5D56"/>
    <w:rsid w:val="006C659F"/>
    <w:rsid w:val="006C6C18"/>
    <w:rsid w:val="006D1143"/>
    <w:rsid w:val="006D12CB"/>
    <w:rsid w:val="006D22B6"/>
    <w:rsid w:val="006D3916"/>
    <w:rsid w:val="006D58D1"/>
    <w:rsid w:val="006D5FEB"/>
    <w:rsid w:val="006E1C5B"/>
    <w:rsid w:val="006E2112"/>
    <w:rsid w:val="006E2405"/>
    <w:rsid w:val="006E3670"/>
    <w:rsid w:val="006E4F07"/>
    <w:rsid w:val="006E507F"/>
    <w:rsid w:val="006E5BF7"/>
    <w:rsid w:val="006E6E51"/>
    <w:rsid w:val="006E7275"/>
    <w:rsid w:val="006E7866"/>
    <w:rsid w:val="006F156B"/>
    <w:rsid w:val="006F2188"/>
    <w:rsid w:val="006F2DF2"/>
    <w:rsid w:val="006F4121"/>
    <w:rsid w:val="006F4380"/>
    <w:rsid w:val="006F4E95"/>
    <w:rsid w:val="006F6060"/>
    <w:rsid w:val="006F7976"/>
    <w:rsid w:val="00700F0E"/>
    <w:rsid w:val="00702C97"/>
    <w:rsid w:val="00705724"/>
    <w:rsid w:val="00706114"/>
    <w:rsid w:val="00706740"/>
    <w:rsid w:val="00707845"/>
    <w:rsid w:val="00710181"/>
    <w:rsid w:val="00710B49"/>
    <w:rsid w:val="0071209A"/>
    <w:rsid w:val="0071454B"/>
    <w:rsid w:val="00715D4E"/>
    <w:rsid w:val="00715EBF"/>
    <w:rsid w:val="00715F59"/>
    <w:rsid w:val="00716744"/>
    <w:rsid w:val="00717A72"/>
    <w:rsid w:val="00717D04"/>
    <w:rsid w:val="00721734"/>
    <w:rsid w:val="007228AF"/>
    <w:rsid w:val="007253B6"/>
    <w:rsid w:val="00726A17"/>
    <w:rsid w:val="00727092"/>
    <w:rsid w:val="00733C76"/>
    <w:rsid w:val="00733D8E"/>
    <w:rsid w:val="0073511F"/>
    <w:rsid w:val="00737628"/>
    <w:rsid w:val="00737CCB"/>
    <w:rsid w:val="0074008A"/>
    <w:rsid w:val="0074022F"/>
    <w:rsid w:val="00741725"/>
    <w:rsid w:val="00741879"/>
    <w:rsid w:val="00742188"/>
    <w:rsid w:val="007441A3"/>
    <w:rsid w:val="00744E04"/>
    <w:rsid w:val="00745CBD"/>
    <w:rsid w:val="00750FCA"/>
    <w:rsid w:val="00751C0C"/>
    <w:rsid w:val="00751EB9"/>
    <w:rsid w:val="00752C35"/>
    <w:rsid w:val="00753EBF"/>
    <w:rsid w:val="00754C87"/>
    <w:rsid w:val="00754D2F"/>
    <w:rsid w:val="0075582F"/>
    <w:rsid w:val="00757AF4"/>
    <w:rsid w:val="007623CD"/>
    <w:rsid w:val="00762D0E"/>
    <w:rsid w:val="00763BA3"/>
    <w:rsid w:val="00763D24"/>
    <w:rsid w:val="00764962"/>
    <w:rsid w:val="00764B27"/>
    <w:rsid w:val="00764D68"/>
    <w:rsid w:val="00765441"/>
    <w:rsid w:val="00765616"/>
    <w:rsid w:val="00767674"/>
    <w:rsid w:val="00767F60"/>
    <w:rsid w:val="00767F85"/>
    <w:rsid w:val="007724F6"/>
    <w:rsid w:val="007727CF"/>
    <w:rsid w:val="00773AAC"/>
    <w:rsid w:val="00774032"/>
    <w:rsid w:val="00774112"/>
    <w:rsid w:val="007754B1"/>
    <w:rsid w:val="007771C4"/>
    <w:rsid w:val="007776C1"/>
    <w:rsid w:val="00777DAA"/>
    <w:rsid w:val="00780512"/>
    <w:rsid w:val="00782912"/>
    <w:rsid w:val="00782A3D"/>
    <w:rsid w:val="00783252"/>
    <w:rsid w:val="00784982"/>
    <w:rsid w:val="0078528F"/>
    <w:rsid w:val="007867E9"/>
    <w:rsid w:val="00786CEA"/>
    <w:rsid w:val="00787998"/>
    <w:rsid w:val="00787E71"/>
    <w:rsid w:val="00790136"/>
    <w:rsid w:val="007912D5"/>
    <w:rsid w:val="0079132D"/>
    <w:rsid w:val="00791C9C"/>
    <w:rsid w:val="00794E5F"/>
    <w:rsid w:val="00796744"/>
    <w:rsid w:val="00796997"/>
    <w:rsid w:val="00796D87"/>
    <w:rsid w:val="00797FEA"/>
    <w:rsid w:val="007A0373"/>
    <w:rsid w:val="007A0A3E"/>
    <w:rsid w:val="007A13EA"/>
    <w:rsid w:val="007A1847"/>
    <w:rsid w:val="007A37F1"/>
    <w:rsid w:val="007A44BD"/>
    <w:rsid w:val="007A4ADD"/>
    <w:rsid w:val="007A5C66"/>
    <w:rsid w:val="007A6A10"/>
    <w:rsid w:val="007A6F86"/>
    <w:rsid w:val="007B09ED"/>
    <w:rsid w:val="007B1547"/>
    <w:rsid w:val="007B1782"/>
    <w:rsid w:val="007B2F52"/>
    <w:rsid w:val="007B303D"/>
    <w:rsid w:val="007B36A4"/>
    <w:rsid w:val="007B534C"/>
    <w:rsid w:val="007B78A4"/>
    <w:rsid w:val="007C1687"/>
    <w:rsid w:val="007C1978"/>
    <w:rsid w:val="007C1B18"/>
    <w:rsid w:val="007C25BD"/>
    <w:rsid w:val="007C2EFE"/>
    <w:rsid w:val="007C4825"/>
    <w:rsid w:val="007C6703"/>
    <w:rsid w:val="007C6D23"/>
    <w:rsid w:val="007C7114"/>
    <w:rsid w:val="007D011A"/>
    <w:rsid w:val="007D1C40"/>
    <w:rsid w:val="007D1F5B"/>
    <w:rsid w:val="007D1FD7"/>
    <w:rsid w:val="007D20A7"/>
    <w:rsid w:val="007D2988"/>
    <w:rsid w:val="007D353E"/>
    <w:rsid w:val="007D4F7F"/>
    <w:rsid w:val="007D6FCC"/>
    <w:rsid w:val="007D712E"/>
    <w:rsid w:val="007D7A27"/>
    <w:rsid w:val="007E057A"/>
    <w:rsid w:val="007E2C45"/>
    <w:rsid w:val="007E328B"/>
    <w:rsid w:val="007E385A"/>
    <w:rsid w:val="007E3BB9"/>
    <w:rsid w:val="007E74D6"/>
    <w:rsid w:val="007F1D1F"/>
    <w:rsid w:val="007F1FAE"/>
    <w:rsid w:val="007F2CF4"/>
    <w:rsid w:val="007F5FAA"/>
    <w:rsid w:val="007F6EE5"/>
    <w:rsid w:val="00800BA1"/>
    <w:rsid w:val="00800E28"/>
    <w:rsid w:val="00801849"/>
    <w:rsid w:val="008043CE"/>
    <w:rsid w:val="008059B5"/>
    <w:rsid w:val="008077CA"/>
    <w:rsid w:val="00807E95"/>
    <w:rsid w:val="00810DD4"/>
    <w:rsid w:val="00810EC5"/>
    <w:rsid w:val="00811931"/>
    <w:rsid w:val="00813655"/>
    <w:rsid w:val="00816CEC"/>
    <w:rsid w:val="0081712B"/>
    <w:rsid w:val="008178C1"/>
    <w:rsid w:val="008213FD"/>
    <w:rsid w:val="00821447"/>
    <w:rsid w:val="008218E9"/>
    <w:rsid w:val="00821DF5"/>
    <w:rsid w:val="00822E4F"/>
    <w:rsid w:val="008246DF"/>
    <w:rsid w:val="00824B6D"/>
    <w:rsid w:val="00824D1B"/>
    <w:rsid w:val="00825046"/>
    <w:rsid w:val="0082659C"/>
    <w:rsid w:val="008305BF"/>
    <w:rsid w:val="00830B25"/>
    <w:rsid w:val="00830BE0"/>
    <w:rsid w:val="008312CC"/>
    <w:rsid w:val="008320F5"/>
    <w:rsid w:val="00832EB4"/>
    <w:rsid w:val="0083377D"/>
    <w:rsid w:val="008340D3"/>
    <w:rsid w:val="00837D26"/>
    <w:rsid w:val="008425B8"/>
    <w:rsid w:val="00843515"/>
    <w:rsid w:val="00843CA2"/>
    <w:rsid w:val="00846558"/>
    <w:rsid w:val="0084693D"/>
    <w:rsid w:val="00846F7E"/>
    <w:rsid w:val="00847DF9"/>
    <w:rsid w:val="00850B32"/>
    <w:rsid w:val="0085214F"/>
    <w:rsid w:val="0085293A"/>
    <w:rsid w:val="00852ADD"/>
    <w:rsid w:val="00853CFC"/>
    <w:rsid w:val="00855CC8"/>
    <w:rsid w:val="0086144C"/>
    <w:rsid w:val="00861F63"/>
    <w:rsid w:val="008667F4"/>
    <w:rsid w:val="0087091C"/>
    <w:rsid w:val="00870B01"/>
    <w:rsid w:val="008718CE"/>
    <w:rsid w:val="00871994"/>
    <w:rsid w:val="00872C70"/>
    <w:rsid w:val="0087380A"/>
    <w:rsid w:val="00874A41"/>
    <w:rsid w:val="008752D1"/>
    <w:rsid w:val="00875F58"/>
    <w:rsid w:val="00881D8D"/>
    <w:rsid w:val="00881FAA"/>
    <w:rsid w:val="00882BD8"/>
    <w:rsid w:val="00885839"/>
    <w:rsid w:val="00885B6C"/>
    <w:rsid w:val="00887061"/>
    <w:rsid w:val="0088762C"/>
    <w:rsid w:val="00887AD1"/>
    <w:rsid w:val="0089170A"/>
    <w:rsid w:val="0089195F"/>
    <w:rsid w:val="00892E3B"/>
    <w:rsid w:val="00893AFE"/>
    <w:rsid w:val="00895212"/>
    <w:rsid w:val="00895BB8"/>
    <w:rsid w:val="008965A5"/>
    <w:rsid w:val="008979C1"/>
    <w:rsid w:val="00897E78"/>
    <w:rsid w:val="008A070D"/>
    <w:rsid w:val="008A072B"/>
    <w:rsid w:val="008A1DAC"/>
    <w:rsid w:val="008A1E63"/>
    <w:rsid w:val="008A25DC"/>
    <w:rsid w:val="008A2AAC"/>
    <w:rsid w:val="008A30A6"/>
    <w:rsid w:val="008A5645"/>
    <w:rsid w:val="008A5AAE"/>
    <w:rsid w:val="008A7ED3"/>
    <w:rsid w:val="008A7ED8"/>
    <w:rsid w:val="008B0028"/>
    <w:rsid w:val="008B068F"/>
    <w:rsid w:val="008B09DB"/>
    <w:rsid w:val="008B0EF7"/>
    <w:rsid w:val="008B3B94"/>
    <w:rsid w:val="008B57F4"/>
    <w:rsid w:val="008B60C1"/>
    <w:rsid w:val="008B7023"/>
    <w:rsid w:val="008B71BA"/>
    <w:rsid w:val="008B7367"/>
    <w:rsid w:val="008C0D10"/>
    <w:rsid w:val="008C3ACE"/>
    <w:rsid w:val="008C3AE0"/>
    <w:rsid w:val="008C3D77"/>
    <w:rsid w:val="008C3F2F"/>
    <w:rsid w:val="008C6D91"/>
    <w:rsid w:val="008D11D0"/>
    <w:rsid w:val="008D4B63"/>
    <w:rsid w:val="008D594F"/>
    <w:rsid w:val="008E0013"/>
    <w:rsid w:val="008E0C28"/>
    <w:rsid w:val="008E1753"/>
    <w:rsid w:val="008E17E6"/>
    <w:rsid w:val="008E19CC"/>
    <w:rsid w:val="008E295B"/>
    <w:rsid w:val="008E2BC1"/>
    <w:rsid w:val="008E4A9D"/>
    <w:rsid w:val="008E5FC1"/>
    <w:rsid w:val="008E6D4C"/>
    <w:rsid w:val="008E72D8"/>
    <w:rsid w:val="008F09AA"/>
    <w:rsid w:val="008F2532"/>
    <w:rsid w:val="008F3FF1"/>
    <w:rsid w:val="008F6CFC"/>
    <w:rsid w:val="008F6F44"/>
    <w:rsid w:val="00901712"/>
    <w:rsid w:val="0090219C"/>
    <w:rsid w:val="0090292C"/>
    <w:rsid w:val="009037D6"/>
    <w:rsid w:val="00912587"/>
    <w:rsid w:val="0091276D"/>
    <w:rsid w:val="00913B20"/>
    <w:rsid w:val="0091673A"/>
    <w:rsid w:val="00917627"/>
    <w:rsid w:val="0091763F"/>
    <w:rsid w:val="00924F4C"/>
    <w:rsid w:val="00927701"/>
    <w:rsid w:val="009277A5"/>
    <w:rsid w:val="00932FD6"/>
    <w:rsid w:val="0093362B"/>
    <w:rsid w:val="00933728"/>
    <w:rsid w:val="00937BCD"/>
    <w:rsid w:val="009409AB"/>
    <w:rsid w:val="00941817"/>
    <w:rsid w:val="00941A5B"/>
    <w:rsid w:val="00943A59"/>
    <w:rsid w:val="00943E93"/>
    <w:rsid w:val="00944C2C"/>
    <w:rsid w:val="00946CA1"/>
    <w:rsid w:val="00946E01"/>
    <w:rsid w:val="009472B1"/>
    <w:rsid w:val="009473D4"/>
    <w:rsid w:val="009501F5"/>
    <w:rsid w:val="009514EE"/>
    <w:rsid w:val="00951ADD"/>
    <w:rsid w:val="00951BBD"/>
    <w:rsid w:val="0095261A"/>
    <w:rsid w:val="009537EB"/>
    <w:rsid w:val="00953AA9"/>
    <w:rsid w:val="00953F64"/>
    <w:rsid w:val="009550F6"/>
    <w:rsid w:val="00955E24"/>
    <w:rsid w:val="00955F14"/>
    <w:rsid w:val="00956D3C"/>
    <w:rsid w:val="00963679"/>
    <w:rsid w:val="00964E18"/>
    <w:rsid w:val="00966156"/>
    <w:rsid w:val="00966C48"/>
    <w:rsid w:val="009670BE"/>
    <w:rsid w:val="009719F0"/>
    <w:rsid w:val="00971B96"/>
    <w:rsid w:val="00971D9D"/>
    <w:rsid w:val="00971F31"/>
    <w:rsid w:val="00972402"/>
    <w:rsid w:val="00972552"/>
    <w:rsid w:val="00972BB5"/>
    <w:rsid w:val="00973765"/>
    <w:rsid w:val="009743F1"/>
    <w:rsid w:val="00975745"/>
    <w:rsid w:val="00975ECB"/>
    <w:rsid w:val="0097645B"/>
    <w:rsid w:val="00977C4E"/>
    <w:rsid w:val="00977F1B"/>
    <w:rsid w:val="0098141F"/>
    <w:rsid w:val="009830BC"/>
    <w:rsid w:val="00984A72"/>
    <w:rsid w:val="009913E0"/>
    <w:rsid w:val="00992AF9"/>
    <w:rsid w:val="0099333D"/>
    <w:rsid w:val="00995D4F"/>
    <w:rsid w:val="00996372"/>
    <w:rsid w:val="009973DC"/>
    <w:rsid w:val="009A1670"/>
    <w:rsid w:val="009A3800"/>
    <w:rsid w:val="009A42F2"/>
    <w:rsid w:val="009A443C"/>
    <w:rsid w:val="009A49A3"/>
    <w:rsid w:val="009A5B09"/>
    <w:rsid w:val="009A602F"/>
    <w:rsid w:val="009A679D"/>
    <w:rsid w:val="009B010E"/>
    <w:rsid w:val="009B134E"/>
    <w:rsid w:val="009B3845"/>
    <w:rsid w:val="009B4C8D"/>
    <w:rsid w:val="009B6A4C"/>
    <w:rsid w:val="009C1D86"/>
    <w:rsid w:val="009C4475"/>
    <w:rsid w:val="009C54D7"/>
    <w:rsid w:val="009C58F5"/>
    <w:rsid w:val="009C5DA0"/>
    <w:rsid w:val="009D0A62"/>
    <w:rsid w:val="009D1307"/>
    <w:rsid w:val="009D2226"/>
    <w:rsid w:val="009D3399"/>
    <w:rsid w:val="009D3832"/>
    <w:rsid w:val="009D3D76"/>
    <w:rsid w:val="009D4ADA"/>
    <w:rsid w:val="009D52B1"/>
    <w:rsid w:val="009E0751"/>
    <w:rsid w:val="009E2F76"/>
    <w:rsid w:val="009E31A1"/>
    <w:rsid w:val="009E36F8"/>
    <w:rsid w:val="009E3851"/>
    <w:rsid w:val="009E3ED6"/>
    <w:rsid w:val="009E5547"/>
    <w:rsid w:val="009E6026"/>
    <w:rsid w:val="009E68A6"/>
    <w:rsid w:val="009E70B1"/>
    <w:rsid w:val="009F0558"/>
    <w:rsid w:val="009F1F07"/>
    <w:rsid w:val="009F24FF"/>
    <w:rsid w:val="009F47BC"/>
    <w:rsid w:val="009F516B"/>
    <w:rsid w:val="009F6B02"/>
    <w:rsid w:val="009F7C71"/>
    <w:rsid w:val="00A0390C"/>
    <w:rsid w:val="00A03E4F"/>
    <w:rsid w:val="00A058F9"/>
    <w:rsid w:val="00A059CB"/>
    <w:rsid w:val="00A05F21"/>
    <w:rsid w:val="00A06566"/>
    <w:rsid w:val="00A0677C"/>
    <w:rsid w:val="00A069E3"/>
    <w:rsid w:val="00A1024D"/>
    <w:rsid w:val="00A1126C"/>
    <w:rsid w:val="00A1498F"/>
    <w:rsid w:val="00A14DC6"/>
    <w:rsid w:val="00A1595C"/>
    <w:rsid w:val="00A1630B"/>
    <w:rsid w:val="00A16434"/>
    <w:rsid w:val="00A20424"/>
    <w:rsid w:val="00A21440"/>
    <w:rsid w:val="00A2158E"/>
    <w:rsid w:val="00A21B8F"/>
    <w:rsid w:val="00A22C69"/>
    <w:rsid w:val="00A233CC"/>
    <w:rsid w:val="00A23B36"/>
    <w:rsid w:val="00A24320"/>
    <w:rsid w:val="00A245F5"/>
    <w:rsid w:val="00A256AA"/>
    <w:rsid w:val="00A25FEF"/>
    <w:rsid w:val="00A26430"/>
    <w:rsid w:val="00A33767"/>
    <w:rsid w:val="00A33A8E"/>
    <w:rsid w:val="00A34337"/>
    <w:rsid w:val="00A40070"/>
    <w:rsid w:val="00A40E08"/>
    <w:rsid w:val="00A4292B"/>
    <w:rsid w:val="00A42D6C"/>
    <w:rsid w:val="00A43EDE"/>
    <w:rsid w:val="00A44A81"/>
    <w:rsid w:val="00A4528A"/>
    <w:rsid w:val="00A45842"/>
    <w:rsid w:val="00A45C2C"/>
    <w:rsid w:val="00A5072E"/>
    <w:rsid w:val="00A5100D"/>
    <w:rsid w:val="00A52A0F"/>
    <w:rsid w:val="00A53751"/>
    <w:rsid w:val="00A5490F"/>
    <w:rsid w:val="00A57E80"/>
    <w:rsid w:val="00A609F9"/>
    <w:rsid w:val="00A615FA"/>
    <w:rsid w:val="00A63F6C"/>
    <w:rsid w:val="00A6505E"/>
    <w:rsid w:val="00A65B47"/>
    <w:rsid w:val="00A71E40"/>
    <w:rsid w:val="00A76622"/>
    <w:rsid w:val="00A815DA"/>
    <w:rsid w:val="00A81D29"/>
    <w:rsid w:val="00A83389"/>
    <w:rsid w:val="00A83BCC"/>
    <w:rsid w:val="00A8574A"/>
    <w:rsid w:val="00A90007"/>
    <w:rsid w:val="00A91591"/>
    <w:rsid w:val="00A916EC"/>
    <w:rsid w:val="00A92324"/>
    <w:rsid w:val="00A92AAF"/>
    <w:rsid w:val="00A970C9"/>
    <w:rsid w:val="00AA0782"/>
    <w:rsid w:val="00AA0C0A"/>
    <w:rsid w:val="00AA3FD1"/>
    <w:rsid w:val="00AA49EB"/>
    <w:rsid w:val="00AA68B4"/>
    <w:rsid w:val="00AA6D32"/>
    <w:rsid w:val="00AB1648"/>
    <w:rsid w:val="00AB1E66"/>
    <w:rsid w:val="00AB20B2"/>
    <w:rsid w:val="00AB40A5"/>
    <w:rsid w:val="00AB488F"/>
    <w:rsid w:val="00AB5511"/>
    <w:rsid w:val="00AB7A1A"/>
    <w:rsid w:val="00AC1496"/>
    <w:rsid w:val="00AC31C4"/>
    <w:rsid w:val="00AC3ABF"/>
    <w:rsid w:val="00AC3D48"/>
    <w:rsid w:val="00AC41CE"/>
    <w:rsid w:val="00AC4C9F"/>
    <w:rsid w:val="00AC648E"/>
    <w:rsid w:val="00AC7E92"/>
    <w:rsid w:val="00AD006B"/>
    <w:rsid w:val="00AD1FD0"/>
    <w:rsid w:val="00AD2944"/>
    <w:rsid w:val="00AD31F5"/>
    <w:rsid w:val="00AD4A14"/>
    <w:rsid w:val="00AD730A"/>
    <w:rsid w:val="00AD7955"/>
    <w:rsid w:val="00AE34C1"/>
    <w:rsid w:val="00AE53DE"/>
    <w:rsid w:val="00AE5A7E"/>
    <w:rsid w:val="00AE5E41"/>
    <w:rsid w:val="00AE73B5"/>
    <w:rsid w:val="00AE754A"/>
    <w:rsid w:val="00AF23BB"/>
    <w:rsid w:val="00AF3885"/>
    <w:rsid w:val="00AF38B2"/>
    <w:rsid w:val="00AF3EB6"/>
    <w:rsid w:val="00AF4A23"/>
    <w:rsid w:val="00AF5C04"/>
    <w:rsid w:val="00AF6B48"/>
    <w:rsid w:val="00AF70BE"/>
    <w:rsid w:val="00B00981"/>
    <w:rsid w:val="00B03FAB"/>
    <w:rsid w:val="00B04C83"/>
    <w:rsid w:val="00B04DD1"/>
    <w:rsid w:val="00B062B0"/>
    <w:rsid w:val="00B06D51"/>
    <w:rsid w:val="00B10DD4"/>
    <w:rsid w:val="00B12606"/>
    <w:rsid w:val="00B127A7"/>
    <w:rsid w:val="00B13A06"/>
    <w:rsid w:val="00B13E3F"/>
    <w:rsid w:val="00B14879"/>
    <w:rsid w:val="00B15D7C"/>
    <w:rsid w:val="00B16E02"/>
    <w:rsid w:val="00B175A3"/>
    <w:rsid w:val="00B200D9"/>
    <w:rsid w:val="00B20C86"/>
    <w:rsid w:val="00B25D3D"/>
    <w:rsid w:val="00B26692"/>
    <w:rsid w:val="00B27FC0"/>
    <w:rsid w:val="00B313D0"/>
    <w:rsid w:val="00B3411A"/>
    <w:rsid w:val="00B350F7"/>
    <w:rsid w:val="00B35663"/>
    <w:rsid w:val="00B35AE6"/>
    <w:rsid w:val="00B35E47"/>
    <w:rsid w:val="00B36BA0"/>
    <w:rsid w:val="00B376FB"/>
    <w:rsid w:val="00B4030B"/>
    <w:rsid w:val="00B42304"/>
    <w:rsid w:val="00B42999"/>
    <w:rsid w:val="00B44290"/>
    <w:rsid w:val="00B456F1"/>
    <w:rsid w:val="00B50EBD"/>
    <w:rsid w:val="00B52017"/>
    <w:rsid w:val="00B528C6"/>
    <w:rsid w:val="00B5295B"/>
    <w:rsid w:val="00B52F05"/>
    <w:rsid w:val="00B539A0"/>
    <w:rsid w:val="00B56495"/>
    <w:rsid w:val="00B56D83"/>
    <w:rsid w:val="00B61B87"/>
    <w:rsid w:val="00B61C6B"/>
    <w:rsid w:val="00B63882"/>
    <w:rsid w:val="00B63F16"/>
    <w:rsid w:val="00B65583"/>
    <w:rsid w:val="00B655FF"/>
    <w:rsid w:val="00B67573"/>
    <w:rsid w:val="00B705DB"/>
    <w:rsid w:val="00B711C1"/>
    <w:rsid w:val="00B71250"/>
    <w:rsid w:val="00B712D4"/>
    <w:rsid w:val="00B73A7E"/>
    <w:rsid w:val="00B74217"/>
    <w:rsid w:val="00B74EE1"/>
    <w:rsid w:val="00B75BEA"/>
    <w:rsid w:val="00B77176"/>
    <w:rsid w:val="00B77DC6"/>
    <w:rsid w:val="00B80078"/>
    <w:rsid w:val="00B80DE0"/>
    <w:rsid w:val="00B83B9D"/>
    <w:rsid w:val="00B84A58"/>
    <w:rsid w:val="00B8554B"/>
    <w:rsid w:val="00B90150"/>
    <w:rsid w:val="00B91343"/>
    <w:rsid w:val="00B92C2A"/>
    <w:rsid w:val="00B93865"/>
    <w:rsid w:val="00B93A62"/>
    <w:rsid w:val="00B9594A"/>
    <w:rsid w:val="00B96148"/>
    <w:rsid w:val="00B96687"/>
    <w:rsid w:val="00B96740"/>
    <w:rsid w:val="00B96902"/>
    <w:rsid w:val="00BA01BD"/>
    <w:rsid w:val="00BA3163"/>
    <w:rsid w:val="00BA42A7"/>
    <w:rsid w:val="00BA4EA4"/>
    <w:rsid w:val="00BA5EBE"/>
    <w:rsid w:val="00BA5F58"/>
    <w:rsid w:val="00BA63F6"/>
    <w:rsid w:val="00BA653D"/>
    <w:rsid w:val="00BB1DF2"/>
    <w:rsid w:val="00BB4DF6"/>
    <w:rsid w:val="00BB512F"/>
    <w:rsid w:val="00BC13B1"/>
    <w:rsid w:val="00BC2D9C"/>
    <w:rsid w:val="00BC34CC"/>
    <w:rsid w:val="00BC4760"/>
    <w:rsid w:val="00BC4FB1"/>
    <w:rsid w:val="00BC6A9B"/>
    <w:rsid w:val="00BC6B43"/>
    <w:rsid w:val="00BC7229"/>
    <w:rsid w:val="00BD075F"/>
    <w:rsid w:val="00BD0A10"/>
    <w:rsid w:val="00BD12B6"/>
    <w:rsid w:val="00BD29B5"/>
    <w:rsid w:val="00BD2EF5"/>
    <w:rsid w:val="00BD30F8"/>
    <w:rsid w:val="00BD43E3"/>
    <w:rsid w:val="00BD4630"/>
    <w:rsid w:val="00BD4A07"/>
    <w:rsid w:val="00BD5480"/>
    <w:rsid w:val="00BD5CD9"/>
    <w:rsid w:val="00BD613D"/>
    <w:rsid w:val="00BD6305"/>
    <w:rsid w:val="00BD7D3F"/>
    <w:rsid w:val="00BE1A23"/>
    <w:rsid w:val="00BE33FE"/>
    <w:rsid w:val="00BE37F8"/>
    <w:rsid w:val="00BE4302"/>
    <w:rsid w:val="00BF0B2A"/>
    <w:rsid w:val="00BF25A7"/>
    <w:rsid w:val="00BF4969"/>
    <w:rsid w:val="00BF5272"/>
    <w:rsid w:val="00BF6810"/>
    <w:rsid w:val="00BF7E61"/>
    <w:rsid w:val="00C0222D"/>
    <w:rsid w:val="00C02339"/>
    <w:rsid w:val="00C02524"/>
    <w:rsid w:val="00C0390D"/>
    <w:rsid w:val="00C05A06"/>
    <w:rsid w:val="00C079E0"/>
    <w:rsid w:val="00C07A0E"/>
    <w:rsid w:val="00C1189D"/>
    <w:rsid w:val="00C131E9"/>
    <w:rsid w:val="00C13549"/>
    <w:rsid w:val="00C13E69"/>
    <w:rsid w:val="00C147FE"/>
    <w:rsid w:val="00C15D07"/>
    <w:rsid w:val="00C15D32"/>
    <w:rsid w:val="00C16012"/>
    <w:rsid w:val="00C16E2A"/>
    <w:rsid w:val="00C17B43"/>
    <w:rsid w:val="00C2050B"/>
    <w:rsid w:val="00C205E6"/>
    <w:rsid w:val="00C2195D"/>
    <w:rsid w:val="00C2209C"/>
    <w:rsid w:val="00C22778"/>
    <w:rsid w:val="00C234C1"/>
    <w:rsid w:val="00C23996"/>
    <w:rsid w:val="00C23C6C"/>
    <w:rsid w:val="00C24068"/>
    <w:rsid w:val="00C24C4B"/>
    <w:rsid w:val="00C25048"/>
    <w:rsid w:val="00C254E8"/>
    <w:rsid w:val="00C25E6E"/>
    <w:rsid w:val="00C26275"/>
    <w:rsid w:val="00C2768F"/>
    <w:rsid w:val="00C27C42"/>
    <w:rsid w:val="00C30CA3"/>
    <w:rsid w:val="00C311E7"/>
    <w:rsid w:val="00C31354"/>
    <w:rsid w:val="00C3136D"/>
    <w:rsid w:val="00C3157F"/>
    <w:rsid w:val="00C31A32"/>
    <w:rsid w:val="00C32941"/>
    <w:rsid w:val="00C35FA9"/>
    <w:rsid w:val="00C36D86"/>
    <w:rsid w:val="00C42443"/>
    <w:rsid w:val="00C43C3D"/>
    <w:rsid w:val="00C45029"/>
    <w:rsid w:val="00C45567"/>
    <w:rsid w:val="00C45C6F"/>
    <w:rsid w:val="00C46018"/>
    <w:rsid w:val="00C46167"/>
    <w:rsid w:val="00C46343"/>
    <w:rsid w:val="00C46374"/>
    <w:rsid w:val="00C47B38"/>
    <w:rsid w:val="00C50D23"/>
    <w:rsid w:val="00C51DCD"/>
    <w:rsid w:val="00C53704"/>
    <w:rsid w:val="00C53826"/>
    <w:rsid w:val="00C53E46"/>
    <w:rsid w:val="00C568C1"/>
    <w:rsid w:val="00C56C42"/>
    <w:rsid w:val="00C56DDA"/>
    <w:rsid w:val="00C60D21"/>
    <w:rsid w:val="00C61651"/>
    <w:rsid w:val="00C620A6"/>
    <w:rsid w:val="00C62D36"/>
    <w:rsid w:val="00C6316A"/>
    <w:rsid w:val="00C6479C"/>
    <w:rsid w:val="00C6492F"/>
    <w:rsid w:val="00C65A9C"/>
    <w:rsid w:val="00C66EDE"/>
    <w:rsid w:val="00C676E5"/>
    <w:rsid w:val="00C717DA"/>
    <w:rsid w:val="00C76022"/>
    <w:rsid w:val="00C768CE"/>
    <w:rsid w:val="00C76903"/>
    <w:rsid w:val="00C77B97"/>
    <w:rsid w:val="00C806DF"/>
    <w:rsid w:val="00C807EB"/>
    <w:rsid w:val="00C812DE"/>
    <w:rsid w:val="00C81306"/>
    <w:rsid w:val="00C81663"/>
    <w:rsid w:val="00C834AD"/>
    <w:rsid w:val="00C83ACE"/>
    <w:rsid w:val="00C849AF"/>
    <w:rsid w:val="00C8525A"/>
    <w:rsid w:val="00C86629"/>
    <w:rsid w:val="00C87FCA"/>
    <w:rsid w:val="00C9014C"/>
    <w:rsid w:val="00C90E94"/>
    <w:rsid w:val="00C9149C"/>
    <w:rsid w:val="00C91B8F"/>
    <w:rsid w:val="00C91CE5"/>
    <w:rsid w:val="00C91DCF"/>
    <w:rsid w:val="00C92C6D"/>
    <w:rsid w:val="00C92FDB"/>
    <w:rsid w:val="00C93451"/>
    <w:rsid w:val="00C94E8A"/>
    <w:rsid w:val="00C95ED4"/>
    <w:rsid w:val="00C961CD"/>
    <w:rsid w:val="00C96726"/>
    <w:rsid w:val="00C974D5"/>
    <w:rsid w:val="00CA04B8"/>
    <w:rsid w:val="00CA0B3C"/>
    <w:rsid w:val="00CA1DFE"/>
    <w:rsid w:val="00CA27D3"/>
    <w:rsid w:val="00CA444E"/>
    <w:rsid w:val="00CA483F"/>
    <w:rsid w:val="00CA62A3"/>
    <w:rsid w:val="00CA6B48"/>
    <w:rsid w:val="00CB02AC"/>
    <w:rsid w:val="00CB53EE"/>
    <w:rsid w:val="00CB78AD"/>
    <w:rsid w:val="00CB79AB"/>
    <w:rsid w:val="00CB7C98"/>
    <w:rsid w:val="00CC06C1"/>
    <w:rsid w:val="00CC0CA1"/>
    <w:rsid w:val="00CC10F6"/>
    <w:rsid w:val="00CC5E36"/>
    <w:rsid w:val="00CC730A"/>
    <w:rsid w:val="00CC74F2"/>
    <w:rsid w:val="00CC758D"/>
    <w:rsid w:val="00CC78B4"/>
    <w:rsid w:val="00CD010E"/>
    <w:rsid w:val="00CD0662"/>
    <w:rsid w:val="00CD12CE"/>
    <w:rsid w:val="00CD15F1"/>
    <w:rsid w:val="00CD1B19"/>
    <w:rsid w:val="00CD252F"/>
    <w:rsid w:val="00CD517B"/>
    <w:rsid w:val="00CD69D0"/>
    <w:rsid w:val="00CD6ECD"/>
    <w:rsid w:val="00CD77E6"/>
    <w:rsid w:val="00CE0082"/>
    <w:rsid w:val="00CE0323"/>
    <w:rsid w:val="00CE1B52"/>
    <w:rsid w:val="00CE5F38"/>
    <w:rsid w:val="00CE6525"/>
    <w:rsid w:val="00CE6B00"/>
    <w:rsid w:val="00CE753F"/>
    <w:rsid w:val="00CE7694"/>
    <w:rsid w:val="00CF01E5"/>
    <w:rsid w:val="00CF0C12"/>
    <w:rsid w:val="00CF10F2"/>
    <w:rsid w:val="00CF170D"/>
    <w:rsid w:val="00CF4B14"/>
    <w:rsid w:val="00CF5AF4"/>
    <w:rsid w:val="00CF6FE3"/>
    <w:rsid w:val="00CF73B2"/>
    <w:rsid w:val="00CF73C5"/>
    <w:rsid w:val="00D00FEE"/>
    <w:rsid w:val="00D01243"/>
    <w:rsid w:val="00D01E5F"/>
    <w:rsid w:val="00D03D11"/>
    <w:rsid w:val="00D05BCC"/>
    <w:rsid w:val="00D07025"/>
    <w:rsid w:val="00D129C9"/>
    <w:rsid w:val="00D1392B"/>
    <w:rsid w:val="00D1490D"/>
    <w:rsid w:val="00D14C74"/>
    <w:rsid w:val="00D14F82"/>
    <w:rsid w:val="00D176A2"/>
    <w:rsid w:val="00D17B16"/>
    <w:rsid w:val="00D17F4F"/>
    <w:rsid w:val="00D21278"/>
    <w:rsid w:val="00D21B4F"/>
    <w:rsid w:val="00D22F13"/>
    <w:rsid w:val="00D2316F"/>
    <w:rsid w:val="00D233E3"/>
    <w:rsid w:val="00D234E9"/>
    <w:rsid w:val="00D243F4"/>
    <w:rsid w:val="00D24CEE"/>
    <w:rsid w:val="00D25010"/>
    <w:rsid w:val="00D261CB"/>
    <w:rsid w:val="00D262ED"/>
    <w:rsid w:val="00D26D0D"/>
    <w:rsid w:val="00D27374"/>
    <w:rsid w:val="00D306D4"/>
    <w:rsid w:val="00D326B7"/>
    <w:rsid w:val="00D34E75"/>
    <w:rsid w:val="00D35E9B"/>
    <w:rsid w:val="00D37AD7"/>
    <w:rsid w:val="00D37D56"/>
    <w:rsid w:val="00D418CF"/>
    <w:rsid w:val="00D41FE9"/>
    <w:rsid w:val="00D43EBD"/>
    <w:rsid w:val="00D441D9"/>
    <w:rsid w:val="00D44E6D"/>
    <w:rsid w:val="00D45312"/>
    <w:rsid w:val="00D461DA"/>
    <w:rsid w:val="00D4671B"/>
    <w:rsid w:val="00D5075A"/>
    <w:rsid w:val="00D51332"/>
    <w:rsid w:val="00D5138B"/>
    <w:rsid w:val="00D51BB4"/>
    <w:rsid w:val="00D52220"/>
    <w:rsid w:val="00D530C7"/>
    <w:rsid w:val="00D53586"/>
    <w:rsid w:val="00D54036"/>
    <w:rsid w:val="00D55D6A"/>
    <w:rsid w:val="00D57798"/>
    <w:rsid w:val="00D61786"/>
    <w:rsid w:val="00D671D3"/>
    <w:rsid w:val="00D702D7"/>
    <w:rsid w:val="00D70BDD"/>
    <w:rsid w:val="00D717B3"/>
    <w:rsid w:val="00D71ADD"/>
    <w:rsid w:val="00D72D92"/>
    <w:rsid w:val="00D7303E"/>
    <w:rsid w:val="00D74509"/>
    <w:rsid w:val="00D772B6"/>
    <w:rsid w:val="00D77443"/>
    <w:rsid w:val="00D777EE"/>
    <w:rsid w:val="00D81207"/>
    <w:rsid w:val="00D816A4"/>
    <w:rsid w:val="00D8244A"/>
    <w:rsid w:val="00D82FFB"/>
    <w:rsid w:val="00D8497A"/>
    <w:rsid w:val="00D8574C"/>
    <w:rsid w:val="00D86A2C"/>
    <w:rsid w:val="00D90055"/>
    <w:rsid w:val="00D900F8"/>
    <w:rsid w:val="00D9139B"/>
    <w:rsid w:val="00D93014"/>
    <w:rsid w:val="00D93E7C"/>
    <w:rsid w:val="00D9529B"/>
    <w:rsid w:val="00D95981"/>
    <w:rsid w:val="00D95BA7"/>
    <w:rsid w:val="00D97A22"/>
    <w:rsid w:val="00D97FCA"/>
    <w:rsid w:val="00D97FF5"/>
    <w:rsid w:val="00DA2486"/>
    <w:rsid w:val="00DA4738"/>
    <w:rsid w:val="00DA5798"/>
    <w:rsid w:val="00DA5CC2"/>
    <w:rsid w:val="00DA7532"/>
    <w:rsid w:val="00DB0750"/>
    <w:rsid w:val="00DB1419"/>
    <w:rsid w:val="00DB2177"/>
    <w:rsid w:val="00DB50CE"/>
    <w:rsid w:val="00DB53AC"/>
    <w:rsid w:val="00DB5508"/>
    <w:rsid w:val="00DB619C"/>
    <w:rsid w:val="00DC2DA0"/>
    <w:rsid w:val="00DC5344"/>
    <w:rsid w:val="00DC5A3F"/>
    <w:rsid w:val="00DC68F6"/>
    <w:rsid w:val="00DC7176"/>
    <w:rsid w:val="00DC7A86"/>
    <w:rsid w:val="00DC7AAA"/>
    <w:rsid w:val="00DD1897"/>
    <w:rsid w:val="00DD1D74"/>
    <w:rsid w:val="00DD2350"/>
    <w:rsid w:val="00DD2B9D"/>
    <w:rsid w:val="00DD381C"/>
    <w:rsid w:val="00DD3A96"/>
    <w:rsid w:val="00DD42B1"/>
    <w:rsid w:val="00DD5CCA"/>
    <w:rsid w:val="00DD69F2"/>
    <w:rsid w:val="00DE0F3C"/>
    <w:rsid w:val="00DE1210"/>
    <w:rsid w:val="00DE1555"/>
    <w:rsid w:val="00DE1733"/>
    <w:rsid w:val="00DE2CBC"/>
    <w:rsid w:val="00DE61B9"/>
    <w:rsid w:val="00DE68BC"/>
    <w:rsid w:val="00DF2A02"/>
    <w:rsid w:val="00DF30C6"/>
    <w:rsid w:val="00DF7F8B"/>
    <w:rsid w:val="00E03F9C"/>
    <w:rsid w:val="00E04412"/>
    <w:rsid w:val="00E04BFE"/>
    <w:rsid w:val="00E05F1F"/>
    <w:rsid w:val="00E078E1"/>
    <w:rsid w:val="00E07E8A"/>
    <w:rsid w:val="00E1383C"/>
    <w:rsid w:val="00E21AB6"/>
    <w:rsid w:val="00E22025"/>
    <w:rsid w:val="00E22BD1"/>
    <w:rsid w:val="00E22DAD"/>
    <w:rsid w:val="00E24B64"/>
    <w:rsid w:val="00E24F6A"/>
    <w:rsid w:val="00E250AC"/>
    <w:rsid w:val="00E25396"/>
    <w:rsid w:val="00E25B0D"/>
    <w:rsid w:val="00E25C28"/>
    <w:rsid w:val="00E25C81"/>
    <w:rsid w:val="00E27BFC"/>
    <w:rsid w:val="00E3019F"/>
    <w:rsid w:val="00E3074E"/>
    <w:rsid w:val="00E31364"/>
    <w:rsid w:val="00E323ED"/>
    <w:rsid w:val="00E32706"/>
    <w:rsid w:val="00E32890"/>
    <w:rsid w:val="00E3295D"/>
    <w:rsid w:val="00E330EB"/>
    <w:rsid w:val="00E368D9"/>
    <w:rsid w:val="00E37AE0"/>
    <w:rsid w:val="00E414B2"/>
    <w:rsid w:val="00E43B66"/>
    <w:rsid w:val="00E43C6A"/>
    <w:rsid w:val="00E44F1A"/>
    <w:rsid w:val="00E468A4"/>
    <w:rsid w:val="00E472D0"/>
    <w:rsid w:val="00E503DE"/>
    <w:rsid w:val="00E50A96"/>
    <w:rsid w:val="00E50C91"/>
    <w:rsid w:val="00E50FE0"/>
    <w:rsid w:val="00E56D01"/>
    <w:rsid w:val="00E570E9"/>
    <w:rsid w:val="00E574F2"/>
    <w:rsid w:val="00E57602"/>
    <w:rsid w:val="00E57DDE"/>
    <w:rsid w:val="00E60D71"/>
    <w:rsid w:val="00E6120E"/>
    <w:rsid w:val="00E639AF"/>
    <w:rsid w:val="00E66268"/>
    <w:rsid w:val="00E6667C"/>
    <w:rsid w:val="00E66DBE"/>
    <w:rsid w:val="00E717BE"/>
    <w:rsid w:val="00E72379"/>
    <w:rsid w:val="00E76422"/>
    <w:rsid w:val="00E765DD"/>
    <w:rsid w:val="00E76F2B"/>
    <w:rsid w:val="00E7705C"/>
    <w:rsid w:val="00E774FE"/>
    <w:rsid w:val="00E8114C"/>
    <w:rsid w:val="00E81934"/>
    <w:rsid w:val="00E82B54"/>
    <w:rsid w:val="00E846DD"/>
    <w:rsid w:val="00E8525B"/>
    <w:rsid w:val="00E856E7"/>
    <w:rsid w:val="00E859C4"/>
    <w:rsid w:val="00E861CC"/>
    <w:rsid w:val="00E86D10"/>
    <w:rsid w:val="00E870B9"/>
    <w:rsid w:val="00E87404"/>
    <w:rsid w:val="00E915B0"/>
    <w:rsid w:val="00E91658"/>
    <w:rsid w:val="00E91740"/>
    <w:rsid w:val="00E92AB4"/>
    <w:rsid w:val="00E93477"/>
    <w:rsid w:val="00E93D9B"/>
    <w:rsid w:val="00E947A6"/>
    <w:rsid w:val="00E9529D"/>
    <w:rsid w:val="00E95DDC"/>
    <w:rsid w:val="00E9664C"/>
    <w:rsid w:val="00E970B0"/>
    <w:rsid w:val="00EA409C"/>
    <w:rsid w:val="00EA4E9C"/>
    <w:rsid w:val="00EA60AD"/>
    <w:rsid w:val="00EA6585"/>
    <w:rsid w:val="00EA7719"/>
    <w:rsid w:val="00EA7EEF"/>
    <w:rsid w:val="00EA7F25"/>
    <w:rsid w:val="00EB651F"/>
    <w:rsid w:val="00EB7C03"/>
    <w:rsid w:val="00EB7E5C"/>
    <w:rsid w:val="00EC02A9"/>
    <w:rsid w:val="00EC098D"/>
    <w:rsid w:val="00EC14A1"/>
    <w:rsid w:val="00EC1693"/>
    <w:rsid w:val="00EC16D2"/>
    <w:rsid w:val="00EC1F13"/>
    <w:rsid w:val="00EC2B81"/>
    <w:rsid w:val="00EC2C20"/>
    <w:rsid w:val="00EC71B8"/>
    <w:rsid w:val="00ED0165"/>
    <w:rsid w:val="00ED05B7"/>
    <w:rsid w:val="00ED1989"/>
    <w:rsid w:val="00ED1F79"/>
    <w:rsid w:val="00ED3416"/>
    <w:rsid w:val="00ED3F0C"/>
    <w:rsid w:val="00ED4B8C"/>
    <w:rsid w:val="00ED5334"/>
    <w:rsid w:val="00ED5378"/>
    <w:rsid w:val="00ED5AC6"/>
    <w:rsid w:val="00ED6A8A"/>
    <w:rsid w:val="00ED7697"/>
    <w:rsid w:val="00EE15E8"/>
    <w:rsid w:val="00EE1C7C"/>
    <w:rsid w:val="00EE3C51"/>
    <w:rsid w:val="00EE48D1"/>
    <w:rsid w:val="00EE6522"/>
    <w:rsid w:val="00EE707A"/>
    <w:rsid w:val="00EE72F6"/>
    <w:rsid w:val="00EF0AD1"/>
    <w:rsid w:val="00EF17A0"/>
    <w:rsid w:val="00EF18B8"/>
    <w:rsid w:val="00EF1D50"/>
    <w:rsid w:val="00EF3663"/>
    <w:rsid w:val="00EF4618"/>
    <w:rsid w:val="00EF5F0D"/>
    <w:rsid w:val="00F02FAB"/>
    <w:rsid w:val="00F0315E"/>
    <w:rsid w:val="00F03C94"/>
    <w:rsid w:val="00F04ED8"/>
    <w:rsid w:val="00F05E9E"/>
    <w:rsid w:val="00F13404"/>
    <w:rsid w:val="00F1435F"/>
    <w:rsid w:val="00F17B4D"/>
    <w:rsid w:val="00F17BFA"/>
    <w:rsid w:val="00F20E4C"/>
    <w:rsid w:val="00F20EE3"/>
    <w:rsid w:val="00F236D0"/>
    <w:rsid w:val="00F237A1"/>
    <w:rsid w:val="00F245AD"/>
    <w:rsid w:val="00F24E6B"/>
    <w:rsid w:val="00F250D6"/>
    <w:rsid w:val="00F26280"/>
    <w:rsid w:val="00F26CEB"/>
    <w:rsid w:val="00F30567"/>
    <w:rsid w:val="00F32F2C"/>
    <w:rsid w:val="00F332CD"/>
    <w:rsid w:val="00F3385F"/>
    <w:rsid w:val="00F35FA7"/>
    <w:rsid w:val="00F367D5"/>
    <w:rsid w:val="00F379B7"/>
    <w:rsid w:val="00F37D09"/>
    <w:rsid w:val="00F42D74"/>
    <w:rsid w:val="00F435C6"/>
    <w:rsid w:val="00F44C03"/>
    <w:rsid w:val="00F479C2"/>
    <w:rsid w:val="00F47F32"/>
    <w:rsid w:val="00F50FCD"/>
    <w:rsid w:val="00F524C6"/>
    <w:rsid w:val="00F52717"/>
    <w:rsid w:val="00F533FB"/>
    <w:rsid w:val="00F53578"/>
    <w:rsid w:val="00F5514B"/>
    <w:rsid w:val="00F551B2"/>
    <w:rsid w:val="00F55300"/>
    <w:rsid w:val="00F55433"/>
    <w:rsid w:val="00F55510"/>
    <w:rsid w:val="00F568B1"/>
    <w:rsid w:val="00F60382"/>
    <w:rsid w:val="00F609AD"/>
    <w:rsid w:val="00F60D55"/>
    <w:rsid w:val="00F6532C"/>
    <w:rsid w:val="00F65559"/>
    <w:rsid w:val="00F6578F"/>
    <w:rsid w:val="00F65974"/>
    <w:rsid w:val="00F70734"/>
    <w:rsid w:val="00F71672"/>
    <w:rsid w:val="00F71C99"/>
    <w:rsid w:val="00F7229F"/>
    <w:rsid w:val="00F7347C"/>
    <w:rsid w:val="00F76216"/>
    <w:rsid w:val="00F76A65"/>
    <w:rsid w:val="00F81496"/>
    <w:rsid w:val="00F81E25"/>
    <w:rsid w:val="00F837F5"/>
    <w:rsid w:val="00F849CE"/>
    <w:rsid w:val="00F8504E"/>
    <w:rsid w:val="00F912C2"/>
    <w:rsid w:val="00F919B7"/>
    <w:rsid w:val="00F91AD0"/>
    <w:rsid w:val="00F91B27"/>
    <w:rsid w:val="00F91F6F"/>
    <w:rsid w:val="00F94963"/>
    <w:rsid w:val="00F9565A"/>
    <w:rsid w:val="00FA1F72"/>
    <w:rsid w:val="00FA1F7B"/>
    <w:rsid w:val="00FA2618"/>
    <w:rsid w:val="00FA2BD6"/>
    <w:rsid w:val="00FB226D"/>
    <w:rsid w:val="00FB3050"/>
    <w:rsid w:val="00FB46FA"/>
    <w:rsid w:val="00FB6C6D"/>
    <w:rsid w:val="00FB76B0"/>
    <w:rsid w:val="00FC04CE"/>
    <w:rsid w:val="00FC15D4"/>
    <w:rsid w:val="00FC3EB9"/>
    <w:rsid w:val="00FC52A0"/>
    <w:rsid w:val="00FC631F"/>
    <w:rsid w:val="00FC7A16"/>
    <w:rsid w:val="00FD0205"/>
    <w:rsid w:val="00FD02E1"/>
    <w:rsid w:val="00FD229B"/>
    <w:rsid w:val="00FD381F"/>
    <w:rsid w:val="00FD3F33"/>
    <w:rsid w:val="00FD54B4"/>
    <w:rsid w:val="00FD5634"/>
    <w:rsid w:val="00FD5C97"/>
    <w:rsid w:val="00FD64F4"/>
    <w:rsid w:val="00FD72B3"/>
    <w:rsid w:val="00FD79EA"/>
    <w:rsid w:val="00FE0EFA"/>
    <w:rsid w:val="00FE1D03"/>
    <w:rsid w:val="00FE28C5"/>
    <w:rsid w:val="00FE3108"/>
    <w:rsid w:val="00FE4FDA"/>
    <w:rsid w:val="00FE6896"/>
    <w:rsid w:val="00FE6FFB"/>
    <w:rsid w:val="00FF28E3"/>
    <w:rsid w:val="00FF3DA8"/>
    <w:rsid w:val="00FF3E15"/>
    <w:rsid w:val="00FF5BB4"/>
    <w:rsid w:val="00FF5C32"/>
    <w:rsid w:val="00FF6110"/>
    <w:rsid w:val="00FF655E"/>
    <w:rsid w:val="00FF7323"/>
    <w:rsid w:val="00FF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0449"/>
    <o:shapelayout v:ext="edit">
      <o:idmap v:ext="edit" data="1"/>
    </o:shapelayout>
  </w:shapeDefaults>
  <w:decimalSymbol w:val="."/>
  <w:listSeparator w:val=","/>
  <w15:docId w15:val="{CB66AD5C-6135-4D4D-A5F2-FFFAD828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C29"/>
    <w:pPr>
      <w:keepLines/>
      <w:suppressAutoHyphens/>
    </w:pPr>
    <w:rPr>
      <w:rFonts w:eastAsiaTheme="minorEastAsia" w:cs="Arial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1A4C29"/>
    <w:pPr>
      <w:keepNext/>
      <w:numPr>
        <w:numId w:val="3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1A4C29"/>
    <w:pPr>
      <w:keepNext/>
      <w:numPr>
        <w:ilvl w:val="1"/>
        <w:numId w:val="3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4C29"/>
    <w:pPr>
      <w:keepNext/>
      <w:numPr>
        <w:ilvl w:val="2"/>
        <w:numId w:val="3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C29"/>
    <w:pPr>
      <w:keepNext/>
      <w:numPr>
        <w:ilvl w:val="3"/>
        <w:numId w:val="3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4C29"/>
    <w:pPr>
      <w:keepNext/>
      <w:numPr>
        <w:ilvl w:val="4"/>
        <w:numId w:val="3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4C29"/>
    <w:pPr>
      <w:keepNext/>
      <w:numPr>
        <w:ilvl w:val="5"/>
        <w:numId w:val="3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4C29"/>
    <w:pPr>
      <w:keepNext/>
      <w:numPr>
        <w:ilvl w:val="6"/>
        <w:numId w:val="3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A4C29"/>
    <w:pPr>
      <w:keepNext/>
      <w:numPr>
        <w:ilvl w:val="7"/>
        <w:numId w:val="3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A4C29"/>
    <w:pPr>
      <w:keepNext/>
      <w:numPr>
        <w:ilvl w:val="8"/>
        <w:numId w:val="3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rPr>
      <w:rFonts w:cs="Aria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Body">
    <w:name w:val="Section Body"/>
    <w:link w:val="SectionBodyChar"/>
    <w:rsid w:val="001A4C29"/>
    <w:pPr>
      <w:keepLines/>
      <w:suppressAutoHyphens/>
      <w:spacing w:before="240" w:after="240"/>
      <w:ind w:left="936"/>
    </w:pPr>
    <w:rPr>
      <w:rFonts w:eastAsiaTheme="minorEastAsia" w:cs="Arial"/>
    </w:rPr>
  </w:style>
  <w:style w:type="paragraph" w:customStyle="1" w:styleId="SectionGraphic">
    <w:name w:val="Section Graphic"/>
    <w:next w:val="SectionBody"/>
    <w:link w:val="SectionGraphicChar"/>
    <w:rsid w:val="001A4C29"/>
    <w:pPr>
      <w:keepLines/>
      <w:suppressAutoHyphens/>
      <w:spacing w:before="240" w:after="240"/>
      <w:jc w:val="center"/>
    </w:pPr>
    <w:rPr>
      <w:rFonts w:eastAsiaTheme="minorEastAsia" w:cs="Arial"/>
    </w:rPr>
  </w:style>
  <w:style w:type="paragraph" w:customStyle="1" w:styleId="SectionTableSpacer">
    <w:name w:val="Section Table Spacer"/>
    <w:next w:val="SectionBody"/>
    <w:link w:val="SectionTableSpacerChar"/>
    <w:rsid w:val="001A4C29"/>
    <w:pPr>
      <w:keepLines/>
      <w:suppressAutoHyphens/>
      <w:ind w:left="936"/>
      <w:jc w:val="center"/>
    </w:pPr>
    <w:rPr>
      <w:rFonts w:eastAsiaTheme="minorEastAsia" w:cs="Arial"/>
      <w:sz w:val="16"/>
    </w:rPr>
  </w:style>
  <w:style w:type="paragraph" w:customStyle="1" w:styleId="SectionTableSpacerSMALL">
    <w:name w:val="Section Table Spacer SMALL"/>
    <w:next w:val="SectionBody"/>
    <w:link w:val="SectionTableSpacerSMALLChar"/>
    <w:rsid w:val="001A4C29"/>
    <w:pPr>
      <w:keepLines/>
      <w:suppressAutoHyphens/>
      <w:spacing w:line="14" w:lineRule="exact"/>
      <w:ind w:left="936"/>
      <w:jc w:val="center"/>
    </w:pPr>
    <w:rPr>
      <w:rFonts w:eastAsiaTheme="minorEastAsia" w:cs="Arial"/>
      <w:sz w:val="4"/>
    </w:rPr>
  </w:style>
  <w:style w:type="paragraph" w:customStyle="1" w:styleId="EndOfDocEndOfSection">
    <w:name w:val="EndOfDocEndOfSection"/>
    <w:next w:val="SectionBody"/>
    <w:link w:val="EndOfDocEndOfSectionChar"/>
    <w:semiHidden/>
    <w:rsid w:val="001A4C29"/>
    <w:pPr>
      <w:keepLines/>
      <w:suppressAutoHyphens/>
      <w:spacing w:before="20"/>
      <w:jc w:val="center"/>
    </w:pPr>
    <w:rPr>
      <w:rFonts w:eastAsiaTheme="minorEastAsia" w:cs="Arial"/>
      <w:b/>
      <w:sz w:val="20"/>
    </w:rPr>
  </w:style>
  <w:style w:type="paragraph" w:customStyle="1" w:styleId="FloatingHead">
    <w:name w:val="Floating Head"/>
    <w:link w:val="FloatingHeadChar"/>
    <w:semiHidden/>
    <w:rsid w:val="001A4C29"/>
    <w:pPr>
      <w:keepLines/>
      <w:tabs>
        <w:tab w:val="left" w:pos="936"/>
        <w:tab w:val="right" w:pos="6480"/>
        <w:tab w:val="right" w:pos="7834"/>
        <w:tab w:val="right" w:pos="9907"/>
      </w:tabs>
      <w:suppressAutoHyphens/>
      <w:ind w:left="936" w:right="1584" w:hanging="936"/>
    </w:pPr>
    <w:rPr>
      <w:rFonts w:eastAsiaTheme="minorEastAsia" w:cs="Arial"/>
      <w:b/>
    </w:rPr>
  </w:style>
  <w:style w:type="paragraph" w:customStyle="1" w:styleId="HeaderColumn1">
    <w:name w:val="HeaderColumn1"/>
    <w:link w:val="HeaderColumn1Char"/>
    <w:semiHidden/>
    <w:rsid w:val="001A4C29"/>
    <w:pPr>
      <w:keepLines/>
      <w:suppressAutoHyphens/>
      <w:spacing w:before="60"/>
      <w:jc w:val="center"/>
    </w:pPr>
    <w:rPr>
      <w:rFonts w:eastAsiaTheme="minorEastAsia" w:cs="Arial"/>
      <w:b/>
    </w:rPr>
  </w:style>
  <w:style w:type="paragraph" w:customStyle="1" w:styleId="HeaderColumn2">
    <w:name w:val="HeaderColumn2"/>
    <w:link w:val="HeaderColumn2Char"/>
    <w:semiHidden/>
    <w:rsid w:val="001A4C29"/>
    <w:pPr>
      <w:keepLines/>
      <w:suppressAutoHyphens/>
      <w:spacing w:before="60"/>
      <w:jc w:val="center"/>
    </w:pPr>
    <w:rPr>
      <w:rFonts w:eastAsiaTheme="minorEastAsia" w:cs="Arial"/>
      <w:b/>
    </w:rPr>
  </w:style>
  <w:style w:type="paragraph" w:customStyle="1" w:styleId="HeaderColumn3">
    <w:name w:val="HeaderColumn3"/>
    <w:link w:val="HeaderColumn3Char"/>
    <w:semiHidden/>
    <w:rsid w:val="001A4C29"/>
    <w:pPr>
      <w:keepLines/>
      <w:suppressAutoHyphens/>
      <w:spacing w:before="60"/>
    </w:pPr>
    <w:rPr>
      <w:rFonts w:eastAsiaTheme="minorEastAsia" w:cs="Arial"/>
      <w:b/>
    </w:rPr>
  </w:style>
  <w:style w:type="paragraph" w:customStyle="1" w:styleId="covercenterBold">
    <w:name w:val="covercenterBold"/>
    <w:link w:val="covercenterBoldChar"/>
    <w:semiHidden/>
    <w:rsid w:val="001A4C29"/>
    <w:pPr>
      <w:keepLines/>
      <w:suppressAutoHyphens/>
      <w:spacing w:before="120" w:after="240"/>
      <w:jc w:val="center"/>
    </w:pPr>
    <w:rPr>
      <w:rFonts w:eastAsiaTheme="minorEastAsia" w:cs="Arial"/>
      <w:b/>
      <w:sz w:val="28"/>
    </w:rPr>
  </w:style>
  <w:style w:type="paragraph" w:customStyle="1" w:styleId="covercenterBold12plus2">
    <w:name w:val="covercenterBold12plus2"/>
    <w:link w:val="covercenterBold12plus2Char"/>
    <w:semiHidden/>
    <w:rsid w:val="001A4C29"/>
    <w:pPr>
      <w:keepLines/>
      <w:suppressAutoHyphens/>
      <w:spacing w:before="40" w:after="40"/>
      <w:jc w:val="center"/>
    </w:pPr>
    <w:rPr>
      <w:rFonts w:eastAsiaTheme="minorEastAsia" w:cs="Arial"/>
      <w:b/>
    </w:rPr>
  </w:style>
  <w:style w:type="paragraph" w:customStyle="1" w:styleId="covercenterNotBold">
    <w:name w:val="covercenterNotBold"/>
    <w:link w:val="covercenterNotBoldChar"/>
    <w:semiHidden/>
    <w:rsid w:val="001A4C29"/>
    <w:pPr>
      <w:keepLines/>
      <w:suppressAutoHyphens/>
      <w:spacing w:before="120" w:after="240"/>
      <w:jc w:val="center"/>
    </w:pPr>
    <w:rPr>
      <w:rFonts w:eastAsiaTheme="minorEastAsia" w:cs="Arial"/>
      <w:sz w:val="28"/>
    </w:rPr>
  </w:style>
  <w:style w:type="paragraph" w:customStyle="1" w:styleId="coverleftNotBold">
    <w:name w:val="coverleftNotBold"/>
    <w:link w:val="coverleftNotBoldChar"/>
    <w:semiHidden/>
    <w:rsid w:val="001A4C29"/>
    <w:pPr>
      <w:keepLines/>
      <w:tabs>
        <w:tab w:val="left" w:pos="8280"/>
      </w:tabs>
      <w:suppressAutoHyphens/>
      <w:spacing w:before="120" w:after="40"/>
    </w:pPr>
    <w:rPr>
      <w:rFonts w:eastAsiaTheme="minorEastAsia" w:cs="Arial"/>
    </w:rPr>
  </w:style>
  <w:style w:type="paragraph" w:customStyle="1" w:styleId="RevLogHead">
    <w:name w:val="RevLogHead"/>
    <w:link w:val="RevLogHea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</w:rPr>
  </w:style>
  <w:style w:type="paragraph" w:customStyle="1" w:styleId="RevLogSubHeader">
    <w:name w:val="RevLogSubHeader"/>
    <w:link w:val="RevLogSubHeaderChar"/>
    <w:rsid w:val="001A4C29"/>
    <w:pPr>
      <w:keepNext/>
      <w:keepLines/>
      <w:suppressAutoHyphens/>
      <w:spacing w:before="60" w:after="60"/>
    </w:pPr>
    <w:rPr>
      <w:rFonts w:eastAsiaTheme="minorEastAsia" w:cs="Arial"/>
      <w:b/>
    </w:rPr>
  </w:style>
  <w:style w:type="paragraph" w:customStyle="1" w:styleId="RevLogText">
    <w:name w:val="RevLogText"/>
    <w:link w:val="RevLogTextChar"/>
    <w:rsid w:val="001A4C29"/>
    <w:pPr>
      <w:keepNext/>
      <w:keepLines/>
      <w:suppressAutoHyphens/>
      <w:spacing w:before="120" w:after="120"/>
    </w:pPr>
    <w:rPr>
      <w:rFonts w:eastAsiaTheme="minorEastAsia" w:cs="Arial"/>
    </w:rPr>
  </w:style>
  <w:style w:type="paragraph" w:customStyle="1" w:styleId="TableofContentsHead">
    <w:name w:val="Table of Contents Head"/>
    <w:link w:val="TableofContentsHeadChar"/>
    <w:semiHidden/>
    <w:rsid w:val="001A4C29"/>
    <w:pPr>
      <w:keepNext/>
      <w:keepLines/>
      <w:pageBreakBefore/>
      <w:suppressAutoHyphens/>
      <w:spacing w:after="120"/>
      <w:jc w:val="center"/>
    </w:pPr>
    <w:rPr>
      <w:rFonts w:eastAsiaTheme="minorEastAsia" w:cs="Arial"/>
      <w:b/>
    </w:rPr>
  </w:style>
  <w:style w:type="paragraph" w:styleId="TOC1">
    <w:name w:val="toc 1"/>
    <w:uiPriority w:val="39"/>
    <w:unhideWhenUsed/>
    <w:rsid w:val="001A4C29"/>
    <w:pPr>
      <w:keepLines/>
      <w:tabs>
        <w:tab w:val="left" w:pos="720"/>
        <w:tab w:val="right" w:leader="dot" w:pos="9922"/>
      </w:tabs>
      <w:suppressAutoHyphens/>
      <w:spacing w:before="240"/>
      <w:ind w:left="720" w:right="1584" w:hanging="720"/>
    </w:pPr>
    <w:rPr>
      <w:rFonts w:eastAsiaTheme="minorEastAsia" w:cs="Arial"/>
      <w:b/>
    </w:rPr>
  </w:style>
  <w:style w:type="paragraph" w:styleId="TOC2">
    <w:name w:val="toc 2"/>
    <w:uiPriority w:val="39"/>
    <w:unhideWhenUsed/>
    <w:rsid w:val="001A4C29"/>
    <w:pPr>
      <w:keepLines/>
      <w:tabs>
        <w:tab w:val="left" w:pos="720"/>
        <w:tab w:val="right" w:leader="dot" w:pos="9922"/>
      </w:tabs>
      <w:suppressAutoHyphens/>
      <w:spacing w:before="120"/>
      <w:ind w:left="720" w:right="1584" w:hanging="720"/>
    </w:pPr>
    <w:rPr>
      <w:rFonts w:eastAsiaTheme="minorEastAsia" w:cs="Arial"/>
    </w:rPr>
  </w:style>
  <w:style w:type="paragraph" w:styleId="TOC3">
    <w:name w:val="toc 3"/>
    <w:uiPriority w:val="39"/>
    <w:unhideWhenUsed/>
    <w:rsid w:val="001A4C29"/>
    <w:pPr>
      <w:keepLines/>
      <w:tabs>
        <w:tab w:val="left" w:pos="1656"/>
        <w:tab w:val="right" w:leader="dot" w:pos="9922"/>
      </w:tabs>
      <w:suppressAutoHyphens/>
      <w:spacing w:before="120"/>
      <w:ind w:left="1656" w:right="1584" w:hanging="936"/>
    </w:pPr>
    <w:rPr>
      <w:rFonts w:eastAsiaTheme="minorEastAsia" w:cs="Arial"/>
    </w:rPr>
  </w:style>
  <w:style w:type="paragraph" w:styleId="TOC4">
    <w:name w:val="toc 4"/>
    <w:next w:val="TOC1"/>
    <w:uiPriority w:val="39"/>
    <w:unhideWhenUsed/>
    <w:rsid w:val="001A4C29"/>
    <w:pPr>
      <w:keepLines/>
      <w:tabs>
        <w:tab w:val="right" w:leader="dot" w:pos="9922"/>
      </w:tabs>
      <w:suppressAutoHyphens/>
      <w:spacing w:before="240"/>
      <w:ind w:left="1800" w:right="1584"/>
    </w:pPr>
    <w:rPr>
      <w:rFonts w:eastAsiaTheme="minorEastAsia" w:cs="Arial"/>
      <w:b/>
    </w:rPr>
  </w:style>
  <w:style w:type="paragraph" w:customStyle="1" w:styleId="CriticalStep">
    <w:name w:val="Critical Step"/>
    <w:link w:val="CriticalStepChar"/>
    <w:rsid w:val="001A4C29"/>
    <w:pPr>
      <w:keepLines/>
      <w:shd w:val="clear" w:color="auto" w:fill="F3F3F3"/>
      <w:suppressAutoHyphens/>
      <w:spacing w:before="40" w:after="40"/>
    </w:pPr>
    <w:rPr>
      <w:rFonts w:eastAsiaTheme="minorEastAsia" w:cs="Arial"/>
      <w:b/>
    </w:rPr>
  </w:style>
  <w:style w:type="paragraph" w:customStyle="1" w:styleId="SpecialMessageHead">
    <w:name w:val="Special Message Head"/>
    <w:link w:val="SpecialMessageHeadChar"/>
    <w:semiHidden/>
    <w:rsid w:val="001A4C29"/>
    <w:pPr>
      <w:keepNext/>
      <w:keepLines/>
      <w:numPr>
        <w:numId w:val="12"/>
      </w:numPr>
      <w:suppressAutoHyphens/>
      <w:spacing w:before="40" w:after="40"/>
      <w:jc w:val="center"/>
    </w:pPr>
    <w:rPr>
      <w:rFonts w:eastAsiaTheme="minorEastAsia" w:cs="Arial"/>
      <w:b/>
    </w:rPr>
  </w:style>
  <w:style w:type="paragraph" w:customStyle="1" w:styleId="SpecialMessageText">
    <w:name w:val="Special Message Text"/>
    <w:link w:val="SpecialMessageTextChar"/>
    <w:semiHidden/>
    <w:rsid w:val="001A4C29"/>
    <w:pPr>
      <w:keepNext/>
      <w:keepLines/>
      <w:suppressAutoHyphens/>
      <w:spacing w:before="120" w:after="120"/>
    </w:pPr>
    <w:rPr>
      <w:rFonts w:eastAsiaTheme="minorEastAsia" w:cs="Arial"/>
    </w:rPr>
  </w:style>
  <w:style w:type="paragraph" w:customStyle="1" w:styleId="SpecialMessageList">
    <w:name w:val="Special Message List"/>
    <w:link w:val="SpecialMessageListChar"/>
    <w:semiHidden/>
    <w:rsid w:val="001A4C29"/>
    <w:pPr>
      <w:keepNext/>
      <w:keepLines/>
      <w:numPr>
        <w:ilvl w:val="1"/>
        <w:numId w:val="12"/>
      </w:numPr>
      <w:suppressAutoHyphens/>
      <w:spacing w:before="120" w:after="120"/>
    </w:pPr>
    <w:rPr>
      <w:rFonts w:eastAsiaTheme="minorEastAsia" w:cs="Arial"/>
    </w:rPr>
  </w:style>
  <w:style w:type="paragraph" w:customStyle="1" w:styleId="SpecialMessageBullet">
    <w:name w:val="Special Message Bullet"/>
    <w:link w:val="SpecialMessageBulletChar"/>
    <w:semiHidden/>
    <w:rsid w:val="001A4C29"/>
    <w:pPr>
      <w:keepNext/>
      <w:keepLines/>
      <w:numPr>
        <w:ilvl w:val="4"/>
        <w:numId w:val="27"/>
      </w:numPr>
      <w:suppressAutoHyphens/>
      <w:spacing w:before="120" w:after="120"/>
    </w:pPr>
    <w:rPr>
      <w:rFonts w:eastAsiaTheme="minorEastAsia" w:cs="Arial"/>
    </w:rPr>
  </w:style>
  <w:style w:type="paragraph" w:customStyle="1" w:styleId="SpecialMessageHead10pt">
    <w:name w:val="Special Message Head 10 pt"/>
    <w:link w:val="SpecialMessageHead10ptChar"/>
    <w:semiHidden/>
    <w:rsid w:val="001A4C29"/>
    <w:pPr>
      <w:keepNext/>
      <w:keepLines/>
      <w:numPr>
        <w:numId w:val="22"/>
      </w:numPr>
      <w:suppressAutoHyphens/>
      <w:spacing w:before="40" w:after="40"/>
      <w:jc w:val="center"/>
    </w:pPr>
    <w:rPr>
      <w:rFonts w:eastAsiaTheme="minorEastAsia" w:cs="Arial"/>
      <w:b/>
      <w:sz w:val="20"/>
    </w:rPr>
  </w:style>
  <w:style w:type="paragraph" w:customStyle="1" w:styleId="SpecialMessageText10pt">
    <w:name w:val="Special Message Text 10 pt"/>
    <w:link w:val="SpecialMessageText10ptChar"/>
    <w:semiHidden/>
    <w:rsid w:val="001A4C29"/>
    <w:pPr>
      <w:keepNext/>
      <w:keepLines/>
      <w:suppressAutoHyphens/>
      <w:spacing w:before="120" w:after="120"/>
    </w:pPr>
    <w:rPr>
      <w:rFonts w:eastAsiaTheme="minorEastAsia" w:cs="Arial"/>
      <w:sz w:val="20"/>
    </w:rPr>
  </w:style>
  <w:style w:type="paragraph" w:customStyle="1" w:styleId="SpecialMessageList10pt">
    <w:name w:val="Special Message List 10 pt"/>
    <w:link w:val="SpecialMessageList10ptChar"/>
    <w:semiHidden/>
    <w:rsid w:val="001A4C29"/>
    <w:pPr>
      <w:keepNext/>
      <w:keepLines/>
      <w:numPr>
        <w:ilvl w:val="1"/>
        <w:numId w:val="22"/>
      </w:numPr>
      <w:suppressAutoHyphens/>
      <w:spacing w:before="120" w:after="120"/>
    </w:pPr>
    <w:rPr>
      <w:rFonts w:eastAsiaTheme="minorEastAsia" w:cs="Arial"/>
      <w:sz w:val="20"/>
    </w:rPr>
  </w:style>
  <w:style w:type="paragraph" w:customStyle="1" w:styleId="SpecialMessageBullet10pt">
    <w:name w:val="Special Message Bullet 10 pt"/>
    <w:link w:val="SpecialMessageBullet10ptChar"/>
    <w:semiHidden/>
    <w:rsid w:val="001A4C29"/>
    <w:pPr>
      <w:keepNext/>
      <w:keepLines/>
      <w:numPr>
        <w:ilvl w:val="8"/>
        <w:numId w:val="27"/>
      </w:numPr>
      <w:suppressAutoHyphens/>
      <w:spacing w:before="120" w:after="120"/>
    </w:pPr>
    <w:rPr>
      <w:rFonts w:eastAsiaTheme="minorEastAsia" w:cs="Arial"/>
      <w:sz w:val="20"/>
    </w:rPr>
  </w:style>
  <w:style w:type="paragraph" w:customStyle="1" w:styleId="SpecialMessageHead8pt">
    <w:name w:val="Special Message Head 8 pt"/>
    <w:link w:val="SpecialMessageHead8ptChar"/>
    <w:semiHidden/>
    <w:rsid w:val="001A4C29"/>
    <w:pPr>
      <w:keepNext/>
      <w:keepLines/>
      <w:numPr>
        <w:numId w:val="23"/>
      </w:numPr>
      <w:suppressAutoHyphens/>
      <w:spacing w:before="40" w:after="40"/>
      <w:jc w:val="center"/>
    </w:pPr>
    <w:rPr>
      <w:rFonts w:eastAsiaTheme="minorEastAsia" w:cs="Arial"/>
      <w:b/>
      <w:sz w:val="16"/>
    </w:rPr>
  </w:style>
  <w:style w:type="paragraph" w:customStyle="1" w:styleId="SpecialMessageText8pt">
    <w:name w:val="Special Message Text 8 pt"/>
    <w:link w:val="SpecialMessageText8ptChar"/>
    <w:semiHidden/>
    <w:rsid w:val="001A4C29"/>
    <w:pPr>
      <w:keepNext/>
      <w:keepLines/>
      <w:suppressAutoHyphens/>
      <w:spacing w:before="120" w:after="120"/>
    </w:pPr>
    <w:rPr>
      <w:rFonts w:eastAsiaTheme="minorEastAsia" w:cs="Arial"/>
      <w:sz w:val="16"/>
    </w:rPr>
  </w:style>
  <w:style w:type="paragraph" w:customStyle="1" w:styleId="SpecialMessageList8pt">
    <w:name w:val="Special Message List 8 pt"/>
    <w:link w:val="SpecialMessageList8ptChar"/>
    <w:semiHidden/>
    <w:rsid w:val="001A4C29"/>
    <w:pPr>
      <w:keepNext/>
      <w:keepLines/>
      <w:numPr>
        <w:ilvl w:val="1"/>
        <w:numId w:val="23"/>
      </w:numPr>
      <w:suppressAutoHyphens/>
      <w:spacing w:before="120" w:after="120"/>
    </w:pPr>
    <w:rPr>
      <w:rFonts w:eastAsiaTheme="minorEastAsia" w:cs="Arial"/>
      <w:sz w:val="16"/>
    </w:rPr>
  </w:style>
  <w:style w:type="paragraph" w:customStyle="1" w:styleId="SpecialMessageBullet8pt">
    <w:name w:val="Special Message Bullet 8 pt"/>
    <w:link w:val="SpecialMessageBullet8ptChar"/>
    <w:semiHidden/>
    <w:rsid w:val="001A4C29"/>
    <w:pPr>
      <w:keepNext/>
      <w:keepLines/>
      <w:numPr>
        <w:ilvl w:val="7"/>
        <w:numId w:val="27"/>
      </w:numPr>
      <w:suppressAutoHyphens/>
      <w:spacing w:before="120" w:after="120"/>
    </w:pPr>
    <w:rPr>
      <w:rFonts w:eastAsiaTheme="minorEastAsia" w:cs="Arial"/>
      <w:sz w:val="16"/>
    </w:rPr>
  </w:style>
  <w:style w:type="table" w:styleId="TableGrid">
    <w:name w:val="Table Grid"/>
    <w:basedOn w:val="TableNormal"/>
    <w:uiPriority w:val="59"/>
    <w:rsid w:val="001A4C29"/>
    <w:rPr>
      <w:rFonts w:eastAsiaTheme="minorEastAsia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cPr>
      <w:shd w:val="clear" w:color="auto" w:fill="auto"/>
    </w:tcPr>
  </w:style>
  <w:style w:type="paragraph" w:customStyle="1" w:styleId="Table12CenterBold">
    <w:name w:val="Table 12 Center Bold"/>
    <w:link w:val="Table12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</w:rPr>
  </w:style>
  <w:style w:type="paragraph" w:customStyle="1" w:styleId="Table12Center">
    <w:name w:val="Table 12 Center"/>
    <w:link w:val="Table12CenterChar"/>
    <w:rsid w:val="001A4C29"/>
    <w:pPr>
      <w:keepLines/>
      <w:suppressAutoHyphens/>
      <w:spacing w:before="120" w:after="120"/>
      <w:jc w:val="center"/>
    </w:pPr>
    <w:rPr>
      <w:rFonts w:eastAsiaTheme="minorEastAsia" w:cs="Arial"/>
    </w:rPr>
  </w:style>
  <w:style w:type="paragraph" w:customStyle="1" w:styleId="Table12Left">
    <w:name w:val="Table 12 Left"/>
    <w:link w:val="Table12LeftChar"/>
    <w:rsid w:val="001A4C29"/>
    <w:pPr>
      <w:keepLines/>
      <w:suppressAutoHyphens/>
      <w:spacing w:before="120" w:after="120"/>
    </w:pPr>
    <w:rPr>
      <w:rFonts w:eastAsiaTheme="minorEastAsia" w:cs="Arial"/>
    </w:rPr>
  </w:style>
  <w:style w:type="paragraph" w:customStyle="1" w:styleId="Table12Right">
    <w:name w:val="Table 12 Right"/>
    <w:link w:val="Table12RightChar"/>
    <w:rsid w:val="001A4C29"/>
    <w:pPr>
      <w:keepLines/>
      <w:suppressAutoHyphens/>
      <w:spacing w:before="120" w:after="120"/>
      <w:jc w:val="right"/>
    </w:pPr>
    <w:rPr>
      <w:rFonts w:eastAsiaTheme="minorEastAsia" w:cs="Arial"/>
    </w:rPr>
  </w:style>
  <w:style w:type="paragraph" w:customStyle="1" w:styleId="Table12List1">
    <w:name w:val="Table 12 List 1"/>
    <w:link w:val="Table12List1Char"/>
    <w:rsid w:val="001A4C29"/>
    <w:pPr>
      <w:keepLines/>
      <w:numPr>
        <w:ilvl w:val="1"/>
        <w:numId w:val="14"/>
      </w:numPr>
      <w:suppressAutoHyphens/>
      <w:spacing w:before="120" w:after="120"/>
    </w:pPr>
    <w:rPr>
      <w:rFonts w:eastAsiaTheme="minorEastAsia" w:cs="Arial"/>
    </w:rPr>
  </w:style>
  <w:style w:type="paragraph" w:customStyle="1" w:styleId="Table12List2">
    <w:name w:val="Table 12 List 2"/>
    <w:link w:val="Table12List2Char"/>
    <w:rsid w:val="001A4C29"/>
    <w:pPr>
      <w:keepLines/>
      <w:numPr>
        <w:ilvl w:val="2"/>
        <w:numId w:val="14"/>
      </w:numPr>
      <w:suppressAutoHyphens/>
      <w:spacing w:before="120" w:after="120"/>
    </w:pPr>
    <w:rPr>
      <w:rFonts w:eastAsiaTheme="minorEastAsia" w:cs="Arial"/>
    </w:rPr>
  </w:style>
  <w:style w:type="paragraph" w:customStyle="1" w:styleId="Table12Bullet">
    <w:name w:val="Table 12 Bullet"/>
    <w:link w:val="Table12BulletChar"/>
    <w:rsid w:val="001A4C29"/>
    <w:pPr>
      <w:keepLines/>
      <w:numPr>
        <w:numId w:val="27"/>
      </w:numPr>
      <w:suppressAutoHyphens/>
      <w:spacing w:before="120" w:after="120"/>
    </w:pPr>
    <w:rPr>
      <w:rFonts w:eastAsiaTheme="minorEastAsia" w:cs="Arial"/>
    </w:rPr>
  </w:style>
  <w:style w:type="paragraph" w:customStyle="1" w:styleId="Table11CenterBold">
    <w:name w:val="Table 11 Center Bold"/>
    <w:link w:val="Table11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22"/>
    </w:rPr>
  </w:style>
  <w:style w:type="paragraph" w:customStyle="1" w:styleId="Table11Center">
    <w:name w:val="Table 11 Center"/>
    <w:link w:val="Table11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22"/>
    </w:rPr>
  </w:style>
  <w:style w:type="paragraph" w:customStyle="1" w:styleId="Table11Left">
    <w:name w:val="Table 11 Left"/>
    <w:link w:val="Table11LeftChar"/>
    <w:rsid w:val="001A4C29"/>
    <w:pPr>
      <w:keepLines/>
      <w:suppressAutoHyphens/>
      <w:spacing w:before="120" w:after="120"/>
    </w:pPr>
    <w:rPr>
      <w:rFonts w:eastAsiaTheme="minorEastAsia" w:cs="Arial"/>
      <w:sz w:val="22"/>
    </w:rPr>
  </w:style>
  <w:style w:type="paragraph" w:customStyle="1" w:styleId="Table11Right">
    <w:name w:val="Table 11 Right"/>
    <w:link w:val="Table11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22"/>
    </w:rPr>
  </w:style>
  <w:style w:type="paragraph" w:customStyle="1" w:styleId="Table11List1">
    <w:name w:val="Table 11 List 1"/>
    <w:link w:val="Table11List1Char"/>
    <w:rsid w:val="001A4C29"/>
    <w:pPr>
      <w:keepLines/>
      <w:numPr>
        <w:ilvl w:val="1"/>
        <w:numId w:val="16"/>
      </w:numPr>
      <w:suppressAutoHyphens/>
      <w:spacing w:before="120" w:after="120"/>
    </w:pPr>
    <w:rPr>
      <w:rFonts w:eastAsiaTheme="minorEastAsia" w:cs="Arial"/>
      <w:sz w:val="22"/>
    </w:rPr>
  </w:style>
  <w:style w:type="paragraph" w:customStyle="1" w:styleId="Table11List2">
    <w:name w:val="Table 11 List 2"/>
    <w:link w:val="Table11List2Char"/>
    <w:rsid w:val="001A4C29"/>
    <w:pPr>
      <w:keepLines/>
      <w:numPr>
        <w:ilvl w:val="2"/>
        <w:numId w:val="16"/>
      </w:numPr>
      <w:suppressAutoHyphens/>
      <w:spacing w:before="120" w:after="120"/>
    </w:pPr>
    <w:rPr>
      <w:rFonts w:eastAsiaTheme="minorEastAsia" w:cs="Arial"/>
      <w:sz w:val="22"/>
    </w:rPr>
  </w:style>
  <w:style w:type="paragraph" w:customStyle="1" w:styleId="Table11Bullet">
    <w:name w:val="Table 11 Bullet"/>
    <w:link w:val="Table11BulletChar"/>
    <w:rsid w:val="001A4C29"/>
    <w:pPr>
      <w:keepLines/>
      <w:numPr>
        <w:numId w:val="28"/>
      </w:numPr>
      <w:suppressAutoHyphens/>
      <w:spacing w:before="120" w:after="120"/>
    </w:pPr>
    <w:rPr>
      <w:rFonts w:eastAsiaTheme="minorEastAsia" w:cs="Arial"/>
      <w:sz w:val="22"/>
    </w:rPr>
  </w:style>
  <w:style w:type="paragraph" w:customStyle="1" w:styleId="Table10CenterBold">
    <w:name w:val="Table 10 Center Bold"/>
    <w:link w:val="Table10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20"/>
    </w:rPr>
  </w:style>
  <w:style w:type="paragraph" w:customStyle="1" w:styleId="Table10Center">
    <w:name w:val="Table 10 Center"/>
    <w:link w:val="Table10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20"/>
    </w:rPr>
  </w:style>
  <w:style w:type="paragraph" w:customStyle="1" w:styleId="Table10Left">
    <w:name w:val="Table 10 Left"/>
    <w:link w:val="Table10LeftChar"/>
    <w:rsid w:val="001A4C29"/>
    <w:pPr>
      <w:keepLines/>
      <w:suppressAutoHyphens/>
      <w:spacing w:before="120" w:after="120"/>
    </w:pPr>
    <w:rPr>
      <w:rFonts w:eastAsiaTheme="minorEastAsia" w:cs="Arial"/>
      <w:sz w:val="20"/>
    </w:rPr>
  </w:style>
  <w:style w:type="paragraph" w:customStyle="1" w:styleId="Table10Right">
    <w:name w:val="Table 10 Right"/>
    <w:link w:val="Table10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20"/>
    </w:rPr>
  </w:style>
  <w:style w:type="paragraph" w:customStyle="1" w:styleId="Table10List1">
    <w:name w:val="Table 10 List 1"/>
    <w:link w:val="Table10List1Char"/>
    <w:rsid w:val="001A4C29"/>
    <w:pPr>
      <w:keepLines/>
      <w:numPr>
        <w:ilvl w:val="1"/>
        <w:numId w:val="17"/>
      </w:numPr>
      <w:suppressAutoHyphens/>
      <w:spacing w:before="120" w:after="120"/>
    </w:pPr>
    <w:rPr>
      <w:rFonts w:eastAsiaTheme="minorEastAsia" w:cs="Arial"/>
      <w:sz w:val="20"/>
    </w:rPr>
  </w:style>
  <w:style w:type="paragraph" w:customStyle="1" w:styleId="Table10List2">
    <w:name w:val="Table 10 List 2"/>
    <w:link w:val="Table10List2Char"/>
    <w:rsid w:val="001A4C29"/>
    <w:pPr>
      <w:keepLines/>
      <w:numPr>
        <w:ilvl w:val="2"/>
        <w:numId w:val="17"/>
      </w:numPr>
      <w:suppressAutoHyphens/>
      <w:spacing w:before="120" w:after="120"/>
    </w:pPr>
    <w:rPr>
      <w:rFonts w:eastAsiaTheme="minorEastAsia" w:cs="Arial"/>
      <w:sz w:val="20"/>
    </w:rPr>
  </w:style>
  <w:style w:type="paragraph" w:customStyle="1" w:styleId="Table10Bullet">
    <w:name w:val="Table 10 Bullet"/>
    <w:link w:val="Table10BulletChar"/>
    <w:rsid w:val="001A4C29"/>
    <w:pPr>
      <w:keepLines/>
      <w:numPr>
        <w:ilvl w:val="1"/>
        <w:numId w:val="27"/>
      </w:numPr>
      <w:suppressAutoHyphens/>
      <w:spacing w:before="120" w:after="120"/>
    </w:pPr>
    <w:rPr>
      <w:rFonts w:eastAsiaTheme="minorEastAsia" w:cs="Arial"/>
      <w:sz w:val="20"/>
    </w:rPr>
  </w:style>
  <w:style w:type="paragraph" w:customStyle="1" w:styleId="Table9CenterBold">
    <w:name w:val="Table 9 Center Bold"/>
    <w:link w:val="Table9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18"/>
    </w:rPr>
  </w:style>
  <w:style w:type="paragraph" w:customStyle="1" w:styleId="Table9Center">
    <w:name w:val="Table 9 Center"/>
    <w:link w:val="Table9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18"/>
    </w:rPr>
  </w:style>
  <w:style w:type="paragraph" w:customStyle="1" w:styleId="Table9Left">
    <w:name w:val="Table 9 Left"/>
    <w:link w:val="Table9LeftChar"/>
    <w:rsid w:val="001A4C29"/>
    <w:pPr>
      <w:keepLines/>
      <w:suppressAutoHyphens/>
      <w:spacing w:before="120" w:after="120"/>
    </w:pPr>
    <w:rPr>
      <w:rFonts w:eastAsiaTheme="minorEastAsia" w:cs="Arial"/>
      <w:sz w:val="18"/>
    </w:rPr>
  </w:style>
  <w:style w:type="paragraph" w:customStyle="1" w:styleId="Table9Right">
    <w:name w:val="Table 9 Right"/>
    <w:link w:val="Table9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18"/>
    </w:rPr>
  </w:style>
  <w:style w:type="paragraph" w:customStyle="1" w:styleId="Table9List1">
    <w:name w:val="Table 9 List 1"/>
    <w:link w:val="Table9List1Char"/>
    <w:rsid w:val="001A4C29"/>
    <w:pPr>
      <w:keepLines/>
      <w:numPr>
        <w:ilvl w:val="1"/>
        <w:numId w:val="18"/>
      </w:numPr>
      <w:suppressAutoHyphens/>
      <w:spacing w:before="120" w:after="120"/>
    </w:pPr>
    <w:rPr>
      <w:rFonts w:eastAsiaTheme="minorEastAsia" w:cs="Arial"/>
      <w:sz w:val="18"/>
    </w:rPr>
  </w:style>
  <w:style w:type="paragraph" w:customStyle="1" w:styleId="Table9List2">
    <w:name w:val="Table 9 List 2"/>
    <w:link w:val="Table9List2Char"/>
    <w:rsid w:val="001A4C29"/>
    <w:pPr>
      <w:keepLines/>
      <w:numPr>
        <w:ilvl w:val="2"/>
        <w:numId w:val="18"/>
      </w:numPr>
      <w:suppressAutoHyphens/>
      <w:spacing w:before="120" w:after="120"/>
    </w:pPr>
    <w:rPr>
      <w:rFonts w:eastAsiaTheme="minorEastAsia" w:cs="Arial"/>
      <w:sz w:val="18"/>
    </w:rPr>
  </w:style>
  <w:style w:type="paragraph" w:customStyle="1" w:styleId="Table9Bullet">
    <w:name w:val="Table 9 Bullet"/>
    <w:link w:val="Table9BulletChar"/>
    <w:rsid w:val="001A4C29"/>
    <w:pPr>
      <w:keepLines/>
      <w:numPr>
        <w:ilvl w:val="1"/>
        <w:numId w:val="28"/>
      </w:numPr>
      <w:suppressAutoHyphens/>
      <w:spacing w:before="120" w:after="120"/>
    </w:pPr>
    <w:rPr>
      <w:rFonts w:eastAsiaTheme="minorEastAsia" w:cs="Arial"/>
      <w:sz w:val="18"/>
    </w:rPr>
  </w:style>
  <w:style w:type="paragraph" w:customStyle="1" w:styleId="Table8CenterBold">
    <w:name w:val="Table 8 Center Bold"/>
    <w:link w:val="Table8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16"/>
    </w:rPr>
  </w:style>
  <w:style w:type="paragraph" w:customStyle="1" w:styleId="Table8Center">
    <w:name w:val="Table 8 Center"/>
    <w:link w:val="Table8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16"/>
    </w:rPr>
  </w:style>
  <w:style w:type="paragraph" w:customStyle="1" w:styleId="Table8Left">
    <w:name w:val="Table 8 Left"/>
    <w:link w:val="Table8LeftChar"/>
    <w:rsid w:val="001A4C29"/>
    <w:pPr>
      <w:keepLines/>
      <w:suppressAutoHyphens/>
      <w:spacing w:before="120" w:after="120"/>
    </w:pPr>
    <w:rPr>
      <w:rFonts w:eastAsiaTheme="minorEastAsia" w:cs="Arial"/>
      <w:sz w:val="16"/>
    </w:rPr>
  </w:style>
  <w:style w:type="paragraph" w:customStyle="1" w:styleId="Table8Right">
    <w:name w:val="Table 8 Right"/>
    <w:link w:val="Table8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16"/>
    </w:rPr>
  </w:style>
  <w:style w:type="paragraph" w:customStyle="1" w:styleId="Table8List1">
    <w:name w:val="Table 8 List 1"/>
    <w:link w:val="Table8List1Char"/>
    <w:rsid w:val="001A4C29"/>
    <w:pPr>
      <w:keepLines/>
      <w:numPr>
        <w:ilvl w:val="1"/>
        <w:numId w:val="19"/>
      </w:numPr>
      <w:suppressAutoHyphens/>
      <w:spacing w:before="120" w:after="120"/>
    </w:pPr>
    <w:rPr>
      <w:rFonts w:eastAsiaTheme="minorEastAsia" w:cs="Arial"/>
      <w:sz w:val="16"/>
    </w:rPr>
  </w:style>
  <w:style w:type="paragraph" w:customStyle="1" w:styleId="Table8List2">
    <w:name w:val="Table 8 List 2"/>
    <w:link w:val="Table8List2Char"/>
    <w:rsid w:val="001A4C29"/>
    <w:pPr>
      <w:keepLines/>
      <w:numPr>
        <w:ilvl w:val="2"/>
        <w:numId w:val="19"/>
      </w:numPr>
      <w:suppressAutoHyphens/>
      <w:spacing w:before="120" w:after="120"/>
    </w:pPr>
    <w:rPr>
      <w:rFonts w:eastAsiaTheme="minorEastAsia" w:cs="Arial"/>
      <w:sz w:val="16"/>
    </w:rPr>
  </w:style>
  <w:style w:type="paragraph" w:customStyle="1" w:styleId="Table8Bullet">
    <w:name w:val="Table 8 Bullet"/>
    <w:link w:val="Table8BulletChar"/>
    <w:rsid w:val="001A4C29"/>
    <w:pPr>
      <w:keepLines/>
      <w:numPr>
        <w:ilvl w:val="2"/>
        <w:numId w:val="27"/>
      </w:numPr>
      <w:suppressAutoHyphens/>
      <w:spacing w:before="120" w:after="120"/>
    </w:pPr>
    <w:rPr>
      <w:rFonts w:eastAsiaTheme="minorEastAsia" w:cs="Arial"/>
      <w:sz w:val="16"/>
    </w:rPr>
  </w:style>
  <w:style w:type="paragraph" w:customStyle="1" w:styleId="Table7CenterBold">
    <w:name w:val="Table 7 Center Bold"/>
    <w:link w:val="Table7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14"/>
    </w:rPr>
  </w:style>
  <w:style w:type="paragraph" w:customStyle="1" w:styleId="Table7Center">
    <w:name w:val="Table 7 Center"/>
    <w:link w:val="Table7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14"/>
    </w:rPr>
  </w:style>
  <w:style w:type="paragraph" w:customStyle="1" w:styleId="Table7Left">
    <w:name w:val="Table 7 Left"/>
    <w:link w:val="Table7LeftChar"/>
    <w:rsid w:val="001A4C29"/>
    <w:pPr>
      <w:keepLines/>
      <w:suppressAutoHyphens/>
      <w:spacing w:before="120" w:after="120"/>
    </w:pPr>
    <w:rPr>
      <w:rFonts w:eastAsiaTheme="minorEastAsia" w:cs="Arial"/>
      <w:sz w:val="14"/>
    </w:rPr>
  </w:style>
  <w:style w:type="paragraph" w:customStyle="1" w:styleId="Table7Right">
    <w:name w:val="Table 7 Right"/>
    <w:link w:val="Table7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14"/>
    </w:rPr>
  </w:style>
  <w:style w:type="paragraph" w:customStyle="1" w:styleId="Table7List1">
    <w:name w:val="Table 7 List 1"/>
    <w:link w:val="Table7List1Char"/>
    <w:rsid w:val="001A4C29"/>
    <w:pPr>
      <w:keepLines/>
      <w:numPr>
        <w:ilvl w:val="1"/>
        <w:numId w:val="20"/>
      </w:numPr>
      <w:suppressAutoHyphens/>
      <w:spacing w:before="120" w:after="120"/>
    </w:pPr>
    <w:rPr>
      <w:rFonts w:eastAsiaTheme="minorEastAsia" w:cs="Arial"/>
      <w:sz w:val="14"/>
    </w:rPr>
  </w:style>
  <w:style w:type="paragraph" w:customStyle="1" w:styleId="Table7List2">
    <w:name w:val="Table 7 List 2"/>
    <w:link w:val="Table7List2Char"/>
    <w:rsid w:val="001A4C29"/>
    <w:pPr>
      <w:keepLines/>
      <w:numPr>
        <w:ilvl w:val="2"/>
        <w:numId w:val="20"/>
      </w:numPr>
      <w:suppressAutoHyphens/>
      <w:spacing w:before="120" w:after="120"/>
    </w:pPr>
    <w:rPr>
      <w:rFonts w:eastAsiaTheme="minorEastAsia" w:cs="Arial"/>
      <w:sz w:val="14"/>
    </w:rPr>
  </w:style>
  <w:style w:type="paragraph" w:customStyle="1" w:styleId="Table7Bullet">
    <w:name w:val="Table 7 Bullet"/>
    <w:link w:val="Table7BulletChar"/>
    <w:rsid w:val="001A4C29"/>
    <w:pPr>
      <w:keepLines/>
      <w:numPr>
        <w:ilvl w:val="2"/>
        <w:numId w:val="28"/>
      </w:numPr>
      <w:suppressAutoHyphens/>
      <w:spacing w:before="120" w:after="120"/>
    </w:pPr>
    <w:rPr>
      <w:rFonts w:eastAsiaTheme="minorEastAsia" w:cs="Arial"/>
      <w:sz w:val="14"/>
    </w:rPr>
  </w:style>
  <w:style w:type="paragraph" w:customStyle="1" w:styleId="Table6CenterBold">
    <w:name w:val="Table 6 Center Bold"/>
    <w:link w:val="Table6CenterBoldChar"/>
    <w:rsid w:val="001A4C29"/>
    <w:pPr>
      <w:keepNext/>
      <w:keepLines/>
      <w:suppressAutoHyphens/>
      <w:spacing w:before="120" w:after="120"/>
      <w:jc w:val="center"/>
    </w:pPr>
    <w:rPr>
      <w:rFonts w:eastAsiaTheme="minorEastAsia" w:cs="Arial"/>
      <w:b/>
      <w:sz w:val="12"/>
    </w:rPr>
  </w:style>
  <w:style w:type="paragraph" w:customStyle="1" w:styleId="Table6Center">
    <w:name w:val="Table 6 Center"/>
    <w:link w:val="Table6CenterChar"/>
    <w:rsid w:val="001A4C29"/>
    <w:pPr>
      <w:keepLines/>
      <w:suppressAutoHyphens/>
      <w:spacing w:before="120" w:after="120"/>
      <w:jc w:val="center"/>
    </w:pPr>
    <w:rPr>
      <w:rFonts w:eastAsiaTheme="minorEastAsia" w:cs="Arial"/>
      <w:sz w:val="12"/>
    </w:rPr>
  </w:style>
  <w:style w:type="paragraph" w:customStyle="1" w:styleId="Table6Left">
    <w:name w:val="Table 6 Left"/>
    <w:link w:val="Table6LeftChar"/>
    <w:rsid w:val="001A4C29"/>
    <w:pPr>
      <w:keepLines/>
      <w:suppressAutoHyphens/>
      <w:spacing w:before="120" w:after="120"/>
    </w:pPr>
    <w:rPr>
      <w:rFonts w:eastAsiaTheme="minorEastAsia" w:cs="Arial"/>
      <w:sz w:val="12"/>
    </w:rPr>
  </w:style>
  <w:style w:type="paragraph" w:customStyle="1" w:styleId="Table6Right">
    <w:name w:val="Table 6 Right"/>
    <w:link w:val="Table6RightChar"/>
    <w:rsid w:val="001A4C29"/>
    <w:pPr>
      <w:keepLines/>
      <w:suppressAutoHyphens/>
      <w:spacing w:before="120" w:after="120"/>
      <w:jc w:val="right"/>
    </w:pPr>
    <w:rPr>
      <w:rFonts w:eastAsiaTheme="minorEastAsia" w:cs="Arial"/>
      <w:sz w:val="12"/>
    </w:rPr>
  </w:style>
  <w:style w:type="paragraph" w:customStyle="1" w:styleId="Table6List1">
    <w:name w:val="Table 6 List 1"/>
    <w:link w:val="Table6List1Char"/>
    <w:rsid w:val="001A4C29"/>
    <w:pPr>
      <w:keepLines/>
      <w:numPr>
        <w:ilvl w:val="1"/>
        <w:numId w:val="21"/>
      </w:numPr>
      <w:suppressAutoHyphens/>
      <w:spacing w:before="120" w:after="120"/>
    </w:pPr>
    <w:rPr>
      <w:rFonts w:eastAsiaTheme="minorEastAsia" w:cs="Arial"/>
      <w:sz w:val="12"/>
    </w:rPr>
  </w:style>
  <w:style w:type="paragraph" w:customStyle="1" w:styleId="Table6List2">
    <w:name w:val="Table 6 List 2"/>
    <w:link w:val="Table6List2Char"/>
    <w:rsid w:val="001A4C29"/>
    <w:pPr>
      <w:keepLines/>
      <w:numPr>
        <w:ilvl w:val="2"/>
        <w:numId w:val="21"/>
      </w:numPr>
      <w:suppressAutoHyphens/>
      <w:spacing w:before="120" w:after="120"/>
    </w:pPr>
    <w:rPr>
      <w:rFonts w:eastAsiaTheme="minorEastAsia" w:cs="Arial"/>
      <w:sz w:val="12"/>
    </w:rPr>
  </w:style>
  <w:style w:type="paragraph" w:customStyle="1" w:styleId="Table6Bullet">
    <w:name w:val="Table 6 Bullet"/>
    <w:link w:val="Table6BulletChar"/>
    <w:rsid w:val="001A4C29"/>
    <w:pPr>
      <w:keepLines/>
      <w:numPr>
        <w:ilvl w:val="3"/>
        <w:numId w:val="28"/>
      </w:numPr>
      <w:suppressAutoHyphens/>
      <w:spacing w:before="120" w:after="120"/>
    </w:pPr>
    <w:rPr>
      <w:rFonts w:eastAsiaTheme="minorEastAsia" w:cs="Arial"/>
      <w:sz w:val="12"/>
    </w:rPr>
  </w:style>
  <w:style w:type="paragraph" w:customStyle="1" w:styleId="EquationCenter">
    <w:name w:val="Equation Center"/>
    <w:link w:val="EquationCenterChar"/>
    <w:rsid w:val="001A4C29"/>
    <w:pPr>
      <w:keepLines/>
      <w:suppressAutoHyphens/>
      <w:spacing w:before="80" w:after="80"/>
      <w:jc w:val="center"/>
    </w:pPr>
    <w:rPr>
      <w:rFonts w:ascii="Times New Roman" w:eastAsiaTheme="minorEastAsia" w:hAnsi="Times New Roman"/>
    </w:rPr>
  </w:style>
  <w:style w:type="paragraph" w:customStyle="1" w:styleId="EquationLeft">
    <w:name w:val="Equation Left"/>
    <w:link w:val="EquationLeftChar"/>
    <w:rsid w:val="001A4C29"/>
    <w:pPr>
      <w:keepLines/>
      <w:suppressAutoHyphens/>
      <w:spacing w:before="80" w:after="80"/>
    </w:pPr>
    <w:rPr>
      <w:rFonts w:ascii="Times New Roman" w:eastAsiaTheme="minorEastAsia" w:hAnsi="Times New Roman"/>
    </w:rPr>
  </w:style>
  <w:style w:type="paragraph" w:customStyle="1" w:styleId="EquationRight">
    <w:name w:val="Equation Right"/>
    <w:link w:val="EquationRightChar"/>
    <w:rsid w:val="001A4C29"/>
    <w:pPr>
      <w:keepLines/>
      <w:suppressAutoHyphens/>
      <w:spacing w:before="80" w:after="80"/>
      <w:jc w:val="right"/>
    </w:pPr>
    <w:rPr>
      <w:rFonts w:ascii="Times New Roman" w:eastAsiaTheme="minorEastAsia" w:hAnsi="Times New Roman"/>
    </w:rPr>
  </w:style>
  <w:style w:type="paragraph" w:customStyle="1" w:styleId="Table12List1Manual">
    <w:name w:val="Table 12 List 1 Manual"/>
    <w:link w:val="Table12List1ManualChar"/>
    <w:rsid w:val="001A4C29"/>
    <w:pPr>
      <w:keepLines/>
      <w:suppressAutoHyphens/>
      <w:spacing w:before="120" w:after="120"/>
      <w:ind w:left="504" w:hanging="504"/>
    </w:pPr>
    <w:rPr>
      <w:rFonts w:eastAsiaTheme="minorEastAsia" w:cs="Arial"/>
    </w:rPr>
  </w:style>
  <w:style w:type="paragraph" w:customStyle="1" w:styleId="Table12List2Manual">
    <w:name w:val="Table 12 List 2 Manual"/>
    <w:link w:val="Table12List2ManualChar"/>
    <w:rsid w:val="001A4C29"/>
    <w:pPr>
      <w:keepLines/>
      <w:suppressAutoHyphens/>
      <w:spacing w:before="120" w:after="120"/>
      <w:ind w:left="1008" w:hanging="504"/>
    </w:pPr>
    <w:rPr>
      <w:rFonts w:eastAsiaTheme="minorEastAsia" w:cs="Arial"/>
    </w:rPr>
  </w:style>
  <w:style w:type="paragraph" w:customStyle="1" w:styleId="Table11List1Manual">
    <w:name w:val="Table 11 List 1 Manual"/>
    <w:link w:val="Table11List1ManualChar"/>
    <w:rsid w:val="001A4C29"/>
    <w:pPr>
      <w:keepLines/>
      <w:suppressAutoHyphens/>
      <w:spacing w:before="120" w:after="120"/>
      <w:ind w:left="461" w:hanging="461"/>
    </w:pPr>
    <w:rPr>
      <w:rFonts w:eastAsiaTheme="minorEastAsia" w:cs="Arial"/>
      <w:sz w:val="22"/>
    </w:rPr>
  </w:style>
  <w:style w:type="paragraph" w:customStyle="1" w:styleId="Table11List2Manual">
    <w:name w:val="Table 11 List 2 Manual"/>
    <w:link w:val="Table11List2ManualChar"/>
    <w:rsid w:val="001A4C29"/>
    <w:pPr>
      <w:keepLines/>
      <w:suppressAutoHyphens/>
      <w:spacing w:before="120" w:after="120"/>
      <w:ind w:left="922" w:hanging="461"/>
    </w:pPr>
    <w:rPr>
      <w:rFonts w:eastAsiaTheme="minorEastAsia" w:cs="Arial"/>
      <w:sz w:val="22"/>
    </w:rPr>
  </w:style>
  <w:style w:type="paragraph" w:customStyle="1" w:styleId="Table10List1Manual">
    <w:name w:val="Table 10 List 1 Manual"/>
    <w:link w:val="Table10List1ManualChar"/>
    <w:rsid w:val="001A4C29"/>
    <w:pPr>
      <w:keepLines/>
      <w:suppressAutoHyphens/>
      <w:spacing w:before="120" w:after="120"/>
      <w:ind w:left="432" w:hanging="432"/>
    </w:pPr>
    <w:rPr>
      <w:rFonts w:eastAsiaTheme="minorEastAsia" w:cs="Arial"/>
      <w:sz w:val="20"/>
    </w:rPr>
  </w:style>
  <w:style w:type="paragraph" w:customStyle="1" w:styleId="Table10List2Manual">
    <w:name w:val="Table 10 List 2 Manual"/>
    <w:link w:val="Table10List2ManualChar"/>
    <w:rsid w:val="001A4C29"/>
    <w:pPr>
      <w:keepLines/>
      <w:suppressAutoHyphens/>
      <w:spacing w:before="120" w:after="120"/>
      <w:ind w:left="864" w:hanging="432"/>
    </w:pPr>
    <w:rPr>
      <w:rFonts w:eastAsiaTheme="minorEastAsia" w:cs="Arial"/>
      <w:sz w:val="20"/>
    </w:rPr>
  </w:style>
  <w:style w:type="paragraph" w:customStyle="1" w:styleId="Table9List1Manual">
    <w:name w:val="Table 9 List 1 Manual"/>
    <w:link w:val="Table9List1ManualChar"/>
    <w:rsid w:val="001A4C29"/>
    <w:pPr>
      <w:keepLines/>
      <w:suppressAutoHyphens/>
      <w:spacing w:before="120" w:after="120"/>
      <w:ind w:left="389" w:hanging="389"/>
    </w:pPr>
    <w:rPr>
      <w:rFonts w:eastAsiaTheme="minorEastAsia" w:cs="Arial"/>
      <w:sz w:val="18"/>
    </w:rPr>
  </w:style>
  <w:style w:type="paragraph" w:customStyle="1" w:styleId="Table9List2Manual">
    <w:name w:val="Table 9 List 2 Manual"/>
    <w:link w:val="Table9List2ManualChar"/>
    <w:rsid w:val="001A4C29"/>
    <w:pPr>
      <w:keepLines/>
      <w:suppressAutoHyphens/>
      <w:spacing w:before="120" w:after="120"/>
      <w:ind w:left="778" w:hanging="389"/>
    </w:pPr>
    <w:rPr>
      <w:rFonts w:eastAsiaTheme="minorEastAsia" w:cs="Arial"/>
      <w:sz w:val="18"/>
    </w:rPr>
  </w:style>
  <w:style w:type="paragraph" w:customStyle="1" w:styleId="Table8List1Manual">
    <w:name w:val="Table 8 List 1 Manual"/>
    <w:link w:val="Table8List1ManualChar"/>
    <w:rsid w:val="001A4C29"/>
    <w:pPr>
      <w:keepLines/>
      <w:suppressAutoHyphens/>
      <w:spacing w:before="120" w:after="120"/>
      <w:ind w:left="360" w:hanging="360"/>
    </w:pPr>
    <w:rPr>
      <w:rFonts w:eastAsiaTheme="minorEastAsia" w:cs="Arial"/>
      <w:sz w:val="16"/>
    </w:rPr>
  </w:style>
  <w:style w:type="paragraph" w:customStyle="1" w:styleId="Table8List2Manual">
    <w:name w:val="Table 8 List 2 Manual"/>
    <w:link w:val="Table8List2ManualChar"/>
    <w:rsid w:val="001A4C29"/>
    <w:pPr>
      <w:keepLines/>
      <w:suppressAutoHyphens/>
      <w:spacing w:before="120" w:after="120"/>
      <w:ind w:left="720" w:hanging="360"/>
    </w:pPr>
    <w:rPr>
      <w:rFonts w:eastAsiaTheme="minorEastAsia" w:cs="Arial"/>
      <w:sz w:val="16"/>
    </w:rPr>
  </w:style>
  <w:style w:type="paragraph" w:customStyle="1" w:styleId="Table7List1Manual">
    <w:name w:val="Table 7 List 1 Manual"/>
    <w:link w:val="Table7List1ManualChar"/>
    <w:rsid w:val="001A4C29"/>
    <w:pPr>
      <w:keepLines/>
      <w:suppressAutoHyphens/>
      <w:spacing w:before="120" w:after="120"/>
      <w:ind w:left="317" w:hanging="317"/>
    </w:pPr>
    <w:rPr>
      <w:rFonts w:eastAsiaTheme="minorEastAsia" w:cs="Arial"/>
      <w:sz w:val="14"/>
    </w:rPr>
  </w:style>
  <w:style w:type="paragraph" w:customStyle="1" w:styleId="Table7List2Manual">
    <w:name w:val="Table 7 List 2 Manual"/>
    <w:link w:val="Table7List2ManualChar"/>
    <w:rsid w:val="001A4C29"/>
    <w:pPr>
      <w:keepLines/>
      <w:suppressAutoHyphens/>
      <w:spacing w:before="120" w:after="120"/>
      <w:ind w:left="634" w:hanging="317"/>
    </w:pPr>
    <w:rPr>
      <w:rFonts w:eastAsiaTheme="minorEastAsia" w:cs="Arial"/>
      <w:sz w:val="14"/>
    </w:rPr>
  </w:style>
  <w:style w:type="paragraph" w:customStyle="1" w:styleId="Table6List1Manual">
    <w:name w:val="Table 6 List 1 Manual"/>
    <w:link w:val="Table6List1ManualChar"/>
    <w:rsid w:val="001A4C29"/>
    <w:pPr>
      <w:keepLines/>
      <w:suppressAutoHyphens/>
      <w:spacing w:before="120" w:after="120"/>
      <w:ind w:left="288" w:hanging="288"/>
    </w:pPr>
    <w:rPr>
      <w:rFonts w:eastAsiaTheme="minorEastAsia" w:cs="Arial"/>
      <w:sz w:val="12"/>
    </w:rPr>
  </w:style>
  <w:style w:type="paragraph" w:customStyle="1" w:styleId="Table6List2Manual">
    <w:name w:val="Table 6 List 2 Manual"/>
    <w:link w:val="Table6List2ManualChar"/>
    <w:rsid w:val="001A4C29"/>
    <w:pPr>
      <w:keepLines/>
      <w:suppressAutoHyphens/>
      <w:spacing w:before="120" w:after="120"/>
      <w:ind w:left="576" w:hanging="288"/>
    </w:pPr>
    <w:rPr>
      <w:rFonts w:eastAsiaTheme="minorEastAsia" w:cs="Arial"/>
      <w:sz w:val="12"/>
    </w:rPr>
  </w:style>
  <w:style w:type="paragraph" w:customStyle="1" w:styleId="AASequenceNumber">
    <w:name w:val="A/A Sequence Number"/>
    <w:link w:val="AASequenceNumberChar"/>
    <w:semiHidden/>
    <w:rsid w:val="001A4C29"/>
    <w:pPr>
      <w:keepLines/>
      <w:suppressAutoHyphens/>
      <w:jc w:val="center"/>
    </w:pPr>
    <w:rPr>
      <w:rFonts w:eastAsiaTheme="minorEastAsia" w:cs="Arial"/>
      <w:b/>
    </w:rPr>
  </w:style>
  <w:style w:type="paragraph" w:customStyle="1" w:styleId="AAPageNumber">
    <w:name w:val="A/A Page Number"/>
    <w:link w:val="AAPageNumberChar"/>
    <w:semiHidden/>
    <w:rsid w:val="001A4C29"/>
    <w:pPr>
      <w:keepLines/>
      <w:suppressAutoHyphens/>
      <w:jc w:val="center"/>
    </w:pPr>
    <w:rPr>
      <w:rFonts w:eastAsiaTheme="minorEastAsia" w:cs="Arial"/>
      <w:b/>
    </w:rPr>
  </w:style>
  <w:style w:type="paragraph" w:customStyle="1" w:styleId="AATitle">
    <w:name w:val="A/A Title"/>
    <w:link w:val="AATitleChar"/>
    <w:semiHidden/>
    <w:rsid w:val="001A4C29"/>
    <w:pPr>
      <w:keepLines/>
      <w:suppressAutoHyphens/>
      <w:spacing w:before="120"/>
      <w:jc w:val="center"/>
      <w:outlineLvl w:val="3"/>
    </w:pPr>
    <w:rPr>
      <w:rFonts w:eastAsiaTheme="minorEastAsia" w:cs="Arial"/>
      <w:b/>
    </w:rPr>
  </w:style>
  <w:style w:type="paragraph" w:customStyle="1" w:styleId="SourceNotes">
    <w:name w:val="SourceNotes"/>
    <w:link w:val="SourceNotesChar"/>
    <w:semiHidden/>
    <w:rsid w:val="001A4C29"/>
    <w:pPr>
      <w:keepLines/>
      <w:suppressAutoHyphens/>
      <w:jc w:val="center"/>
      <w:outlineLvl w:val="3"/>
    </w:pPr>
    <w:rPr>
      <w:rFonts w:eastAsiaTheme="minorEastAsia" w:cs="Arial"/>
      <w:b/>
    </w:rPr>
  </w:style>
  <w:style w:type="paragraph" w:customStyle="1" w:styleId="AA12Center">
    <w:name w:val="A/A 12 Center"/>
    <w:link w:val="AA12CenterChar"/>
    <w:rsid w:val="001A4C29"/>
    <w:pPr>
      <w:keepLines/>
      <w:suppressAutoHyphens/>
      <w:spacing w:before="240" w:after="240"/>
      <w:jc w:val="center"/>
    </w:pPr>
    <w:rPr>
      <w:rFonts w:eastAsiaTheme="minorEastAsia" w:cs="Arial"/>
    </w:rPr>
  </w:style>
  <w:style w:type="paragraph" w:customStyle="1" w:styleId="AA12Left">
    <w:name w:val="A/A 12 Left"/>
    <w:link w:val="AA12LeftChar"/>
    <w:rsid w:val="001A4C29"/>
    <w:pPr>
      <w:keepLines/>
      <w:suppressAutoHyphens/>
      <w:spacing w:before="240" w:after="240"/>
    </w:pPr>
    <w:rPr>
      <w:rFonts w:eastAsiaTheme="minorEastAsia" w:cs="Arial"/>
    </w:rPr>
  </w:style>
  <w:style w:type="paragraph" w:customStyle="1" w:styleId="AA12List1">
    <w:name w:val="A/A 12 List 1"/>
    <w:link w:val="AA12List1Char"/>
    <w:rsid w:val="001A4C29"/>
    <w:pPr>
      <w:keepLines/>
      <w:numPr>
        <w:ilvl w:val="1"/>
        <w:numId w:val="24"/>
      </w:numPr>
      <w:suppressAutoHyphens/>
      <w:spacing w:before="240" w:after="240"/>
    </w:pPr>
    <w:rPr>
      <w:rFonts w:eastAsiaTheme="minorEastAsia" w:cs="Arial"/>
    </w:rPr>
  </w:style>
  <w:style w:type="paragraph" w:customStyle="1" w:styleId="AA12List2">
    <w:name w:val="A/A 12 List 2"/>
    <w:link w:val="AA12List2Char"/>
    <w:rsid w:val="001A4C29"/>
    <w:pPr>
      <w:keepLines/>
      <w:numPr>
        <w:ilvl w:val="2"/>
        <w:numId w:val="24"/>
      </w:numPr>
      <w:suppressAutoHyphens/>
      <w:spacing w:before="240" w:after="240"/>
    </w:pPr>
    <w:rPr>
      <w:rFonts w:eastAsiaTheme="minorEastAsia" w:cs="Arial"/>
    </w:rPr>
  </w:style>
  <w:style w:type="paragraph" w:customStyle="1" w:styleId="AA12Bullet">
    <w:name w:val="A/A 12 Bullet"/>
    <w:link w:val="AA12BulletChar"/>
    <w:rsid w:val="001A4C29"/>
    <w:pPr>
      <w:keepLines/>
      <w:numPr>
        <w:ilvl w:val="5"/>
        <w:numId w:val="27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">
    <w:name w:val="Section"/>
    <w:next w:val="SectionBody"/>
    <w:link w:val="SectionChar"/>
    <w:rsid w:val="001A4C29"/>
    <w:pPr>
      <w:keepNext/>
      <w:keepLines/>
      <w:numPr>
        <w:numId w:val="15"/>
      </w:numPr>
      <w:suppressAutoHyphens/>
      <w:spacing w:before="480"/>
      <w:ind w:right="1584"/>
      <w:outlineLvl w:val="0"/>
    </w:pPr>
    <w:rPr>
      <w:rFonts w:eastAsiaTheme="minorEastAsia" w:cs="Arial"/>
      <w:b/>
    </w:rPr>
  </w:style>
  <w:style w:type="paragraph" w:customStyle="1" w:styleId="SubSection">
    <w:name w:val="SubSection"/>
    <w:next w:val="SectionBody"/>
    <w:link w:val="SubSectionChar"/>
    <w:rsid w:val="001A4C29"/>
    <w:pPr>
      <w:keepNext/>
      <w:keepLines/>
      <w:numPr>
        <w:ilvl w:val="1"/>
        <w:numId w:val="15"/>
      </w:numPr>
      <w:suppressAutoHyphens/>
      <w:spacing w:before="360"/>
      <w:ind w:right="1584"/>
      <w:outlineLvl w:val="1"/>
    </w:pPr>
    <w:rPr>
      <w:rFonts w:eastAsiaTheme="minorEastAsia" w:cs="Arial"/>
      <w:b/>
    </w:rPr>
  </w:style>
  <w:style w:type="paragraph" w:customStyle="1" w:styleId="SubSubSection">
    <w:name w:val="SubSubSection"/>
    <w:next w:val="SectionBody"/>
    <w:link w:val="SubSubSectionChar"/>
    <w:rsid w:val="001A4C29"/>
    <w:pPr>
      <w:keepNext/>
      <w:keepLines/>
      <w:numPr>
        <w:ilvl w:val="2"/>
        <w:numId w:val="15"/>
      </w:numPr>
      <w:suppressAutoHyphens/>
      <w:spacing w:before="360"/>
      <w:ind w:right="1584"/>
      <w:outlineLvl w:val="2"/>
    </w:pPr>
    <w:rPr>
      <w:rFonts w:eastAsiaTheme="minorEastAsia" w:cs="Arial"/>
      <w:b/>
    </w:rPr>
  </w:style>
  <w:style w:type="paragraph" w:customStyle="1" w:styleId="SectionBullet">
    <w:name w:val="Section Bullet"/>
    <w:link w:val="SectionBulletChar"/>
    <w:rsid w:val="001A4C29"/>
    <w:pPr>
      <w:keepLines/>
      <w:numPr>
        <w:ilvl w:val="3"/>
        <w:numId w:val="27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List1">
    <w:name w:val="Section List 1"/>
    <w:link w:val="SectionList1Char"/>
    <w:rsid w:val="001A4C29"/>
    <w:pPr>
      <w:keepLines/>
      <w:numPr>
        <w:ilvl w:val="1"/>
        <w:numId w:val="13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List2">
    <w:name w:val="Section List 2"/>
    <w:link w:val="SectionList2Char"/>
    <w:rsid w:val="001A4C29"/>
    <w:pPr>
      <w:keepLines/>
      <w:numPr>
        <w:ilvl w:val="2"/>
        <w:numId w:val="13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List3">
    <w:name w:val="Section List 3"/>
    <w:link w:val="SectionList3Char"/>
    <w:rsid w:val="001A4C29"/>
    <w:pPr>
      <w:keepLines/>
      <w:numPr>
        <w:ilvl w:val="3"/>
        <w:numId w:val="13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List4">
    <w:name w:val="Section List 4"/>
    <w:link w:val="SectionList4Char"/>
    <w:rsid w:val="001A4C29"/>
    <w:pPr>
      <w:keepLines/>
      <w:numPr>
        <w:ilvl w:val="4"/>
        <w:numId w:val="13"/>
      </w:numPr>
      <w:suppressAutoHyphens/>
      <w:spacing w:before="240" w:after="240"/>
    </w:pPr>
    <w:rPr>
      <w:rFonts w:eastAsiaTheme="minorEastAsia" w:cs="Arial"/>
    </w:rPr>
  </w:style>
  <w:style w:type="paragraph" w:customStyle="1" w:styleId="SectionList1NoNumber">
    <w:name w:val="Section List 1 NoNumber"/>
    <w:link w:val="SectionList1NoNumberChar"/>
    <w:rsid w:val="001A4C29"/>
    <w:pPr>
      <w:keepLines/>
      <w:suppressAutoHyphens/>
      <w:spacing w:before="240" w:after="240"/>
      <w:ind w:left="1440"/>
    </w:pPr>
    <w:rPr>
      <w:rFonts w:eastAsiaTheme="minorEastAsia" w:cs="Arial"/>
    </w:rPr>
  </w:style>
  <w:style w:type="paragraph" w:customStyle="1" w:styleId="SectionList2NoNumber">
    <w:name w:val="Section List 2 NoNumber"/>
    <w:link w:val="SectionList2NoNumberChar"/>
    <w:rsid w:val="001A4C29"/>
    <w:pPr>
      <w:keepLines/>
      <w:suppressAutoHyphens/>
      <w:spacing w:before="240" w:after="240"/>
      <w:ind w:left="1944"/>
    </w:pPr>
    <w:rPr>
      <w:rFonts w:eastAsiaTheme="minorEastAsia" w:cs="Arial"/>
    </w:rPr>
  </w:style>
  <w:style w:type="paragraph" w:customStyle="1" w:styleId="SectionList3NoNumber">
    <w:name w:val="Section List 3 NoNumber"/>
    <w:link w:val="SectionList3NoNumberChar"/>
    <w:rsid w:val="001A4C29"/>
    <w:pPr>
      <w:keepLines/>
      <w:suppressAutoHyphens/>
      <w:spacing w:before="240" w:after="240"/>
      <w:ind w:left="2448"/>
    </w:pPr>
    <w:rPr>
      <w:rFonts w:eastAsiaTheme="minorEastAsia" w:cs="Arial"/>
    </w:rPr>
  </w:style>
  <w:style w:type="paragraph" w:customStyle="1" w:styleId="SectionList4NoNumber">
    <w:name w:val="Section List 4 NoNumber"/>
    <w:link w:val="SectionList4NoNumberChar"/>
    <w:rsid w:val="001A4C29"/>
    <w:pPr>
      <w:keepLines/>
      <w:suppressAutoHyphens/>
      <w:spacing w:before="240" w:after="240"/>
      <w:ind w:left="2952"/>
    </w:pPr>
    <w:rPr>
      <w:rFonts w:eastAsiaTheme="minorEastAsia" w:cs="Arial"/>
    </w:rPr>
  </w:style>
  <w:style w:type="paragraph" w:customStyle="1" w:styleId="AASectionBody">
    <w:name w:val="A/A Section Body"/>
    <w:link w:val="AASectionBodyChar"/>
    <w:rsid w:val="001A4C29"/>
    <w:pPr>
      <w:keepLines/>
      <w:suppressAutoHyphens/>
      <w:spacing w:before="240" w:after="240"/>
      <w:ind w:left="936"/>
    </w:pPr>
    <w:rPr>
      <w:rFonts w:eastAsiaTheme="minorEastAsia" w:cs="Arial"/>
    </w:rPr>
  </w:style>
  <w:style w:type="paragraph" w:customStyle="1" w:styleId="AASectionGraphic">
    <w:name w:val="A/A Section Graphic"/>
    <w:next w:val="AASectionBody"/>
    <w:link w:val="AASectionGraphicChar"/>
    <w:rsid w:val="001A4C29"/>
    <w:pPr>
      <w:keepLines/>
      <w:suppressAutoHyphens/>
      <w:spacing w:before="240" w:after="240"/>
      <w:jc w:val="center"/>
    </w:pPr>
    <w:rPr>
      <w:rFonts w:eastAsiaTheme="minorEastAsia" w:cs="Arial"/>
    </w:rPr>
  </w:style>
  <w:style w:type="paragraph" w:customStyle="1" w:styleId="AASectionTableSpacer">
    <w:name w:val="A/A Section Table Spacer"/>
    <w:next w:val="AASectionBody"/>
    <w:link w:val="AASectionTableSpacerChar"/>
    <w:rsid w:val="001A4C29"/>
    <w:pPr>
      <w:keepLines/>
      <w:suppressAutoHyphens/>
      <w:ind w:left="936"/>
      <w:jc w:val="center"/>
    </w:pPr>
    <w:rPr>
      <w:rFonts w:eastAsiaTheme="minorEastAsia" w:cs="Arial"/>
      <w:sz w:val="16"/>
    </w:rPr>
  </w:style>
  <w:style w:type="paragraph" w:customStyle="1" w:styleId="AASectionTableSpacerSMALL">
    <w:name w:val="A/A Section Table Spacer SMALL"/>
    <w:next w:val="AASectionBody"/>
    <w:link w:val="AASectionTableSpacerSMALLChar"/>
    <w:rsid w:val="001A4C29"/>
    <w:pPr>
      <w:keepLines/>
      <w:suppressAutoHyphens/>
      <w:spacing w:line="14" w:lineRule="exact"/>
      <w:ind w:left="936"/>
      <w:jc w:val="center"/>
    </w:pPr>
    <w:rPr>
      <w:rFonts w:eastAsiaTheme="minorEastAsia" w:cs="Arial"/>
      <w:sz w:val="4"/>
    </w:rPr>
  </w:style>
  <w:style w:type="paragraph" w:customStyle="1" w:styleId="AASection">
    <w:name w:val="A/A Section"/>
    <w:next w:val="AASectionBody"/>
    <w:link w:val="AASectionChar"/>
    <w:rsid w:val="001A4C29"/>
    <w:pPr>
      <w:keepNext/>
      <w:keepLines/>
      <w:numPr>
        <w:numId w:val="29"/>
      </w:numPr>
      <w:suppressAutoHyphens/>
      <w:spacing w:before="480"/>
      <w:ind w:right="1584"/>
      <w:outlineLvl w:val="0"/>
    </w:pPr>
    <w:rPr>
      <w:rFonts w:eastAsiaTheme="minorEastAsia" w:cs="Arial"/>
      <w:b/>
    </w:rPr>
  </w:style>
  <w:style w:type="paragraph" w:customStyle="1" w:styleId="AASubSection">
    <w:name w:val="A/A SubSection"/>
    <w:next w:val="AASectionBody"/>
    <w:link w:val="AASubSectionChar"/>
    <w:rsid w:val="001A4C29"/>
    <w:pPr>
      <w:keepNext/>
      <w:keepLines/>
      <w:numPr>
        <w:ilvl w:val="1"/>
        <w:numId w:val="29"/>
      </w:numPr>
      <w:suppressAutoHyphens/>
      <w:spacing w:before="360"/>
      <w:ind w:right="1584"/>
      <w:outlineLvl w:val="1"/>
    </w:pPr>
    <w:rPr>
      <w:rFonts w:eastAsiaTheme="minorEastAsia" w:cs="Arial"/>
      <w:b/>
    </w:rPr>
  </w:style>
  <w:style w:type="paragraph" w:customStyle="1" w:styleId="AASubSubSection">
    <w:name w:val="A/A SubSubSection"/>
    <w:next w:val="AASectionBody"/>
    <w:link w:val="AASubSubSectionChar"/>
    <w:rsid w:val="001A4C29"/>
    <w:pPr>
      <w:keepNext/>
      <w:keepLines/>
      <w:numPr>
        <w:ilvl w:val="2"/>
        <w:numId w:val="29"/>
      </w:numPr>
      <w:suppressAutoHyphens/>
      <w:spacing w:before="360"/>
      <w:ind w:right="1584"/>
      <w:outlineLvl w:val="2"/>
    </w:pPr>
    <w:rPr>
      <w:rFonts w:eastAsiaTheme="minorEastAsia" w:cs="Arial"/>
      <w:b/>
    </w:rPr>
  </w:style>
  <w:style w:type="paragraph" w:customStyle="1" w:styleId="AASectionBullet">
    <w:name w:val="A/A Section Bullet"/>
    <w:link w:val="AASectionBulletChar"/>
    <w:rsid w:val="001A4C29"/>
    <w:pPr>
      <w:keepLines/>
      <w:numPr>
        <w:ilvl w:val="6"/>
        <w:numId w:val="27"/>
      </w:numPr>
      <w:suppressAutoHyphens/>
      <w:spacing w:before="240" w:after="240"/>
    </w:pPr>
    <w:rPr>
      <w:rFonts w:eastAsiaTheme="minorEastAsia" w:cs="Arial"/>
    </w:rPr>
  </w:style>
  <w:style w:type="paragraph" w:customStyle="1" w:styleId="AASectionList1">
    <w:name w:val="A/A Section List 1"/>
    <w:link w:val="AASectionList1Char"/>
    <w:rsid w:val="001A4C29"/>
    <w:pPr>
      <w:keepLines/>
      <w:numPr>
        <w:ilvl w:val="1"/>
        <w:numId w:val="30"/>
      </w:numPr>
      <w:suppressAutoHyphens/>
      <w:spacing w:before="240" w:after="240"/>
    </w:pPr>
    <w:rPr>
      <w:rFonts w:eastAsiaTheme="minorEastAsia" w:cs="Arial"/>
    </w:rPr>
  </w:style>
  <w:style w:type="paragraph" w:customStyle="1" w:styleId="AASectionList2">
    <w:name w:val="A/A Section List 2"/>
    <w:link w:val="AASectionList2Char"/>
    <w:rsid w:val="001A4C29"/>
    <w:pPr>
      <w:keepLines/>
      <w:numPr>
        <w:ilvl w:val="2"/>
        <w:numId w:val="30"/>
      </w:numPr>
      <w:suppressAutoHyphens/>
      <w:spacing w:before="240" w:after="240"/>
    </w:pPr>
    <w:rPr>
      <w:rFonts w:eastAsiaTheme="minorEastAsia" w:cs="Arial"/>
    </w:rPr>
  </w:style>
  <w:style w:type="paragraph" w:customStyle="1" w:styleId="AASectionList3">
    <w:name w:val="A/A Section List 3"/>
    <w:link w:val="AASectionList3Char"/>
    <w:rsid w:val="001A4C29"/>
    <w:pPr>
      <w:keepLines/>
      <w:numPr>
        <w:ilvl w:val="3"/>
        <w:numId w:val="30"/>
      </w:numPr>
      <w:suppressAutoHyphens/>
      <w:spacing w:before="240" w:after="240"/>
    </w:pPr>
    <w:rPr>
      <w:rFonts w:eastAsiaTheme="minorEastAsia" w:cs="Arial"/>
    </w:rPr>
  </w:style>
  <w:style w:type="paragraph" w:customStyle="1" w:styleId="AASectionList4">
    <w:name w:val="A/A Section List 4"/>
    <w:link w:val="AASectionList4Char"/>
    <w:rsid w:val="001A4C29"/>
    <w:pPr>
      <w:keepLines/>
      <w:numPr>
        <w:ilvl w:val="4"/>
        <w:numId w:val="30"/>
      </w:numPr>
      <w:suppressAutoHyphens/>
      <w:spacing w:before="240" w:after="240"/>
    </w:pPr>
    <w:rPr>
      <w:rFonts w:eastAsiaTheme="minorEastAsia" w:cs="Arial"/>
    </w:rPr>
  </w:style>
  <w:style w:type="paragraph" w:customStyle="1" w:styleId="AASectionList1NoNumber">
    <w:name w:val="A/A Section List 1 NoNumber"/>
    <w:link w:val="AASectionList1NoNumberChar"/>
    <w:rsid w:val="001A4C29"/>
    <w:pPr>
      <w:keepLines/>
      <w:suppressAutoHyphens/>
      <w:spacing w:before="240" w:after="240"/>
      <w:ind w:left="1440"/>
    </w:pPr>
    <w:rPr>
      <w:rFonts w:eastAsiaTheme="minorEastAsia" w:cs="Arial"/>
    </w:rPr>
  </w:style>
  <w:style w:type="paragraph" w:customStyle="1" w:styleId="AASectionList2NoNumber">
    <w:name w:val="A/A Section List 2 NoNumber"/>
    <w:link w:val="AASectionList2NoNumberChar"/>
    <w:rsid w:val="001A4C29"/>
    <w:pPr>
      <w:keepLines/>
      <w:suppressAutoHyphens/>
      <w:spacing w:before="240" w:after="240"/>
      <w:ind w:left="1944"/>
    </w:pPr>
    <w:rPr>
      <w:rFonts w:eastAsiaTheme="minorEastAsia" w:cs="Arial"/>
    </w:rPr>
  </w:style>
  <w:style w:type="paragraph" w:customStyle="1" w:styleId="AASectionList3NoNumber">
    <w:name w:val="A/A Section List 3 NoNumber"/>
    <w:link w:val="AASectionList3NoNumberChar"/>
    <w:rsid w:val="001A4C29"/>
    <w:pPr>
      <w:keepLines/>
      <w:suppressAutoHyphens/>
      <w:spacing w:before="240" w:after="240"/>
      <w:ind w:left="2448"/>
    </w:pPr>
    <w:rPr>
      <w:rFonts w:eastAsiaTheme="minorEastAsia" w:cs="Arial"/>
    </w:rPr>
  </w:style>
  <w:style w:type="paragraph" w:customStyle="1" w:styleId="AASectionList4NoNumber">
    <w:name w:val="A/A Section List 4 NoNumber"/>
    <w:link w:val="AASectionList4NoNumberChar"/>
    <w:rsid w:val="001A4C29"/>
    <w:pPr>
      <w:keepLines/>
      <w:suppressAutoHyphens/>
      <w:spacing w:before="240" w:after="240"/>
      <w:ind w:left="2952"/>
    </w:pPr>
    <w:rPr>
      <w:rFonts w:eastAsiaTheme="minorEastAsia" w:cs="Arial"/>
    </w:rPr>
  </w:style>
  <w:style w:type="paragraph" w:customStyle="1" w:styleId="AAActionStep1">
    <w:name w:val="A/A Action Step 1"/>
    <w:link w:val="AAActionStep1Char"/>
    <w:rsid w:val="001A4C29"/>
    <w:pPr>
      <w:keepLines/>
      <w:numPr>
        <w:ilvl w:val="3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1NoNumber">
    <w:name w:val="A/A Action Step 1 NoNumber"/>
    <w:link w:val="AAActionStep1NoNumberChar"/>
    <w:rsid w:val="001A4C29"/>
    <w:pPr>
      <w:keepLines/>
      <w:suppressAutoHyphens/>
      <w:spacing w:before="120" w:after="240"/>
      <w:ind w:left="1656"/>
    </w:pPr>
    <w:rPr>
      <w:rFonts w:eastAsiaTheme="minorEastAsia" w:cs="Arial"/>
    </w:rPr>
  </w:style>
  <w:style w:type="paragraph" w:customStyle="1" w:styleId="AAActionStep1Bullet">
    <w:name w:val="A/A Action Step 1 Bullet"/>
    <w:link w:val="AAActionStep1BulletChar"/>
    <w:rsid w:val="001A4C29"/>
    <w:pPr>
      <w:keepLines/>
      <w:numPr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1List">
    <w:name w:val="A/A Action Step 1 List"/>
    <w:link w:val="AAActionStep1ListChar"/>
    <w:rsid w:val="001A4C29"/>
    <w:pPr>
      <w:keepLines/>
      <w:numPr>
        <w:ilvl w:val="4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1ListBullet">
    <w:name w:val="A/A Action Step 1 ListBullet"/>
    <w:link w:val="AAActionStep1ListBulletChar"/>
    <w:rsid w:val="001A4C29"/>
    <w:pPr>
      <w:keepLines/>
      <w:numPr>
        <w:ilvl w:val="1"/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2">
    <w:name w:val="A/A Action Step 2"/>
    <w:link w:val="AAActionStep2Char"/>
    <w:rsid w:val="001A4C29"/>
    <w:pPr>
      <w:keepLines/>
      <w:numPr>
        <w:ilvl w:val="5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2NoNumber">
    <w:name w:val="A/A Action Step 2 NoNumber"/>
    <w:link w:val="AAActionStep2NoNumberChar"/>
    <w:rsid w:val="001A4C29"/>
    <w:pPr>
      <w:keepLines/>
      <w:suppressAutoHyphens/>
      <w:spacing w:before="120" w:after="240"/>
      <w:ind w:left="2304"/>
    </w:pPr>
    <w:rPr>
      <w:rFonts w:eastAsiaTheme="minorEastAsia" w:cs="Arial"/>
    </w:rPr>
  </w:style>
  <w:style w:type="paragraph" w:customStyle="1" w:styleId="AAActionStep2Bullet">
    <w:name w:val="A/A Action Step 2 Bullet"/>
    <w:link w:val="AAActionStep2BulletChar"/>
    <w:rsid w:val="001A4C29"/>
    <w:pPr>
      <w:keepLines/>
      <w:numPr>
        <w:ilvl w:val="2"/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2List">
    <w:name w:val="A/A Action Step 2 List"/>
    <w:link w:val="AAActionStep2ListChar"/>
    <w:rsid w:val="001A4C29"/>
    <w:pPr>
      <w:keepLines/>
      <w:numPr>
        <w:ilvl w:val="6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2ListBullet">
    <w:name w:val="A/A Action Step 2 ListBullet"/>
    <w:link w:val="AAActionStep2ListBulletChar"/>
    <w:rsid w:val="001A4C29"/>
    <w:pPr>
      <w:keepLines/>
      <w:numPr>
        <w:ilvl w:val="3"/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3">
    <w:name w:val="A/A Action Step 3"/>
    <w:link w:val="AAActionStep3Char"/>
    <w:rsid w:val="001A4C29"/>
    <w:pPr>
      <w:keepLines/>
      <w:numPr>
        <w:ilvl w:val="7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3NoNumber">
    <w:name w:val="A/A Action Step 3 NoNumber"/>
    <w:link w:val="AAActionStep3NoNumberChar"/>
    <w:rsid w:val="001A4C29"/>
    <w:pPr>
      <w:keepLines/>
      <w:suppressAutoHyphens/>
      <w:spacing w:before="120" w:after="240"/>
      <w:ind w:left="2808"/>
    </w:pPr>
    <w:rPr>
      <w:rFonts w:eastAsiaTheme="minorEastAsia" w:cs="Arial"/>
    </w:rPr>
  </w:style>
  <w:style w:type="paragraph" w:customStyle="1" w:styleId="AAActionStep3Bullet">
    <w:name w:val="A/A Action Step 3 Bullet"/>
    <w:link w:val="AAActionStep3BulletChar"/>
    <w:rsid w:val="001A4C29"/>
    <w:pPr>
      <w:keepLines/>
      <w:numPr>
        <w:ilvl w:val="4"/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3List">
    <w:name w:val="A/A Action Step 3 List"/>
    <w:link w:val="AAActionStep3ListChar"/>
    <w:rsid w:val="001A4C29"/>
    <w:pPr>
      <w:keepLines/>
      <w:numPr>
        <w:ilvl w:val="8"/>
        <w:numId w:val="29"/>
      </w:numPr>
      <w:suppressAutoHyphens/>
      <w:spacing w:before="240" w:after="120"/>
    </w:pPr>
    <w:rPr>
      <w:rFonts w:eastAsiaTheme="minorEastAsia" w:cs="Arial"/>
    </w:rPr>
  </w:style>
  <w:style w:type="paragraph" w:customStyle="1" w:styleId="AAActionStep3ListBullet">
    <w:name w:val="A/A Action Step 3 ListBullet"/>
    <w:link w:val="AAActionStep3ListBulletChar"/>
    <w:rsid w:val="001A4C29"/>
    <w:pPr>
      <w:keepLines/>
      <w:numPr>
        <w:ilvl w:val="5"/>
        <w:numId w:val="26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1">
    <w:name w:val="Action Step 1"/>
    <w:link w:val="ActionStep1Char"/>
    <w:rsid w:val="001A4C29"/>
    <w:pPr>
      <w:keepLines/>
      <w:numPr>
        <w:ilvl w:val="3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1NoNumber">
    <w:name w:val="Action Step 1 NoNumber"/>
    <w:link w:val="ActionStep1NoNumberChar"/>
    <w:rsid w:val="001A4C29"/>
    <w:pPr>
      <w:keepLines/>
      <w:suppressAutoHyphens/>
      <w:spacing w:before="120" w:after="240"/>
      <w:ind w:left="1656"/>
    </w:pPr>
    <w:rPr>
      <w:rFonts w:eastAsiaTheme="minorEastAsia" w:cs="Arial"/>
    </w:rPr>
  </w:style>
  <w:style w:type="paragraph" w:customStyle="1" w:styleId="ActionStep1Bullet">
    <w:name w:val="Action Step 1 Bullet"/>
    <w:link w:val="ActionStep1BulletChar"/>
    <w:rsid w:val="001A4C29"/>
    <w:pPr>
      <w:keepLines/>
      <w:numPr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1List">
    <w:name w:val="Action Step 1 List"/>
    <w:link w:val="ActionStep1ListChar"/>
    <w:rsid w:val="001A4C29"/>
    <w:pPr>
      <w:keepLines/>
      <w:numPr>
        <w:ilvl w:val="4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1ListBullet">
    <w:name w:val="Action Step 1 ListBullet"/>
    <w:link w:val="ActionStep1ListBulletChar"/>
    <w:rsid w:val="001A4C29"/>
    <w:pPr>
      <w:keepLines/>
      <w:numPr>
        <w:ilvl w:val="1"/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2">
    <w:name w:val="Action Step 2"/>
    <w:link w:val="ActionStep2Char"/>
    <w:rsid w:val="001A4C29"/>
    <w:pPr>
      <w:keepLines/>
      <w:numPr>
        <w:ilvl w:val="5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2NoNumber">
    <w:name w:val="Action Step 2 NoNumber"/>
    <w:link w:val="ActionStep2NoNumberChar"/>
    <w:rsid w:val="001A4C29"/>
    <w:pPr>
      <w:keepLines/>
      <w:suppressAutoHyphens/>
      <w:spacing w:before="120" w:after="240"/>
      <w:ind w:left="2304"/>
    </w:pPr>
    <w:rPr>
      <w:rFonts w:eastAsiaTheme="minorEastAsia" w:cs="Arial"/>
    </w:rPr>
  </w:style>
  <w:style w:type="paragraph" w:customStyle="1" w:styleId="ActionStep2Bullet">
    <w:name w:val="Action Step 2 Bullet"/>
    <w:link w:val="ActionStep2BulletChar"/>
    <w:rsid w:val="001A4C29"/>
    <w:pPr>
      <w:keepLines/>
      <w:numPr>
        <w:ilvl w:val="2"/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2List">
    <w:name w:val="Action Step 2 List"/>
    <w:link w:val="ActionStep2ListChar"/>
    <w:rsid w:val="001A4C29"/>
    <w:pPr>
      <w:keepLines/>
      <w:numPr>
        <w:ilvl w:val="6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2ListBullet">
    <w:name w:val="Action Step 2 ListBullet"/>
    <w:link w:val="ActionStep2ListBulletChar"/>
    <w:rsid w:val="001A4C29"/>
    <w:pPr>
      <w:keepLines/>
      <w:numPr>
        <w:ilvl w:val="3"/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3">
    <w:name w:val="Action Step 3"/>
    <w:link w:val="ActionStep3Char"/>
    <w:rsid w:val="001A4C29"/>
    <w:pPr>
      <w:keepLines/>
      <w:numPr>
        <w:ilvl w:val="7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3NoNumber">
    <w:name w:val="Action Step 3 NoNumber"/>
    <w:link w:val="ActionStep3NoNumberChar"/>
    <w:rsid w:val="001A4C29"/>
    <w:pPr>
      <w:keepLines/>
      <w:suppressAutoHyphens/>
      <w:spacing w:before="120" w:after="240"/>
      <w:ind w:left="2808"/>
    </w:pPr>
    <w:rPr>
      <w:rFonts w:eastAsiaTheme="minorEastAsia" w:cs="Arial"/>
    </w:rPr>
  </w:style>
  <w:style w:type="paragraph" w:customStyle="1" w:styleId="ActionStep3Bullet">
    <w:name w:val="Action Step 3 Bullet"/>
    <w:link w:val="ActionStep3BulletChar"/>
    <w:rsid w:val="001A4C29"/>
    <w:pPr>
      <w:keepLines/>
      <w:numPr>
        <w:ilvl w:val="4"/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3List">
    <w:name w:val="Action Step 3 List"/>
    <w:link w:val="ActionStep3ListChar"/>
    <w:rsid w:val="001A4C29"/>
    <w:pPr>
      <w:keepLines/>
      <w:numPr>
        <w:ilvl w:val="8"/>
        <w:numId w:val="15"/>
      </w:numPr>
      <w:suppressAutoHyphens/>
      <w:spacing w:before="240" w:after="120"/>
    </w:pPr>
    <w:rPr>
      <w:rFonts w:eastAsiaTheme="minorEastAsia" w:cs="Arial"/>
    </w:rPr>
  </w:style>
  <w:style w:type="paragraph" w:customStyle="1" w:styleId="ActionStep3ListBullet">
    <w:name w:val="Action Step 3 ListBullet"/>
    <w:link w:val="ActionStep3ListBulletChar"/>
    <w:rsid w:val="001A4C29"/>
    <w:pPr>
      <w:keepLines/>
      <w:numPr>
        <w:ilvl w:val="5"/>
        <w:numId w:val="25"/>
      </w:numPr>
      <w:suppressAutoHyphens/>
      <w:spacing w:before="240" w:after="120"/>
    </w:pPr>
    <w:rPr>
      <w:rFonts w:eastAsiaTheme="minorEastAsia" w:cs="Arial"/>
    </w:rPr>
  </w:style>
  <w:style w:type="paragraph" w:customStyle="1" w:styleId="HoldPoint">
    <w:name w:val="Hold Point"/>
    <w:next w:val="ActionStep1"/>
    <w:link w:val="HoldPointChar"/>
    <w:rsid w:val="001A4C29"/>
    <w:pPr>
      <w:keepNext/>
      <w:keepLines/>
      <w:suppressAutoHyphens/>
      <w:spacing w:before="360"/>
      <w:ind w:left="936"/>
    </w:pPr>
    <w:rPr>
      <w:rFonts w:eastAsiaTheme="minorEastAsia" w:cs="Arial"/>
      <w:b/>
      <w:u w:val="single"/>
    </w:rPr>
  </w:style>
  <w:style w:type="paragraph" w:customStyle="1" w:styleId="QMDS">
    <w:name w:val="QMDS"/>
    <w:next w:val="ActionStep1"/>
    <w:link w:val="QMDSChar"/>
    <w:rsid w:val="001A4C29"/>
    <w:pPr>
      <w:keepNext/>
      <w:keepLines/>
      <w:suppressAutoHyphens/>
      <w:spacing w:before="360"/>
      <w:ind w:left="936"/>
    </w:pPr>
    <w:rPr>
      <w:rFonts w:eastAsiaTheme="minorEastAsia" w:cs="Arial"/>
      <w:b/>
      <w:u w:val="single"/>
    </w:rPr>
  </w:style>
  <w:style w:type="paragraph" w:customStyle="1" w:styleId="Performer">
    <w:name w:val="Performer"/>
    <w:next w:val="ActionStep1"/>
    <w:link w:val="PerformerChar"/>
    <w:rsid w:val="001A4C29"/>
    <w:pPr>
      <w:keepNext/>
      <w:keepLines/>
      <w:suppressAutoHyphens/>
      <w:spacing w:before="360"/>
      <w:ind w:left="936"/>
    </w:pPr>
    <w:rPr>
      <w:rFonts w:eastAsiaTheme="minorEastAsia" w:cs="Arial"/>
      <w:u w:val="single"/>
    </w:rPr>
  </w:style>
  <w:style w:type="paragraph" w:customStyle="1" w:styleId="SiteOrgSpecific">
    <w:name w:val="Site/Org Specific"/>
    <w:next w:val="ActionStep1"/>
    <w:link w:val="SiteOrgSpecificChar"/>
    <w:rsid w:val="001A4C29"/>
    <w:pPr>
      <w:keepNext/>
      <w:keepLines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C0C0C0"/>
      <w:suppressAutoHyphens/>
      <w:spacing w:before="360"/>
      <w:ind w:left="936" w:right="5760"/>
    </w:pPr>
    <w:rPr>
      <w:rFonts w:eastAsiaTheme="minorEastAsia" w:cs="Arial"/>
      <w:b/>
    </w:rPr>
  </w:style>
  <w:style w:type="character" w:customStyle="1" w:styleId="Superscript">
    <w:name w:val="Superscript"/>
    <w:basedOn w:val="DefaultParagraphFont"/>
    <w:rsid w:val="001A4C29"/>
    <w:rPr>
      <w:vertAlign w:val="superscript"/>
    </w:rPr>
  </w:style>
  <w:style w:type="character" w:customStyle="1" w:styleId="Subscript">
    <w:name w:val="Subscript"/>
    <w:basedOn w:val="DefaultParagraphFont"/>
    <w:rsid w:val="001A4C29"/>
    <w:rPr>
      <w:vertAlign w:val="subscript"/>
    </w:rPr>
  </w:style>
  <w:style w:type="character" w:customStyle="1" w:styleId="CheckBoxID">
    <w:name w:val="CheckBoxID"/>
    <w:basedOn w:val="DefaultParagraphFont"/>
    <w:rsid w:val="001A4C29"/>
    <w:rPr>
      <w:sz w:val="16"/>
    </w:rPr>
  </w:style>
  <w:style w:type="character" w:customStyle="1" w:styleId="Bold">
    <w:name w:val="Bold"/>
    <w:basedOn w:val="DefaultParagraphFont"/>
    <w:rsid w:val="001A4C29"/>
    <w:rPr>
      <w:b/>
    </w:rPr>
  </w:style>
  <w:style w:type="character" w:customStyle="1" w:styleId="Underline">
    <w:name w:val="Underline"/>
    <w:basedOn w:val="DefaultParagraphFont"/>
    <w:rsid w:val="001A4C29"/>
    <w:rPr>
      <w:u w:val="single"/>
    </w:rPr>
  </w:style>
  <w:style w:type="character" w:customStyle="1" w:styleId="UnderlineandBold">
    <w:name w:val="Underline and Bold"/>
    <w:basedOn w:val="DefaultParagraphFont"/>
    <w:rsid w:val="001A4C29"/>
    <w:rPr>
      <w:b/>
      <w:u w:val="single"/>
    </w:rPr>
  </w:style>
  <w:style w:type="character" w:customStyle="1" w:styleId="ItalicandBold">
    <w:name w:val="Italic and Bold"/>
    <w:basedOn w:val="DefaultParagraphFont"/>
    <w:rsid w:val="001A4C29"/>
    <w:rPr>
      <w:b/>
      <w:i/>
    </w:rPr>
  </w:style>
  <w:style w:type="character" w:customStyle="1" w:styleId="Italic">
    <w:name w:val="Italic"/>
    <w:basedOn w:val="DefaultParagraphFont"/>
    <w:rsid w:val="001A4C29"/>
    <w:rPr>
      <w:i/>
    </w:rPr>
  </w:style>
  <w:style w:type="character" w:customStyle="1" w:styleId="Term">
    <w:name w:val="Term"/>
    <w:basedOn w:val="DefaultParagraphFont"/>
    <w:rsid w:val="001A4C29"/>
    <w:rPr>
      <w:b/>
    </w:rPr>
  </w:style>
  <w:style w:type="character" w:customStyle="1" w:styleId="ComputerStyle">
    <w:name w:val="Computer Style"/>
    <w:basedOn w:val="DefaultParagraphFont"/>
    <w:rsid w:val="001A4C29"/>
    <w:rPr>
      <w:rFonts w:ascii="Courier New" w:hAnsi="Courier New" w:cs="Courier New"/>
      <w:sz w:val="18"/>
    </w:rPr>
  </w:style>
  <w:style w:type="character" w:customStyle="1" w:styleId="RomanNumerals">
    <w:name w:val="Roman Numerals"/>
    <w:basedOn w:val="DefaultParagraphFont"/>
    <w:rsid w:val="001A4C29"/>
    <w:rPr>
      <w:rFonts w:ascii="Times New Roman" w:hAnsi="Times New Roman" w:cs="Times New Roman"/>
      <w:sz w:val="24"/>
    </w:rPr>
  </w:style>
  <w:style w:type="character" w:customStyle="1" w:styleId="Commitment">
    <w:name w:val="Commitment"/>
    <w:basedOn w:val="DefaultParagraphFont"/>
    <w:rsid w:val="001A4C29"/>
    <w:rPr>
      <w:sz w:val="16"/>
    </w:rPr>
  </w:style>
  <w:style w:type="character" w:customStyle="1" w:styleId="ACSignOff">
    <w:name w:val="ACSignOff"/>
    <w:basedOn w:val="DefaultParagraphFont"/>
    <w:semiHidden/>
    <w:rsid w:val="001A4C29"/>
    <w:rPr>
      <w:sz w:val="20"/>
    </w:rPr>
  </w:style>
  <w:style w:type="paragraph" w:customStyle="1" w:styleId="Role">
    <w:name w:val="Role"/>
    <w:next w:val="SectionBody"/>
    <w:link w:val="RoleChar"/>
    <w:rsid w:val="001A4C29"/>
    <w:pPr>
      <w:keepNext/>
      <w:keepLines/>
      <w:suppressAutoHyphens/>
      <w:spacing w:before="240" w:after="120"/>
      <w:ind w:left="936"/>
    </w:pPr>
    <w:rPr>
      <w:rFonts w:eastAsiaTheme="minorEastAsia" w:cs="Arial"/>
      <w:u w:val="single"/>
    </w:rPr>
  </w:style>
  <w:style w:type="paragraph" w:customStyle="1" w:styleId="AARole">
    <w:name w:val="A/A Role"/>
    <w:next w:val="AASectionBody"/>
    <w:link w:val="AARoleChar"/>
    <w:rsid w:val="001A4C29"/>
    <w:pPr>
      <w:keepNext/>
      <w:keepLines/>
      <w:suppressAutoHyphens/>
      <w:spacing w:before="240" w:after="120"/>
      <w:ind w:left="936"/>
    </w:pPr>
    <w:rPr>
      <w:rFonts w:eastAsiaTheme="minorEastAsia" w:cs="Arial"/>
      <w:u w:val="single"/>
    </w:rPr>
  </w:style>
  <w:style w:type="paragraph" w:customStyle="1" w:styleId="Watermark1">
    <w:name w:val="Watermark1"/>
    <w:link w:val="Watermark1Char"/>
    <w:semiHidden/>
    <w:rsid w:val="001A4C29"/>
    <w:pPr>
      <w:keepLines/>
      <w:suppressAutoHyphens/>
      <w:jc w:val="center"/>
    </w:pPr>
    <w:rPr>
      <w:rFonts w:eastAsiaTheme="minorEastAsia" w:cs="Arial"/>
      <w:b/>
      <w:color w:val="808080"/>
      <w:sz w:val="72"/>
    </w:rPr>
  </w:style>
  <w:style w:type="paragraph" w:customStyle="1" w:styleId="Watermark2">
    <w:name w:val="Watermark2"/>
    <w:link w:val="Watermark2Char"/>
    <w:semiHidden/>
    <w:rsid w:val="001A4C29"/>
    <w:pPr>
      <w:keepLines/>
      <w:suppressAutoHyphens/>
      <w:jc w:val="center"/>
    </w:pPr>
    <w:rPr>
      <w:rFonts w:eastAsiaTheme="minorEastAsia" w:cs="Arial"/>
      <w:b/>
      <w:color w:val="808080"/>
      <w:sz w:val="28"/>
    </w:rPr>
  </w:style>
  <w:style w:type="paragraph" w:customStyle="1" w:styleId="Watermark3">
    <w:name w:val="Watermark3"/>
    <w:link w:val="Watermark3Char"/>
    <w:semiHidden/>
    <w:rsid w:val="001A4C29"/>
    <w:pPr>
      <w:keepLines/>
      <w:suppressAutoHyphens/>
      <w:jc w:val="center"/>
    </w:pPr>
    <w:rPr>
      <w:rFonts w:eastAsiaTheme="minorEastAsia" w:cs="Arial"/>
      <w:b/>
      <w:color w:val="808080"/>
      <w:sz w:val="144"/>
    </w:rPr>
  </w:style>
  <w:style w:type="paragraph" w:customStyle="1" w:styleId="TextBox12Center">
    <w:name w:val="TextBox 12 Center"/>
    <w:link w:val="TextBox12CenterChar"/>
    <w:semiHidden/>
    <w:rsid w:val="001A4C29"/>
    <w:pPr>
      <w:keepLines/>
      <w:suppressAutoHyphens/>
      <w:jc w:val="center"/>
    </w:pPr>
    <w:rPr>
      <w:rFonts w:eastAsiaTheme="minorEastAsia" w:cs="Arial"/>
    </w:rPr>
  </w:style>
  <w:style w:type="paragraph" w:customStyle="1" w:styleId="TextBox12Left">
    <w:name w:val="TextBox 12 Left"/>
    <w:link w:val="TextBox12LeftChar"/>
    <w:semiHidden/>
    <w:rsid w:val="001A4C29"/>
    <w:pPr>
      <w:keepLines/>
      <w:suppressAutoHyphens/>
    </w:pPr>
    <w:rPr>
      <w:rFonts w:eastAsiaTheme="minorEastAsia" w:cs="Arial"/>
    </w:rPr>
  </w:style>
  <w:style w:type="paragraph" w:customStyle="1" w:styleId="TextBox10Center">
    <w:name w:val="TextBox 10 Center"/>
    <w:link w:val="TextBox10CenterChar"/>
    <w:semiHidden/>
    <w:rsid w:val="001A4C29"/>
    <w:pPr>
      <w:keepLines/>
      <w:suppressAutoHyphens/>
      <w:jc w:val="center"/>
    </w:pPr>
    <w:rPr>
      <w:rFonts w:eastAsiaTheme="minorEastAsia" w:cs="Arial"/>
      <w:sz w:val="20"/>
    </w:rPr>
  </w:style>
  <w:style w:type="paragraph" w:customStyle="1" w:styleId="TextBox10Left">
    <w:name w:val="TextBox 10 Left"/>
    <w:link w:val="TextBox10LeftChar"/>
    <w:semiHidden/>
    <w:rsid w:val="001A4C29"/>
    <w:pPr>
      <w:keepLines/>
      <w:suppressAutoHyphens/>
    </w:pPr>
    <w:rPr>
      <w:rFonts w:eastAsiaTheme="minorEastAsia" w:cs="Arial"/>
      <w:sz w:val="20"/>
    </w:rPr>
  </w:style>
  <w:style w:type="paragraph" w:customStyle="1" w:styleId="TextBox8Center">
    <w:name w:val="TextBox 8 Center"/>
    <w:link w:val="TextBox8CenterChar"/>
    <w:semiHidden/>
    <w:rsid w:val="001A4C29"/>
    <w:pPr>
      <w:keepLines/>
      <w:suppressAutoHyphens/>
      <w:jc w:val="center"/>
    </w:pPr>
    <w:rPr>
      <w:rFonts w:eastAsiaTheme="minorEastAsia" w:cs="Arial"/>
      <w:sz w:val="16"/>
    </w:rPr>
  </w:style>
  <w:style w:type="paragraph" w:customStyle="1" w:styleId="TextBox8Left">
    <w:name w:val="TextBox 8 Left"/>
    <w:link w:val="TextBox8LeftChar"/>
    <w:semiHidden/>
    <w:rsid w:val="001A4C29"/>
    <w:pPr>
      <w:keepLines/>
      <w:suppressAutoHyphens/>
    </w:pPr>
    <w:rPr>
      <w:rFonts w:eastAsiaTheme="minorEastAsia" w:cs="Arial"/>
      <w:sz w:val="16"/>
    </w:rPr>
  </w:style>
  <w:style w:type="paragraph" w:customStyle="1" w:styleId="TextBox6Center">
    <w:name w:val="TextBox 6 Center"/>
    <w:link w:val="TextBox6CenterChar"/>
    <w:semiHidden/>
    <w:rsid w:val="001A4C29"/>
    <w:pPr>
      <w:keepLines/>
      <w:suppressAutoHyphens/>
      <w:jc w:val="center"/>
    </w:pPr>
    <w:rPr>
      <w:rFonts w:eastAsiaTheme="minorEastAsia" w:cs="Arial"/>
      <w:sz w:val="12"/>
    </w:rPr>
  </w:style>
  <w:style w:type="paragraph" w:customStyle="1" w:styleId="TextBox6Left">
    <w:name w:val="TextBox 6 Left"/>
    <w:link w:val="TextBox6LeftChar"/>
    <w:semiHidden/>
    <w:rsid w:val="001A4C29"/>
    <w:pPr>
      <w:keepLines/>
      <w:suppressAutoHyphens/>
    </w:pPr>
    <w:rPr>
      <w:rFonts w:eastAsiaTheme="minorEastAsia" w:cs="Arial"/>
      <w:sz w:val="12"/>
    </w:rPr>
  </w:style>
  <w:style w:type="paragraph" w:customStyle="1" w:styleId="TextBox65Center">
    <w:name w:val="TextBox 6.5 Center"/>
    <w:link w:val="TextBox65CenterChar"/>
    <w:semiHidden/>
    <w:rsid w:val="001A4C29"/>
    <w:pPr>
      <w:keepLines/>
      <w:suppressAutoHyphens/>
      <w:jc w:val="center"/>
    </w:pPr>
    <w:rPr>
      <w:rFonts w:eastAsiaTheme="minorEastAsia" w:cs="Arial"/>
      <w:sz w:val="13"/>
    </w:rPr>
  </w:style>
  <w:style w:type="paragraph" w:customStyle="1" w:styleId="TextBox65Left">
    <w:name w:val="TextBox 6.5 Left"/>
    <w:link w:val="TextBox65LeftChar"/>
    <w:semiHidden/>
    <w:rsid w:val="001A4C29"/>
    <w:pPr>
      <w:keepLines/>
      <w:suppressAutoHyphens/>
    </w:pPr>
    <w:rPr>
      <w:rFonts w:eastAsiaTheme="minorEastAsia" w:cs="Arial"/>
      <w:sz w:val="13"/>
    </w:rPr>
  </w:style>
  <w:style w:type="paragraph" w:customStyle="1" w:styleId="TextBox7Center">
    <w:name w:val="TextBox 7 Center"/>
    <w:link w:val="TextBox7CenterChar"/>
    <w:semiHidden/>
    <w:rsid w:val="001A4C29"/>
    <w:pPr>
      <w:keepLines/>
      <w:suppressAutoHyphens/>
      <w:jc w:val="center"/>
    </w:pPr>
    <w:rPr>
      <w:rFonts w:eastAsiaTheme="minorEastAsia" w:cs="Arial"/>
      <w:sz w:val="14"/>
    </w:rPr>
  </w:style>
  <w:style w:type="paragraph" w:customStyle="1" w:styleId="TextBox7Left">
    <w:name w:val="TextBox 7 Left"/>
    <w:link w:val="TextBox7LeftChar"/>
    <w:semiHidden/>
    <w:rsid w:val="001A4C29"/>
    <w:pPr>
      <w:keepLines/>
      <w:suppressAutoHyphens/>
    </w:pPr>
    <w:rPr>
      <w:rFonts w:eastAsiaTheme="minorEastAsia" w:cs="Arial"/>
      <w:sz w:val="14"/>
    </w:rPr>
  </w:style>
  <w:style w:type="paragraph" w:customStyle="1" w:styleId="TextBox75Center">
    <w:name w:val="TextBox 7.5 Center"/>
    <w:link w:val="TextBox75CenterChar"/>
    <w:semiHidden/>
    <w:rsid w:val="001A4C29"/>
    <w:pPr>
      <w:keepLines/>
      <w:suppressAutoHyphens/>
      <w:jc w:val="center"/>
    </w:pPr>
    <w:rPr>
      <w:rFonts w:eastAsiaTheme="minorEastAsia" w:cs="Arial"/>
      <w:sz w:val="15"/>
    </w:rPr>
  </w:style>
  <w:style w:type="paragraph" w:customStyle="1" w:styleId="TextBox75Left">
    <w:name w:val="TextBox 7.5 Left"/>
    <w:link w:val="TextBox75LeftChar"/>
    <w:semiHidden/>
    <w:rsid w:val="001A4C29"/>
    <w:pPr>
      <w:keepLines/>
      <w:suppressAutoHyphens/>
    </w:pPr>
    <w:rPr>
      <w:rFonts w:eastAsiaTheme="minorEastAsia" w:cs="Arial"/>
      <w:sz w:val="15"/>
    </w:rPr>
  </w:style>
  <w:style w:type="paragraph" w:customStyle="1" w:styleId="RestartSectionList1">
    <w:name w:val="Restart Section List 1"/>
    <w:next w:val="SectionList1"/>
    <w:link w:val="RestartSectionList1Char"/>
    <w:semiHidden/>
    <w:rsid w:val="001A4C29"/>
    <w:pPr>
      <w:keepNext/>
      <w:keepLines/>
      <w:numPr>
        <w:numId w:val="13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12List1">
    <w:name w:val="Restart Table 12 List 1"/>
    <w:next w:val="Table12List1"/>
    <w:link w:val="RestartTable12List1Char"/>
    <w:semiHidden/>
    <w:rsid w:val="001A4C29"/>
    <w:pPr>
      <w:keepNext/>
      <w:keepLines/>
      <w:numPr>
        <w:numId w:val="14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11List1">
    <w:name w:val="Restart Table 11 List 1"/>
    <w:next w:val="Table11List1"/>
    <w:link w:val="RestartTable11List1Char"/>
    <w:semiHidden/>
    <w:rsid w:val="001A4C29"/>
    <w:pPr>
      <w:keepNext/>
      <w:keepLines/>
      <w:numPr>
        <w:numId w:val="16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10List1">
    <w:name w:val="Restart Table 10 List 1"/>
    <w:next w:val="Table10List1"/>
    <w:link w:val="RestartTable10List1Char"/>
    <w:semiHidden/>
    <w:rsid w:val="001A4C29"/>
    <w:pPr>
      <w:keepNext/>
      <w:keepLines/>
      <w:numPr>
        <w:numId w:val="17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9List1">
    <w:name w:val="Restart Table 9 List 1"/>
    <w:next w:val="Table9List1"/>
    <w:link w:val="RestartTable9List1Char"/>
    <w:semiHidden/>
    <w:rsid w:val="001A4C29"/>
    <w:pPr>
      <w:keepNext/>
      <w:keepLines/>
      <w:numPr>
        <w:numId w:val="18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8List1">
    <w:name w:val="Restart Table 8 List 1"/>
    <w:next w:val="Table8List1"/>
    <w:link w:val="RestartTable8List1Char"/>
    <w:semiHidden/>
    <w:rsid w:val="001A4C29"/>
    <w:pPr>
      <w:keepNext/>
      <w:keepLines/>
      <w:numPr>
        <w:numId w:val="19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7List1">
    <w:name w:val="Restart Table 7 List 1"/>
    <w:next w:val="Table7List1"/>
    <w:link w:val="RestartTable7List1Char"/>
    <w:semiHidden/>
    <w:rsid w:val="001A4C29"/>
    <w:pPr>
      <w:keepNext/>
      <w:keepLines/>
      <w:numPr>
        <w:numId w:val="20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Table6List1">
    <w:name w:val="Restart Table 6 List 1"/>
    <w:next w:val="Table6List1"/>
    <w:link w:val="RestartTable6List1Char"/>
    <w:semiHidden/>
    <w:rsid w:val="001A4C29"/>
    <w:pPr>
      <w:keepNext/>
      <w:keepLines/>
      <w:numPr>
        <w:numId w:val="21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AA12List1">
    <w:name w:val="Restart A/A 12 List 1"/>
    <w:next w:val="AA12List1"/>
    <w:link w:val="RestartAA12List1Char"/>
    <w:semiHidden/>
    <w:rsid w:val="001A4C29"/>
    <w:pPr>
      <w:keepNext/>
      <w:keepLines/>
      <w:numPr>
        <w:numId w:val="24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RestartAASectionList1">
    <w:name w:val="Restart A/A Section List 1"/>
    <w:next w:val="AASectionList1"/>
    <w:link w:val="RestartAASectionList1Char"/>
    <w:semiHidden/>
    <w:rsid w:val="001A4C29"/>
    <w:pPr>
      <w:keepNext/>
      <w:keepLines/>
      <w:numPr>
        <w:numId w:val="30"/>
      </w:numPr>
      <w:suppressAutoHyphens/>
      <w:spacing w:line="14" w:lineRule="exact"/>
    </w:pPr>
    <w:rPr>
      <w:rFonts w:eastAsiaTheme="minorEastAsia" w:cs="Arial"/>
      <w:sz w:val="2"/>
    </w:rPr>
  </w:style>
  <w:style w:type="paragraph" w:customStyle="1" w:styleId="ActionStep1PK">
    <w:name w:val="Action Step 1 PK"/>
    <w:basedOn w:val="ActionStep1"/>
    <w:link w:val="ActionStep1PKChar"/>
    <w:rsid w:val="001A4C29"/>
    <w:pPr>
      <w:tabs>
        <w:tab w:val="center" w:pos="9245"/>
      </w:tabs>
      <w:ind w:right="1584"/>
    </w:pPr>
  </w:style>
  <w:style w:type="paragraph" w:customStyle="1" w:styleId="ActionStep1PKNoNumber">
    <w:name w:val="Action Step 1 PK NoNumber"/>
    <w:basedOn w:val="ActionStep1NoNumber"/>
    <w:link w:val="ActionStep1PKNoNumberChar"/>
    <w:rsid w:val="001A4C29"/>
    <w:pPr>
      <w:tabs>
        <w:tab w:val="center" w:pos="9245"/>
      </w:tabs>
      <w:ind w:right="1584"/>
    </w:pPr>
  </w:style>
  <w:style w:type="paragraph" w:customStyle="1" w:styleId="ActionStep1BulletPK">
    <w:name w:val="Action Step 1 Bullet PK"/>
    <w:basedOn w:val="ActionStep1Bullet"/>
    <w:link w:val="ActionStep1BulletPKChar"/>
    <w:rsid w:val="001A4C29"/>
    <w:pPr>
      <w:tabs>
        <w:tab w:val="center" w:pos="9245"/>
      </w:tabs>
      <w:ind w:right="1584"/>
    </w:pPr>
  </w:style>
  <w:style w:type="paragraph" w:customStyle="1" w:styleId="ActionStep1ListPK">
    <w:name w:val="Action Step 1 List PK"/>
    <w:basedOn w:val="ActionStep1List"/>
    <w:link w:val="ActionStep1ListPKChar"/>
    <w:rsid w:val="001A4C29"/>
    <w:pPr>
      <w:tabs>
        <w:tab w:val="center" w:pos="9245"/>
      </w:tabs>
      <w:ind w:right="1584"/>
    </w:pPr>
  </w:style>
  <w:style w:type="paragraph" w:customStyle="1" w:styleId="ActionStep1ListBulletPK">
    <w:name w:val="Action Step 1 ListBullet PK"/>
    <w:basedOn w:val="ActionStep1ListBullet"/>
    <w:link w:val="ActionStep1ListBulletPKChar"/>
    <w:rsid w:val="001A4C29"/>
    <w:pPr>
      <w:tabs>
        <w:tab w:val="center" w:pos="9245"/>
      </w:tabs>
      <w:ind w:right="1584"/>
    </w:pPr>
  </w:style>
  <w:style w:type="paragraph" w:customStyle="1" w:styleId="ActionStep2PK">
    <w:name w:val="Action Step 2 PK"/>
    <w:basedOn w:val="ActionStep2"/>
    <w:link w:val="ActionStep2PKChar"/>
    <w:rsid w:val="001A4C29"/>
    <w:pPr>
      <w:tabs>
        <w:tab w:val="center" w:pos="9245"/>
      </w:tabs>
      <w:ind w:right="1584"/>
    </w:pPr>
  </w:style>
  <w:style w:type="paragraph" w:customStyle="1" w:styleId="ActionStep2PKNoNumber">
    <w:name w:val="Action Step 2 PK NoNumber"/>
    <w:basedOn w:val="ActionStep2NoNumber"/>
    <w:link w:val="ActionStep2PKNoNumberChar"/>
    <w:rsid w:val="001A4C29"/>
    <w:pPr>
      <w:tabs>
        <w:tab w:val="center" w:pos="9245"/>
      </w:tabs>
      <w:ind w:right="1584"/>
    </w:pPr>
  </w:style>
  <w:style w:type="paragraph" w:customStyle="1" w:styleId="ActionStep2BulletPK">
    <w:name w:val="Action Step 2 Bullet PK"/>
    <w:basedOn w:val="ActionStep2Bullet"/>
    <w:link w:val="ActionStep2BulletPKChar"/>
    <w:rsid w:val="001A4C29"/>
    <w:pPr>
      <w:tabs>
        <w:tab w:val="center" w:pos="9245"/>
      </w:tabs>
      <w:ind w:right="1584"/>
    </w:pPr>
  </w:style>
  <w:style w:type="paragraph" w:customStyle="1" w:styleId="ActionStep2ListPK">
    <w:name w:val="Action Step 2 List PK"/>
    <w:basedOn w:val="ActionStep2List"/>
    <w:link w:val="ActionStep2ListPKChar"/>
    <w:rsid w:val="001A4C29"/>
    <w:pPr>
      <w:tabs>
        <w:tab w:val="center" w:pos="9245"/>
      </w:tabs>
      <w:ind w:right="1584"/>
    </w:pPr>
  </w:style>
  <w:style w:type="paragraph" w:customStyle="1" w:styleId="ActionStep2ListBulletPK">
    <w:name w:val="Action Step 2 ListBullet PK"/>
    <w:basedOn w:val="ActionStep2ListBullet"/>
    <w:link w:val="ActionStep2ListBulletPKChar"/>
    <w:rsid w:val="001A4C29"/>
    <w:pPr>
      <w:tabs>
        <w:tab w:val="center" w:pos="9245"/>
      </w:tabs>
      <w:ind w:right="1584"/>
    </w:pPr>
  </w:style>
  <w:style w:type="paragraph" w:customStyle="1" w:styleId="ActionStep3PK">
    <w:name w:val="Action Step 3 PK"/>
    <w:basedOn w:val="ActionStep3"/>
    <w:link w:val="ActionStep3PKChar"/>
    <w:rsid w:val="001A4C29"/>
    <w:pPr>
      <w:tabs>
        <w:tab w:val="center" w:pos="9245"/>
      </w:tabs>
      <w:ind w:right="1584"/>
    </w:pPr>
  </w:style>
  <w:style w:type="paragraph" w:customStyle="1" w:styleId="ActionStep3PKNoNumber">
    <w:name w:val="Action Step 3 PK NoNumber"/>
    <w:basedOn w:val="ActionStep3NoNumber"/>
    <w:link w:val="ActionStep3PKNoNumberChar"/>
    <w:rsid w:val="001A4C29"/>
    <w:pPr>
      <w:tabs>
        <w:tab w:val="center" w:pos="9245"/>
      </w:tabs>
      <w:ind w:right="1584"/>
    </w:pPr>
  </w:style>
  <w:style w:type="paragraph" w:customStyle="1" w:styleId="ActionStep3BulletPK">
    <w:name w:val="Action Step 3 Bullet PK"/>
    <w:basedOn w:val="ActionStep3Bullet"/>
    <w:link w:val="ActionStep3BulletPKChar"/>
    <w:rsid w:val="001A4C29"/>
    <w:pPr>
      <w:tabs>
        <w:tab w:val="center" w:pos="9245"/>
      </w:tabs>
      <w:ind w:right="1584"/>
    </w:pPr>
  </w:style>
  <w:style w:type="paragraph" w:customStyle="1" w:styleId="ActionStep3ListPK">
    <w:name w:val="Action Step 3 List PK"/>
    <w:basedOn w:val="ActionStep3List"/>
    <w:link w:val="ActionStep3ListPKChar"/>
    <w:rsid w:val="001A4C29"/>
    <w:pPr>
      <w:tabs>
        <w:tab w:val="center" w:pos="9245"/>
      </w:tabs>
      <w:ind w:right="1584"/>
    </w:pPr>
  </w:style>
  <w:style w:type="paragraph" w:customStyle="1" w:styleId="ActionStep3ListBulletPK">
    <w:name w:val="Action Step 3 ListBullet PK"/>
    <w:basedOn w:val="ActionStep3ListBullet"/>
    <w:link w:val="ActionStep3ListBulletPKChar"/>
    <w:rsid w:val="001A4C29"/>
    <w:pPr>
      <w:tabs>
        <w:tab w:val="center" w:pos="9245"/>
      </w:tabs>
      <w:ind w:right="1584"/>
    </w:pPr>
  </w:style>
  <w:style w:type="paragraph" w:customStyle="1" w:styleId="AAActionStep1PK">
    <w:name w:val="A/A Action Step 1 PK"/>
    <w:basedOn w:val="AAActionStep1"/>
    <w:link w:val="AAActionStep1PKChar"/>
    <w:rsid w:val="001A4C29"/>
    <w:pPr>
      <w:tabs>
        <w:tab w:val="center" w:pos="9245"/>
      </w:tabs>
      <w:ind w:right="1584"/>
    </w:pPr>
  </w:style>
  <w:style w:type="paragraph" w:customStyle="1" w:styleId="AAActionStep1PKNoNumber">
    <w:name w:val="A/A Action Step 1 PK NoNumber"/>
    <w:basedOn w:val="AAActionStep1NoNumber"/>
    <w:link w:val="AAActionStep1PKNoNumberChar"/>
    <w:rsid w:val="001A4C29"/>
    <w:pPr>
      <w:tabs>
        <w:tab w:val="center" w:pos="9245"/>
      </w:tabs>
      <w:ind w:right="1584"/>
    </w:pPr>
  </w:style>
  <w:style w:type="paragraph" w:customStyle="1" w:styleId="AAActionStep1BulletPK">
    <w:name w:val="A/A Action Step 1 Bullet PK"/>
    <w:basedOn w:val="AAActionStep1Bullet"/>
    <w:link w:val="AAActionStep1BulletPKChar"/>
    <w:rsid w:val="001A4C29"/>
    <w:pPr>
      <w:tabs>
        <w:tab w:val="center" w:pos="9245"/>
      </w:tabs>
      <w:ind w:right="1584"/>
    </w:pPr>
  </w:style>
  <w:style w:type="paragraph" w:customStyle="1" w:styleId="AAActionStep1ListPK">
    <w:name w:val="A/A Action Step 1 List PK"/>
    <w:basedOn w:val="AAActionStep1List"/>
    <w:link w:val="AAActionStep1ListPKChar"/>
    <w:rsid w:val="001A4C29"/>
    <w:pPr>
      <w:tabs>
        <w:tab w:val="center" w:pos="9245"/>
      </w:tabs>
      <w:ind w:right="1584"/>
    </w:pPr>
  </w:style>
  <w:style w:type="paragraph" w:customStyle="1" w:styleId="AAActionStep1ListBulletPK">
    <w:name w:val="A/A Action Step 1 ListBullet PK"/>
    <w:basedOn w:val="AAActionStep1ListBullet"/>
    <w:link w:val="AAActionStep1ListBulletPKChar"/>
    <w:rsid w:val="001A4C29"/>
    <w:pPr>
      <w:tabs>
        <w:tab w:val="center" w:pos="9245"/>
      </w:tabs>
      <w:ind w:right="1584"/>
    </w:pPr>
  </w:style>
  <w:style w:type="paragraph" w:customStyle="1" w:styleId="AAActionStep2PK">
    <w:name w:val="A/A Action Step 2 PK"/>
    <w:basedOn w:val="AAActionStep2"/>
    <w:link w:val="AAActionStep2PKChar"/>
    <w:rsid w:val="001A4C29"/>
    <w:pPr>
      <w:tabs>
        <w:tab w:val="center" w:pos="9245"/>
      </w:tabs>
      <w:ind w:right="1584"/>
    </w:pPr>
  </w:style>
  <w:style w:type="paragraph" w:customStyle="1" w:styleId="AAActionStep2PKNoNumber">
    <w:name w:val="A/A Action Step 2 PK NoNumber"/>
    <w:basedOn w:val="AAActionStep2NoNumber"/>
    <w:link w:val="AAActionStep2PKNoNumberChar"/>
    <w:rsid w:val="001A4C29"/>
    <w:pPr>
      <w:tabs>
        <w:tab w:val="center" w:pos="9245"/>
      </w:tabs>
      <w:ind w:right="1584"/>
    </w:pPr>
  </w:style>
  <w:style w:type="paragraph" w:customStyle="1" w:styleId="AAActionStep2BulletPK">
    <w:name w:val="A/A Action Step 2 Bullet PK"/>
    <w:basedOn w:val="AAActionStep2Bullet"/>
    <w:link w:val="AAActionStep2BulletPKChar"/>
    <w:rsid w:val="001A4C29"/>
    <w:pPr>
      <w:tabs>
        <w:tab w:val="center" w:pos="9245"/>
      </w:tabs>
      <w:ind w:right="1584"/>
    </w:pPr>
  </w:style>
  <w:style w:type="paragraph" w:customStyle="1" w:styleId="AAActionStep2ListPK">
    <w:name w:val="A/A Action Step 2 List PK"/>
    <w:basedOn w:val="AAActionStep2List"/>
    <w:link w:val="AAActionStep2ListPKChar"/>
    <w:rsid w:val="001A4C29"/>
    <w:pPr>
      <w:tabs>
        <w:tab w:val="center" w:pos="9245"/>
      </w:tabs>
      <w:ind w:right="1584"/>
    </w:pPr>
  </w:style>
  <w:style w:type="paragraph" w:customStyle="1" w:styleId="AAActionStep2ListBulletPK">
    <w:name w:val="A/A Action Step 2 ListBullet PK"/>
    <w:basedOn w:val="AAActionStep2ListBullet"/>
    <w:link w:val="AAActionStep2ListBulletPKChar"/>
    <w:rsid w:val="001A4C29"/>
    <w:pPr>
      <w:tabs>
        <w:tab w:val="center" w:pos="9245"/>
      </w:tabs>
      <w:ind w:right="1584"/>
    </w:pPr>
  </w:style>
  <w:style w:type="paragraph" w:customStyle="1" w:styleId="AAActionStep3PK">
    <w:name w:val="A/A Action Step 3 PK"/>
    <w:basedOn w:val="AAActionStep3"/>
    <w:link w:val="AAActionStep3PKChar"/>
    <w:rsid w:val="001A4C29"/>
    <w:pPr>
      <w:tabs>
        <w:tab w:val="center" w:pos="9245"/>
      </w:tabs>
      <w:ind w:right="1584"/>
    </w:pPr>
  </w:style>
  <w:style w:type="paragraph" w:customStyle="1" w:styleId="AAActionStep3PKNoNumber">
    <w:name w:val="A/A Action Step 3 PK NoNumber"/>
    <w:basedOn w:val="AAActionStep3NoNumber"/>
    <w:link w:val="AAActionStep3PKNoNumberChar"/>
    <w:rsid w:val="001A4C29"/>
    <w:pPr>
      <w:tabs>
        <w:tab w:val="center" w:pos="9245"/>
      </w:tabs>
      <w:ind w:right="1584"/>
    </w:pPr>
  </w:style>
  <w:style w:type="paragraph" w:customStyle="1" w:styleId="AAActionStep3BulletPK">
    <w:name w:val="A/A Action Step 3 Bullet PK"/>
    <w:basedOn w:val="AAActionStep3Bullet"/>
    <w:link w:val="AAActionStep3BulletPKChar"/>
    <w:rsid w:val="001A4C29"/>
    <w:pPr>
      <w:tabs>
        <w:tab w:val="center" w:pos="9245"/>
      </w:tabs>
      <w:ind w:right="1584"/>
    </w:pPr>
  </w:style>
  <w:style w:type="paragraph" w:customStyle="1" w:styleId="AAActionStep3ListPK">
    <w:name w:val="A/A Action Step 3 List PK"/>
    <w:basedOn w:val="AAActionStep3List"/>
    <w:link w:val="AAActionStep3ListPKChar"/>
    <w:rsid w:val="001A4C29"/>
    <w:pPr>
      <w:tabs>
        <w:tab w:val="center" w:pos="9245"/>
      </w:tabs>
      <w:ind w:right="1584"/>
    </w:pPr>
  </w:style>
  <w:style w:type="paragraph" w:customStyle="1" w:styleId="AAActionStep3ListBulletPK">
    <w:name w:val="A/A Action Step 3 ListBullet PK"/>
    <w:basedOn w:val="AAActionStep3ListBullet"/>
    <w:link w:val="AAActionStep3ListBulletPKChar"/>
    <w:rsid w:val="001A4C29"/>
    <w:pPr>
      <w:tabs>
        <w:tab w:val="center" w:pos="9245"/>
      </w:tabs>
      <w:ind w:right="1584"/>
    </w:pPr>
  </w:style>
  <w:style w:type="paragraph" w:styleId="Header">
    <w:name w:val="header"/>
    <w:basedOn w:val="Normal"/>
    <w:link w:val="HeaderChar"/>
    <w:uiPriority w:val="99"/>
    <w:semiHidden/>
    <w:rsid w:val="001A4C29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link w:val="FooterChar"/>
    <w:uiPriority w:val="99"/>
    <w:semiHidden/>
    <w:rsid w:val="001A4C29"/>
    <w:pPr>
      <w:tabs>
        <w:tab w:val="center" w:pos="4819"/>
        <w:tab w:val="right" w:pos="9638"/>
      </w:tabs>
    </w:pPr>
  </w:style>
  <w:style w:type="paragraph" w:customStyle="1" w:styleId="covercenternotboldplustwo">
    <w:name w:val="covercenternotboldplustwo"/>
    <w:basedOn w:val="covercenterNotBold"/>
    <w:semiHidden/>
    <w:rsid w:val="001A4C29"/>
    <w:pPr>
      <w:spacing w:before="40" w:after="40"/>
    </w:pPr>
    <w:rPr>
      <w:rFonts w:eastAsia="Times New Roman"/>
    </w:rPr>
  </w:style>
  <w:style w:type="paragraph" w:customStyle="1" w:styleId="covercenternotboldplus6after">
    <w:name w:val="covercenternotboldplus6after"/>
    <w:basedOn w:val="covercenterNotBold"/>
    <w:semiHidden/>
    <w:rsid w:val="001A4C29"/>
    <w:pPr>
      <w:spacing w:after="40"/>
    </w:pPr>
    <w:rPr>
      <w:rFonts w:eastAsia="Times New Roman"/>
      <w:szCs w:val="28"/>
    </w:rPr>
  </w:style>
  <w:style w:type="paragraph" w:customStyle="1" w:styleId="coverleftbold10noneafter">
    <w:name w:val="coverleftbold10noneafter"/>
    <w:basedOn w:val="coverleftNotBold"/>
    <w:semiHidden/>
    <w:rsid w:val="001A4C29"/>
    <w:pPr>
      <w:spacing w:before="0" w:after="0"/>
    </w:pPr>
    <w:rPr>
      <w:rFonts w:eastAsia="Times New Roman"/>
      <w:sz w:val="20"/>
      <w:szCs w:val="20"/>
    </w:rPr>
  </w:style>
  <w:style w:type="paragraph" w:customStyle="1" w:styleId="covercenterboldplus6after">
    <w:name w:val="covercenterboldplus6after"/>
    <w:basedOn w:val="covercenternotboldplus6after"/>
    <w:semiHidden/>
    <w:rsid w:val="001A4C29"/>
    <w:rPr>
      <w:b/>
    </w:rPr>
  </w:style>
  <w:style w:type="paragraph" w:customStyle="1" w:styleId="covercenterbold12before6after">
    <w:name w:val="covercenterbold12before6after"/>
    <w:basedOn w:val="covercenterBold"/>
    <w:semiHidden/>
    <w:rsid w:val="001A4C29"/>
    <w:pPr>
      <w:spacing w:before="240" w:after="120"/>
    </w:pPr>
    <w:rPr>
      <w:rFonts w:eastAsia="Times New Roman"/>
    </w:rPr>
  </w:style>
  <w:style w:type="character" w:styleId="Hyperlink">
    <w:name w:val="Hyperlink"/>
    <w:basedOn w:val="DefaultParagraphFont"/>
    <w:uiPriority w:val="99"/>
    <w:rsid w:val="001A4C29"/>
    <w:rPr>
      <w:color w:val="0000FF" w:themeColor="hyperlink"/>
      <w:u w:val="single"/>
    </w:rPr>
  </w:style>
  <w:style w:type="paragraph" w:customStyle="1" w:styleId="covercenterBold12plustwo">
    <w:name w:val="covercenterBold12plustwo"/>
    <w:rsid w:val="0011013F"/>
    <w:pPr>
      <w:keepLines/>
      <w:suppressAutoHyphens/>
      <w:spacing w:before="40" w:after="40"/>
      <w:jc w:val="center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C29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uiPriority w:val="99"/>
    <w:unhideWhenUsed/>
    <w:rsid w:val="001A4C29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1A4C29"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rsid w:val="001A4C29"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rsid w:val="001A4C2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A4C29"/>
    <w:pPr>
      <w:spacing w:after="0"/>
      <w:ind w:firstLine="360"/>
    </w:pPr>
  </w:style>
  <w:style w:type="paragraph" w:styleId="BodyTextIndent">
    <w:name w:val="Body Text Indent"/>
    <w:basedOn w:val="Normal"/>
    <w:link w:val="BodyTextIndentChar"/>
    <w:uiPriority w:val="99"/>
    <w:unhideWhenUsed/>
    <w:rsid w:val="001A4C29"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1A4C29"/>
    <w:pPr>
      <w:spacing w:after="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unhideWhenUsed/>
    <w:rsid w:val="001A4C29"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unhideWhenUsed/>
    <w:rsid w:val="001A4C29"/>
    <w:pPr>
      <w:spacing w:after="120"/>
      <w:ind w:left="283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4C29"/>
    <w:pPr>
      <w:spacing w:after="200"/>
    </w:pPr>
    <w:rPr>
      <w:b/>
      <w:bCs/>
      <w:color w:val="4F81BD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1A4C29"/>
    <w:pPr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A4C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4C29"/>
    <w:rPr>
      <w:b/>
      <w:bCs/>
    </w:rPr>
  </w:style>
  <w:style w:type="paragraph" w:styleId="Date">
    <w:name w:val="Date"/>
    <w:basedOn w:val="Normal"/>
    <w:next w:val="Normal"/>
    <w:link w:val="DateChar"/>
    <w:uiPriority w:val="99"/>
    <w:unhideWhenUsed/>
    <w:rsid w:val="001A4C29"/>
  </w:style>
  <w:style w:type="paragraph" w:styleId="DocumentMap">
    <w:name w:val="Document Map"/>
    <w:basedOn w:val="Normal"/>
    <w:link w:val="DocumentMapChar"/>
    <w:uiPriority w:val="99"/>
    <w:semiHidden/>
    <w:unhideWhenUsed/>
    <w:rsid w:val="001A4C29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1A4C29"/>
  </w:style>
  <w:style w:type="paragraph" w:styleId="EndnoteText">
    <w:name w:val="endnote text"/>
    <w:basedOn w:val="Normal"/>
    <w:link w:val="EndnoteTextChar"/>
    <w:uiPriority w:val="99"/>
    <w:semiHidden/>
    <w:unhideWhenUsed/>
    <w:rsid w:val="001A4C29"/>
    <w:rPr>
      <w:sz w:val="20"/>
      <w:szCs w:val="20"/>
    </w:rPr>
  </w:style>
  <w:style w:type="paragraph" w:styleId="EnvelopeAddress">
    <w:name w:val="envelope address"/>
    <w:basedOn w:val="Normal"/>
    <w:uiPriority w:val="99"/>
    <w:unhideWhenUsed/>
    <w:rsid w:val="001A4C29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unhideWhenUsed/>
    <w:rsid w:val="001A4C29"/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4C29"/>
    <w:rPr>
      <w:sz w:val="20"/>
      <w:szCs w:val="20"/>
    </w:rPr>
  </w:style>
  <w:style w:type="paragraph" w:styleId="HTMLAddress">
    <w:name w:val="HTML Address"/>
    <w:basedOn w:val="Normal"/>
    <w:link w:val="HTMLAddressChar"/>
    <w:uiPriority w:val="99"/>
    <w:unhideWhenUsed/>
    <w:rsid w:val="001A4C2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4C29"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A4C29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A4C29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A4C29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A4C29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A4C29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A4C29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A4C29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A4C29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A4C29"/>
    <w:pPr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A4C29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unhideWhenUsed/>
    <w:rsid w:val="001A4C29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1A4C29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1A4C29"/>
    <w:pPr>
      <w:ind w:left="849" w:hanging="283"/>
      <w:contextualSpacing/>
    </w:pPr>
  </w:style>
  <w:style w:type="paragraph" w:styleId="List4">
    <w:name w:val="List 4"/>
    <w:basedOn w:val="Normal"/>
    <w:uiPriority w:val="99"/>
    <w:unhideWhenUsed/>
    <w:rsid w:val="001A4C29"/>
    <w:pPr>
      <w:ind w:left="1132" w:hanging="283"/>
      <w:contextualSpacing/>
    </w:pPr>
  </w:style>
  <w:style w:type="paragraph" w:styleId="List5">
    <w:name w:val="List 5"/>
    <w:basedOn w:val="Normal"/>
    <w:uiPriority w:val="99"/>
    <w:unhideWhenUsed/>
    <w:rsid w:val="001A4C29"/>
    <w:pPr>
      <w:ind w:left="1415" w:hanging="283"/>
      <w:contextualSpacing/>
    </w:pPr>
  </w:style>
  <w:style w:type="paragraph" w:styleId="ListBullet">
    <w:name w:val="List Bullet"/>
    <w:basedOn w:val="Normal"/>
    <w:uiPriority w:val="99"/>
    <w:unhideWhenUsed/>
    <w:rsid w:val="001A4C2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1A4C2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1A4C2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unhideWhenUsed/>
    <w:rsid w:val="001A4C2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unhideWhenUsed/>
    <w:rsid w:val="001A4C2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unhideWhenUsed/>
    <w:rsid w:val="001A4C29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unhideWhenUsed/>
    <w:rsid w:val="001A4C29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unhideWhenUsed/>
    <w:rsid w:val="001A4C29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unhideWhenUsed/>
    <w:rsid w:val="001A4C29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unhideWhenUsed/>
    <w:rsid w:val="001A4C29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unhideWhenUsed/>
    <w:rsid w:val="001A4C29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unhideWhenUsed/>
    <w:rsid w:val="001A4C2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unhideWhenUsed/>
    <w:rsid w:val="001A4C2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unhideWhenUsed/>
    <w:rsid w:val="001A4C2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unhideWhenUsed/>
    <w:rsid w:val="001A4C29"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1A4C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EastAsia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unhideWhenUsed/>
    <w:rsid w:val="001A4C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unhideWhenUsed/>
    <w:rsid w:val="001A4C29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unhideWhenUsed/>
    <w:rsid w:val="001A4C29"/>
    <w:pPr>
      <w:ind w:left="1304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1A4C29"/>
  </w:style>
  <w:style w:type="paragraph" w:styleId="PlainText">
    <w:name w:val="Plain Text"/>
    <w:basedOn w:val="Normal"/>
    <w:link w:val="PlainTextChar"/>
    <w:uiPriority w:val="99"/>
    <w:unhideWhenUsed/>
    <w:rsid w:val="001A4C29"/>
    <w:rPr>
      <w:rFonts w:ascii="Consolas" w:hAnsi="Consolas" w:cs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1A4C29"/>
  </w:style>
  <w:style w:type="paragraph" w:styleId="Signature">
    <w:name w:val="Signature"/>
    <w:basedOn w:val="Normal"/>
    <w:link w:val="SignatureChar"/>
    <w:uiPriority w:val="99"/>
    <w:unhideWhenUsed/>
    <w:rsid w:val="001A4C29"/>
    <w:pPr>
      <w:ind w:left="4252"/>
    </w:pPr>
  </w:style>
  <w:style w:type="paragraph" w:styleId="Subtitle">
    <w:name w:val="Subtitle"/>
    <w:basedOn w:val="Normal"/>
    <w:next w:val="Normal"/>
    <w:link w:val="SubtitleChar"/>
    <w:uiPriority w:val="11"/>
    <w:qFormat/>
    <w:rsid w:val="001A4C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A4C29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A4C29"/>
  </w:style>
  <w:style w:type="paragraph" w:styleId="Title">
    <w:name w:val="Title"/>
    <w:basedOn w:val="Normal"/>
    <w:next w:val="Normal"/>
    <w:link w:val="TitleChar"/>
    <w:uiPriority w:val="10"/>
    <w:qFormat/>
    <w:rsid w:val="001A4C2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unhideWhenUsed/>
    <w:rsid w:val="001A4C2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4C2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A4C2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A4C2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A4C29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A4C29"/>
    <w:pPr>
      <w:spacing w:after="100"/>
      <w:ind w:left="1920"/>
    </w:pPr>
  </w:style>
  <w:style w:type="character" w:styleId="CommentReference">
    <w:name w:val="annotation reference"/>
    <w:basedOn w:val="DefaultParagraphFont"/>
    <w:uiPriority w:val="99"/>
    <w:semiHidden/>
    <w:unhideWhenUsed/>
    <w:rsid w:val="001A4C29"/>
    <w:rPr>
      <w:sz w:val="16"/>
      <w:szCs w:val="16"/>
    </w:rPr>
  </w:style>
  <w:style w:type="character" w:customStyle="1" w:styleId="SectionList1Char">
    <w:name w:val="Section List 1 Char"/>
    <w:basedOn w:val="DefaultParagraphFont"/>
    <w:link w:val="SectionList1"/>
    <w:rsid w:val="001A4C29"/>
    <w:rPr>
      <w:rFonts w:eastAsiaTheme="minorEastAsia" w:cs="Arial"/>
    </w:rPr>
  </w:style>
  <w:style w:type="paragraph" w:customStyle="1" w:styleId="TextBox12Right">
    <w:name w:val="TextBox 12 Right"/>
    <w:link w:val="TextBox12RightChar"/>
    <w:semiHidden/>
    <w:rsid w:val="001A4C29"/>
    <w:pPr>
      <w:keepLines/>
      <w:suppressAutoHyphens/>
      <w:jc w:val="right"/>
    </w:pPr>
    <w:rPr>
      <w:rFonts w:eastAsiaTheme="minorEastAsia" w:cs="Arial"/>
    </w:rPr>
  </w:style>
  <w:style w:type="paragraph" w:customStyle="1" w:styleId="TextBox10Right">
    <w:name w:val="TextBox 10 Right"/>
    <w:link w:val="TextBox10RightChar"/>
    <w:semiHidden/>
    <w:rsid w:val="001A4C29"/>
    <w:pPr>
      <w:keepLines/>
      <w:suppressAutoHyphens/>
      <w:jc w:val="right"/>
    </w:pPr>
    <w:rPr>
      <w:rFonts w:eastAsiaTheme="minorEastAsia" w:cs="Arial"/>
      <w:sz w:val="20"/>
    </w:rPr>
  </w:style>
  <w:style w:type="paragraph" w:customStyle="1" w:styleId="TextBox8Right">
    <w:name w:val="TextBox 8 Right"/>
    <w:link w:val="TextBox8RightChar"/>
    <w:semiHidden/>
    <w:rsid w:val="001A4C29"/>
    <w:pPr>
      <w:keepLines/>
      <w:suppressAutoHyphens/>
      <w:jc w:val="right"/>
    </w:pPr>
    <w:rPr>
      <w:rFonts w:eastAsiaTheme="minorEastAsia" w:cs="Arial"/>
      <w:sz w:val="16"/>
    </w:rPr>
  </w:style>
  <w:style w:type="paragraph" w:customStyle="1" w:styleId="TextBox6Right">
    <w:name w:val="TextBox 6 Right"/>
    <w:link w:val="TextBox6RightChar"/>
    <w:semiHidden/>
    <w:rsid w:val="001A4C29"/>
    <w:pPr>
      <w:keepLines/>
      <w:suppressAutoHyphens/>
      <w:jc w:val="right"/>
    </w:pPr>
    <w:rPr>
      <w:rFonts w:eastAsiaTheme="minorEastAsia" w:cs="Arial"/>
      <w:sz w:val="12"/>
    </w:rPr>
  </w:style>
  <w:style w:type="paragraph" w:customStyle="1" w:styleId="TextBox65Right">
    <w:name w:val="TextBox 6.5 Right"/>
    <w:link w:val="TextBox65RightChar"/>
    <w:semiHidden/>
    <w:rsid w:val="001A4C29"/>
    <w:pPr>
      <w:keepLines/>
      <w:suppressAutoHyphens/>
      <w:jc w:val="right"/>
    </w:pPr>
    <w:rPr>
      <w:rFonts w:eastAsiaTheme="minorEastAsia" w:cs="Arial"/>
      <w:sz w:val="13"/>
    </w:rPr>
  </w:style>
  <w:style w:type="paragraph" w:customStyle="1" w:styleId="TextBox7Right">
    <w:name w:val="TextBox 7 Right"/>
    <w:link w:val="TextBox7RightChar"/>
    <w:semiHidden/>
    <w:rsid w:val="001A4C29"/>
    <w:pPr>
      <w:keepLines/>
      <w:suppressAutoHyphens/>
      <w:jc w:val="right"/>
    </w:pPr>
    <w:rPr>
      <w:rFonts w:eastAsiaTheme="minorEastAsia" w:cs="Arial"/>
      <w:sz w:val="14"/>
    </w:rPr>
  </w:style>
  <w:style w:type="paragraph" w:customStyle="1" w:styleId="TextBox75Right">
    <w:name w:val="TextBox 7.5 Right"/>
    <w:link w:val="TextBox75RightChar"/>
    <w:semiHidden/>
    <w:rsid w:val="001A4C29"/>
    <w:pPr>
      <w:keepLines/>
      <w:suppressAutoHyphens/>
      <w:jc w:val="right"/>
    </w:pPr>
    <w:rPr>
      <w:rFonts w:eastAsiaTheme="minorEastAsia" w:cs="Arial"/>
      <w:sz w:val="15"/>
    </w:rPr>
  </w:style>
  <w:style w:type="paragraph" w:customStyle="1" w:styleId="Location">
    <w:name w:val="Location"/>
    <w:next w:val="ActionStep1"/>
    <w:link w:val="LocationChar"/>
    <w:rsid w:val="001A4C29"/>
    <w:pPr>
      <w:keepNext/>
      <w:keepLines/>
      <w:suppressAutoHyphens/>
      <w:spacing w:before="360"/>
    </w:pPr>
    <w:rPr>
      <w:rFonts w:eastAsiaTheme="minorEastAsia" w:cs="Arial"/>
      <w:b/>
    </w:rPr>
  </w:style>
  <w:style w:type="character" w:customStyle="1" w:styleId="DoubleUnderline">
    <w:name w:val="Double Underline"/>
    <w:basedOn w:val="DefaultParagraphFont"/>
    <w:rsid w:val="001A4C29"/>
    <w:rPr>
      <w:u w:val="double"/>
    </w:rPr>
  </w:style>
  <w:style w:type="character" w:customStyle="1" w:styleId="DoubleUnderlineandBold">
    <w:name w:val="Double Underline and Bold"/>
    <w:basedOn w:val="DefaultParagraphFont"/>
    <w:rsid w:val="001A4C29"/>
    <w:rPr>
      <w:b/>
      <w:u w:val="double"/>
    </w:rPr>
  </w:style>
  <w:style w:type="paragraph" w:customStyle="1" w:styleId="TBD">
    <w:name w:val="TBD"/>
    <w:next w:val="ActionStep1"/>
    <w:link w:val="TBDChar"/>
    <w:rsid w:val="001A4C29"/>
    <w:pPr>
      <w:keepNext/>
      <w:keepLines/>
      <w:suppressAutoHyphens/>
      <w:spacing w:before="360"/>
      <w:ind w:left="936"/>
    </w:pPr>
    <w:rPr>
      <w:rFonts w:eastAsiaTheme="minorEastAsia" w:cs="Arial"/>
      <w:u w:val="single"/>
    </w:rPr>
  </w:style>
  <w:style w:type="character" w:customStyle="1" w:styleId="Strikethrough">
    <w:name w:val="Strikethrough"/>
    <w:basedOn w:val="DefaultParagraphFont"/>
    <w:rsid w:val="001A4C29"/>
    <w:rPr>
      <w:strike/>
      <w:dstrike w:val="0"/>
    </w:rPr>
  </w:style>
  <w:style w:type="paragraph" w:customStyle="1" w:styleId="CoverSheetCenter11">
    <w:name w:val="CoverSheet_Center_11"/>
    <w:basedOn w:val="Normal"/>
    <w:semiHidden/>
    <w:rsid w:val="0011013F"/>
    <w:pPr>
      <w:spacing w:before="40" w:after="40"/>
      <w:jc w:val="center"/>
    </w:pPr>
    <w:rPr>
      <w:rFonts w:cs="Times New Roman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1A4C29"/>
    <w:rPr>
      <w:b/>
      <w:bCs/>
      <w:smallCaps/>
      <w:spacing w:val="5"/>
    </w:rPr>
  </w:style>
  <w:style w:type="character" w:styleId="Emphasis">
    <w:name w:val="Emphasis"/>
    <w:basedOn w:val="DefaultParagraphFont"/>
    <w:uiPriority w:val="20"/>
    <w:qFormat/>
    <w:rsid w:val="001A4C29"/>
    <w:rPr>
      <w:i/>
      <w:iCs/>
    </w:rPr>
  </w:style>
  <w:style w:type="character" w:styleId="EndnoteReference">
    <w:name w:val="endnote reference"/>
    <w:basedOn w:val="DefaultParagraphFont"/>
    <w:uiPriority w:val="99"/>
    <w:unhideWhenUsed/>
    <w:rsid w:val="001A4C29"/>
    <w:rPr>
      <w:vertAlign w:val="superscript"/>
    </w:rPr>
  </w:style>
  <w:style w:type="character" w:styleId="FollowedHyperlink">
    <w:name w:val="FollowedHyperlink"/>
    <w:basedOn w:val="DefaultParagraphFont"/>
    <w:uiPriority w:val="99"/>
    <w:unhideWhenUsed/>
    <w:rsid w:val="001A4C29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unhideWhenUsed/>
    <w:rsid w:val="001A4C29"/>
    <w:rPr>
      <w:vertAlign w:val="superscript"/>
    </w:rPr>
  </w:style>
  <w:style w:type="character" w:styleId="HTMLAcronym">
    <w:name w:val="HTML Acronym"/>
    <w:basedOn w:val="DefaultParagraphFont"/>
    <w:uiPriority w:val="99"/>
    <w:unhideWhenUsed/>
    <w:rsid w:val="001A4C29"/>
  </w:style>
  <w:style w:type="character" w:styleId="HTMLCite">
    <w:name w:val="HTML Cite"/>
    <w:basedOn w:val="DefaultParagraphFont"/>
    <w:uiPriority w:val="99"/>
    <w:unhideWhenUsed/>
    <w:rsid w:val="001A4C29"/>
    <w:rPr>
      <w:i/>
      <w:iCs/>
    </w:rPr>
  </w:style>
  <w:style w:type="character" w:styleId="HTMLCode">
    <w:name w:val="HTML Code"/>
    <w:basedOn w:val="DefaultParagraphFont"/>
    <w:uiPriority w:val="99"/>
    <w:unhideWhenUsed/>
    <w:rsid w:val="001A4C29"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1A4C29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1A4C29"/>
    <w:rPr>
      <w:rFonts w:ascii="Consolas" w:hAnsi="Consolas" w:cs="Consolas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1A4C29"/>
    <w:rPr>
      <w:rFonts w:ascii="Consolas" w:hAnsi="Consolas" w:cs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1A4C29"/>
    <w:rPr>
      <w:rFonts w:ascii="Consolas" w:hAnsi="Consolas" w:cs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1A4C2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A4C29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1A4C29"/>
    <w:rPr>
      <w:b/>
      <w:bCs/>
      <w:smallCaps/>
      <w:color w:val="C0504D" w:themeColor="accent2"/>
      <w:spacing w:val="5"/>
      <w:u w:val="single"/>
    </w:rPr>
  </w:style>
  <w:style w:type="character" w:styleId="LineNumber">
    <w:name w:val="line number"/>
    <w:basedOn w:val="DefaultParagraphFont"/>
    <w:uiPriority w:val="99"/>
    <w:unhideWhenUsed/>
    <w:rsid w:val="001A4C29"/>
  </w:style>
  <w:style w:type="character" w:styleId="PlaceholderText">
    <w:name w:val="Placeholder Text"/>
    <w:basedOn w:val="DefaultParagraphFont"/>
    <w:uiPriority w:val="99"/>
    <w:semiHidden/>
    <w:rsid w:val="001A4C29"/>
    <w:rPr>
      <w:color w:val="808080"/>
    </w:rPr>
  </w:style>
  <w:style w:type="character" w:styleId="Strong">
    <w:name w:val="Strong"/>
    <w:basedOn w:val="DefaultParagraphFont"/>
    <w:uiPriority w:val="22"/>
    <w:qFormat/>
    <w:rsid w:val="001A4C29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1A4C29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1A4C29"/>
    <w:rPr>
      <w:smallCaps/>
      <w:color w:val="C0504D" w:themeColor="accent2"/>
      <w:u w:val="single"/>
    </w:rPr>
  </w:style>
  <w:style w:type="character" w:styleId="PageNumber">
    <w:name w:val="page number"/>
    <w:basedOn w:val="DefaultParagraphFont"/>
    <w:uiPriority w:val="99"/>
    <w:unhideWhenUsed/>
    <w:rsid w:val="001A4C29"/>
  </w:style>
  <w:style w:type="character" w:customStyle="1" w:styleId="ActionStep1PKChar1">
    <w:name w:val="Action Step 1 PK Char1"/>
    <w:basedOn w:val="DefaultParagraphFont"/>
    <w:hidden/>
    <w:rsid w:val="00513402"/>
    <w:rPr>
      <w:rFonts w:ascii="Arial" w:hAnsi="Arial" w:cs="Arial"/>
      <w:sz w:val="24"/>
      <w:szCs w:val="24"/>
    </w:rPr>
  </w:style>
  <w:style w:type="paragraph" w:customStyle="1" w:styleId="RestartAERStep1">
    <w:name w:val="Restart AER Step 1"/>
    <w:next w:val="Normal"/>
    <w:semiHidden/>
    <w:rsid w:val="005E7607"/>
    <w:pPr>
      <w:keepNext/>
      <w:keepLines/>
      <w:numPr>
        <w:numId w:val="11"/>
      </w:numPr>
      <w:suppressAutoHyphens/>
      <w:spacing w:line="14" w:lineRule="exact"/>
    </w:pPr>
    <w:rPr>
      <w:rFonts w:cs="Arial"/>
      <w:sz w:val="2"/>
    </w:rPr>
  </w:style>
  <w:style w:type="paragraph" w:styleId="Revision">
    <w:name w:val="Revision"/>
    <w:hidden/>
    <w:uiPriority w:val="99"/>
    <w:semiHidden/>
    <w:rsid w:val="00D57798"/>
    <w:rPr>
      <w:rFonts w:cs="Arial"/>
    </w:rPr>
  </w:style>
  <w:style w:type="character" w:customStyle="1" w:styleId="Table12CenterChar">
    <w:name w:val="Table 12 Center Char"/>
    <w:basedOn w:val="DefaultParagraphFont"/>
    <w:link w:val="Table12Center"/>
    <w:rsid w:val="001A4C29"/>
    <w:rPr>
      <w:rFonts w:eastAsiaTheme="minorEastAsia" w:cs="Arial"/>
    </w:rPr>
  </w:style>
  <w:style w:type="character" w:customStyle="1" w:styleId="HeaderColumn1Char">
    <w:name w:val="HeaderColumn1 Char"/>
    <w:basedOn w:val="DefaultParagraphFont"/>
    <w:link w:val="HeaderColumn1"/>
    <w:semiHidden/>
    <w:rsid w:val="001A4C29"/>
    <w:rPr>
      <w:rFonts w:eastAsiaTheme="minorEastAsia" w:cs="Arial"/>
      <w:b/>
    </w:rPr>
  </w:style>
  <w:style w:type="character" w:customStyle="1" w:styleId="HeaderColumn2Char">
    <w:name w:val="HeaderColumn2 Char"/>
    <w:basedOn w:val="DefaultParagraphFont"/>
    <w:link w:val="HeaderColumn2"/>
    <w:semiHidden/>
    <w:rsid w:val="001A4C29"/>
    <w:rPr>
      <w:rFonts w:eastAsiaTheme="minorEastAsia" w:cs="Arial"/>
      <w:b/>
    </w:rPr>
  </w:style>
  <w:style w:type="character" w:customStyle="1" w:styleId="HeaderColumn3Char">
    <w:name w:val="HeaderColumn3 Char"/>
    <w:basedOn w:val="DefaultParagraphFont"/>
    <w:link w:val="HeaderColumn3"/>
    <w:semiHidden/>
    <w:rsid w:val="001A4C29"/>
    <w:rPr>
      <w:rFonts w:eastAsiaTheme="minorEastAsia" w:cs="Arial"/>
      <w:b/>
    </w:rPr>
  </w:style>
  <w:style w:type="character" w:customStyle="1" w:styleId="SectionBodyChar">
    <w:name w:val="Section Body Char"/>
    <w:basedOn w:val="DefaultParagraphFont"/>
    <w:link w:val="SectionBody"/>
    <w:rsid w:val="001A4C29"/>
    <w:rPr>
      <w:rFonts w:eastAsiaTheme="minorEastAsia" w:cs="Arial"/>
    </w:rPr>
  </w:style>
  <w:style w:type="character" w:customStyle="1" w:styleId="SpecialMessageHeadChar">
    <w:name w:val="Special Message Head Char"/>
    <w:basedOn w:val="DefaultParagraphFont"/>
    <w:link w:val="SpecialMessageHead"/>
    <w:semiHidden/>
    <w:rsid w:val="001A4C29"/>
    <w:rPr>
      <w:rFonts w:eastAsiaTheme="minorEastAsia" w:cs="Arial"/>
      <w:b/>
    </w:rPr>
  </w:style>
  <w:style w:type="character" w:customStyle="1" w:styleId="SpecialMessageTextChar">
    <w:name w:val="Special Message Text Char"/>
    <w:basedOn w:val="DefaultParagraphFont"/>
    <w:link w:val="SpecialMessageText"/>
    <w:semiHidden/>
    <w:rsid w:val="001A4C29"/>
    <w:rPr>
      <w:rFonts w:eastAsiaTheme="minorEastAsia" w:cs="Arial"/>
    </w:rPr>
  </w:style>
  <w:style w:type="character" w:customStyle="1" w:styleId="FloatingHeadChar">
    <w:name w:val="Floating Head Char"/>
    <w:basedOn w:val="DefaultParagraphFont"/>
    <w:link w:val="FloatingHead"/>
    <w:semiHidden/>
    <w:rsid w:val="001A4C29"/>
    <w:rPr>
      <w:rFonts w:eastAsiaTheme="minorEastAsia" w:cs="Arial"/>
      <w:b/>
    </w:rPr>
  </w:style>
  <w:style w:type="character" w:customStyle="1" w:styleId="SectionList2Char">
    <w:name w:val="Section List 2 Char"/>
    <w:basedOn w:val="DefaultParagraphFont"/>
    <w:link w:val="SectionList2"/>
    <w:rsid w:val="001A4C29"/>
    <w:rPr>
      <w:rFonts w:eastAsiaTheme="minorEastAsia" w:cs="Arial"/>
    </w:rPr>
  </w:style>
  <w:style w:type="character" w:customStyle="1" w:styleId="Table12LeftChar">
    <w:name w:val="Table 12 Left Char"/>
    <w:basedOn w:val="DefaultParagraphFont"/>
    <w:link w:val="Table12Left"/>
    <w:rsid w:val="001A4C29"/>
    <w:rPr>
      <w:rFonts w:eastAsiaTheme="minorEastAsia" w:cs="Arial"/>
    </w:rPr>
  </w:style>
  <w:style w:type="character" w:customStyle="1" w:styleId="Table12RightChar">
    <w:name w:val="Table 12 Right Char"/>
    <w:basedOn w:val="DefaultParagraphFont"/>
    <w:link w:val="Table12Right"/>
    <w:rsid w:val="001A4C29"/>
    <w:rPr>
      <w:rFonts w:eastAsiaTheme="minorEastAsia" w:cs="Arial"/>
    </w:rPr>
  </w:style>
  <w:style w:type="character" w:customStyle="1" w:styleId="SectionGraphicChar">
    <w:name w:val="Section Graphic Char"/>
    <w:basedOn w:val="DefaultParagraphFont"/>
    <w:link w:val="SectionGraphic"/>
    <w:rsid w:val="001A4C29"/>
    <w:rPr>
      <w:rFonts w:eastAsiaTheme="minorEastAsia" w:cs="Arial"/>
    </w:rPr>
  </w:style>
  <w:style w:type="character" w:customStyle="1" w:styleId="SectionTableSpacerChar">
    <w:name w:val="Section Table Spacer Char"/>
    <w:basedOn w:val="DefaultParagraphFont"/>
    <w:link w:val="SectionTableSpacer"/>
    <w:rsid w:val="001A4C29"/>
    <w:rPr>
      <w:rFonts w:eastAsiaTheme="minorEastAsia" w:cs="Arial"/>
      <w:sz w:val="16"/>
    </w:rPr>
  </w:style>
  <w:style w:type="character" w:customStyle="1" w:styleId="SectionTableSpacerSMALLChar">
    <w:name w:val="Section Table Spacer SMALL Char"/>
    <w:basedOn w:val="DefaultParagraphFont"/>
    <w:link w:val="SectionTableSpacerSMALL"/>
    <w:rsid w:val="001A4C29"/>
    <w:rPr>
      <w:rFonts w:eastAsiaTheme="minorEastAsia" w:cs="Arial"/>
      <w:sz w:val="4"/>
    </w:rPr>
  </w:style>
  <w:style w:type="character" w:customStyle="1" w:styleId="EndOfDocEndOfSectionChar">
    <w:name w:val="EndOfDocEndOfSection Char"/>
    <w:basedOn w:val="DefaultParagraphFont"/>
    <w:link w:val="EndOfDocEndOfSection"/>
    <w:semiHidden/>
    <w:rsid w:val="001A4C29"/>
    <w:rPr>
      <w:rFonts w:eastAsiaTheme="minorEastAsia" w:cs="Arial"/>
      <w:b/>
      <w:sz w:val="20"/>
    </w:rPr>
  </w:style>
  <w:style w:type="character" w:customStyle="1" w:styleId="covercenterBoldChar">
    <w:name w:val="covercenterBold Char"/>
    <w:basedOn w:val="DefaultParagraphFont"/>
    <w:link w:val="covercenterBold"/>
    <w:semiHidden/>
    <w:rsid w:val="001A4C29"/>
    <w:rPr>
      <w:rFonts w:eastAsiaTheme="minorEastAsia" w:cs="Arial"/>
      <w:b/>
      <w:sz w:val="28"/>
    </w:rPr>
  </w:style>
  <w:style w:type="character" w:customStyle="1" w:styleId="covercenterBold12plus2Char">
    <w:name w:val="covercenterBold12plus2 Char"/>
    <w:basedOn w:val="DefaultParagraphFont"/>
    <w:link w:val="covercenterBold12plus2"/>
    <w:semiHidden/>
    <w:rsid w:val="001A4C29"/>
    <w:rPr>
      <w:rFonts w:eastAsiaTheme="minorEastAsia" w:cs="Arial"/>
      <w:b/>
    </w:rPr>
  </w:style>
  <w:style w:type="character" w:customStyle="1" w:styleId="covercenterNotBoldChar">
    <w:name w:val="covercenterNotBold Char"/>
    <w:basedOn w:val="DefaultParagraphFont"/>
    <w:link w:val="covercenterNotBold"/>
    <w:semiHidden/>
    <w:rsid w:val="001A4C29"/>
    <w:rPr>
      <w:rFonts w:eastAsiaTheme="minorEastAsia" w:cs="Arial"/>
      <w:sz w:val="28"/>
    </w:rPr>
  </w:style>
  <w:style w:type="character" w:customStyle="1" w:styleId="coverleftNotBoldChar">
    <w:name w:val="coverleftNotBold Char"/>
    <w:basedOn w:val="DefaultParagraphFont"/>
    <w:link w:val="coverleftNotBold"/>
    <w:semiHidden/>
    <w:rsid w:val="001A4C29"/>
    <w:rPr>
      <w:rFonts w:eastAsiaTheme="minorEastAsia" w:cs="Arial"/>
    </w:rPr>
  </w:style>
  <w:style w:type="character" w:customStyle="1" w:styleId="RevLogHeadChar">
    <w:name w:val="RevLogHead Char"/>
    <w:basedOn w:val="DefaultParagraphFont"/>
    <w:link w:val="RevLogHead"/>
    <w:rsid w:val="001A4C29"/>
    <w:rPr>
      <w:rFonts w:eastAsiaTheme="minorEastAsia" w:cs="Arial"/>
      <w:b/>
    </w:rPr>
  </w:style>
  <w:style w:type="character" w:customStyle="1" w:styleId="RevLogSubHeaderChar">
    <w:name w:val="RevLogSubHeader Char"/>
    <w:basedOn w:val="DefaultParagraphFont"/>
    <w:link w:val="RevLogSubHeader"/>
    <w:rsid w:val="001A4C29"/>
    <w:rPr>
      <w:rFonts w:eastAsiaTheme="minorEastAsia" w:cs="Arial"/>
      <w:b/>
    </w:rPr>
  </w:style>
  <w:style w:type="character" w:customStyle="1" w:styleId="RevLogTextChar">
    <w:name w:val="RevLogText Char"/>
    <w:basedOn w:val="DefaultParagraphFont"/>
    <w:link w:val="RevLogText"/>
    <w:rsid w:val="001A4C29"/>
    <w:rPr>
      <w:rFonts w:eastAsiaTheme="minorEastAsia" w:cs="Arial"/>
    </w:rPr>
  </w:style>
  <w:style w:type="character" w:customStyle="1" w:styleId="TableofContentsHeadChar">
    <w:name w:val="Table of Contents Head Char"/>
    <w:basedOn w:val="DefaultParagraphFont"/>
    <w:link w:val="TableofContentsHead"/>
    <w:semiHidden/>
    <w:rsid w:val="001A4C29"/>
    <w:rPr>
      <w:rFonts w:eastAsiaTheme="minorEastAsia" w:cs="Arial"/>
      <w:b/>
    </w:rPr>
  </w:style>
  <w:style w:type="character" w:customStyle="1" w:styleId="CriticalStepChar">
    <w:name w:val="Critical Step Char"/>
    <w:basedOn w:val="DefaultParagraphFont"/>
    <w:link w:val="CriticalStep"/>
    <w:rsid w:val="001A4C29"/>
    <w:rPr>
      <w:rFonts w:eastAsiaTheme="minorEastAsia" w:cs="Arial"/>
      <w:b/>
      <w:shd w:val="clear" w:color="auto" w:fill="F3F3F3"/>
    </w:rPr>
  </w:style>
  <w:style w:type="character" w:customStyle="1" w:styleId="SpecialMessageListChar">
    <w:name w:val="Special Message List Char"/>
    <w:basedOn w:val="DefaultParagraphFont"/>
    <w:link w:val="SpecialMessageList"/>
    <w:semiHidden/>
    <w:rsid w:val="001A4C29"/>
    <w:rPr>
      <w:rFonts w:eastAsiaTheme="minorEastAsia" w:cs="Arial"/>
    </w:rPr>
  </w:style>
  <w:style w:type="character" w:customStyle="1" w:styleId="SpecialMessageBulletChar">
    <w:name w:val="Special Message Bullet Char"/>
    <w:basedOn w:val="DefaultParagraphFont"/>
    <w:link w:val="SpecialMessageBullet"/>
    <w:semiHidden/>
    <w:rsid w:val="001A4C29"/>
    <w:rPr>
      <w:rFonts w:eastAsiaTheme="minorEastAsia" w:cs="Arial"/>
    </w:rPr>
  </w:style>
  <w:style w:type="character" w:customStyle="1" w:styleId="SpecialMessageHead10ptChar">
    <w:name w:val="Special Message Head 10 pt Char"/>
    <w:basedOn w:val="DefaultParagraphFont"/>
    <w:link w:val="SpecialMessageHead10pt"/>
    <w:semiHidden/>
    <w:rsid w:val="001A4C29"/>
    <w:rPr>
      <w:rFonts w:eastAsiaTheme="minorEastAsia" w:cs="Arial"/>
      <w:b/>
      <w:sz w:val="20"/>
    </w:rPr>
  </w:style>
  <w:style w:type="character" w:customStyle="1" w:styleId="SpecialMessageText10ptChar">
    <w:name w:val="Special Message Text 10 pt Char"/>
    <w:basedOn w:val="DefaultParagraphFont"/>
    <w:link w:val="SpecialMessageText10pt"/>
    <w:semiHidden/>
    <w:rsid w:val="001A4C29"/>
    <w:rPr>
      <w:rFonts w:eastAsiaTheme="minorEastAsia" w:cs="Arial"/>
      <w:sz w:val="20"/>
    </w:rPr>
  </w:style>
  <w:style w:type="character" w:customStyle="1" w:styleId="SpecialMessageList10ptChar">
    <w:name w:val="Special Message List 10 pt Char"/>
    <w:basedOn w:val="DefaultParagraphFont"/>
    <w:link w:val="SpecialMessageList10pt"/>
    <w:semiHidden/>
    <w:rsid w:val="001A4C29"/>
    <w:rPr>
      <w:rFonts w:eastAsiaTheme="minorEastAsia" w:cs="Arial"/>
      <w:sz w:val="20"/>
    </w:rPr>
  </w:style>
  <w:style w:type="character" w:customStyle="1" w:styleId="SpecialMessageBullet10ptChar">
    <w:name w:val="Special Message Bullet 10 pt Char"/>
    <w:basedOn w:val="DefaultParagraphFont"/>
    <w:link w:val="SpecialMessageBullet10pt"/>
    <w:semiHidden/>
    <w:rsid w:val="001A4C29"/>
    <w:rPr>
      <w:rFonts w:eastAsiaTheme="minorEastAsia" w:cs="Arial"/>
      <w:sz w:val="20"/>
    </w:rPr>
  </w:style>
  <w:style w:type="character" w:customStyle="1" w:styleId="SpecialMessageHead8ptChar">
    <w:name w:val="Special Message Head 8 pt Char"/>
    <w:basedOn w:val="DefaultParagraphFont"/>
    <w:link w:val="SpecialMessageHead8pt"/>
    <w:semiHidden/>
    <w:rsid w:val="001A4C29"/>
    <w:rPr>
      <w:rFonts w:eastAsiaTheme="minorEastAsia" w:cs="Arial"/>
      <w:b/>
      <w:sz w:val="16"/>
    </w:rPr>
  </w:style>
  <w:style w:type="character" w:customStyle="1" w:styleId="SpecialMessageText8ptChar">
    <w:name w:val="Special Message Text 8 pt Char"/>
    <w:basedOn w:val="DefaultParagraphFont"/>
    <w:link w:val="SpecialMessageText8pt"/>
    <w:semiHidden/>
    <w:rsid w:val="001A4C29"/>
    <w:rPr>
      <w:rFonts w:eastAsiaTheme="minorEastAsia" w:cs="Arial"/>
      <w:sz w:val="16"/>
    </w:rPr>
  </w:style>
  <w:style w:type="character" w:customStyle="1" w:styleId="SpecialMessageList8ptChar">
    <w:name w:val="Special Message List 8 pt Char"/>
    <w:basedOn w:val="DefaultParagraphFont"/>
    <w:link w:val="SpecialMessageList8pt"/>
    <w:semiHidden/>
    <w:rsid w:val="001A4C29"/>
    <w:rPr>
      <w:rFonts w:eastAsiaTheme="minorEastAsia" w:cs="Arial"/>
      <w:sz w:val="16"/>
    </w:rPr>
  </w:style>
  <w:style w:type="character" w:customStyle="1" w:styleId="SpecialMessageBullet8ptChar">
    <w:name w:val="Special Message Bullet 8 pt Char"/>
    <w:basedOn w:val="DefaultParagraphFont"/>
    <w:link w:val="SpecialMessageBullet8pt"/>
    <w:semiHidden/>
    <w:rsid w:val="001A4C29"/>
    <w:rPr>
      <w:rFonts w:eastAsiaTheme="minorEastAsia" w:cs="Arial"/>
      <w:sz w:val="16"/>
    </w:rPr>
  </w:style>
  <w:style w:type="character" w:customStyle="1" w:styleId="Table12CenterBoldChar">
    <w:name w:val="Table 12 Center Bold Char"/>
    <w:basedOn w:val="DefaultParagraphFont"/>
    <w:link w:val="Table12CenterBold"/>
    <w:rsid w:val="001A4C29"/>
    <w:rPr>
      <w:rFonts w:eastAsiaTheme="minorEastAsia" w:cs="Arial"/>
      <w:b/>
    </w:rPr>
  </w:style>
  <w:style w:type="character" w:customStyle="1" w:styleId="Table12List1Char">
    <w:name w:val="Table 12 List 1 Char"/>
    <w:basedOn w:val="DefaultParagraphFont"/>
    <w:link w:val="Table12List1"/>
    <w:rsid w:val="001A4C29"/>
    <w:rPr>
      <w:rFonts w:eastAsiaTheme="minorEastAsia" w:cs="Arial"/>
    </w:rPr>
  </w:style>
  <w:style w:type="character" w:customStyle="1" w:styleId="Table12List2Char">
    <w:name w:val="Table 12 List 2 Char"/>
    <w:basedOn w:val="DefaultParagraphFont"/>
    <w:link w:val="Table12List2"/>
    <w:rsid w:val="001A4C29"/>
    <w:rPr>
      <w:rFonts w:eastAsiaTheme="minorEastAsia" w:cs="Arial"/>
    </w:rPr>
  </w:style>
  <w:style w:type="character" w:customStyle="1" w:styleId="Table12BulletChar">
    <w:name w:val="Table 12 Bullet Char"/>
    <w:basedOn w:val="DefaultParagraphFont"/>
    <w:link w:val="Table12Bullet"/>
    <w:rsid w:val="001A4C29"/>
    <w:rPr>
      <w:rFonts w:eastAsiaTheme="minorEastAsia" w:cs="Arial"/>
    </w:rPr>
  </w:style>
  <w:style w:type="character" w:customStyle="1" w:styleId="Table11CenterBoldChar">
    <w:name w:val="Table 11 Center Bold Char"/>
    <w:basedOn w:val="DefaultParagraphFont"/>
    <w:link w:val="Table11CenterBold"/>
    <w:rsid w:val="001A4C29"/>
    <w:rPr>
      <w:rFonts w:eastAsiaTheme="minorEastAsia" w:cs="Arial"/>
      <w:b/>
      <w:sz w:val="22"/>
    </w:rPr>
  </w:style>
  <w:style w:type="character" w:customStyle="1" w:styleId="Table11CenterChar">
    <w:name w:val="Table 11 Center Char"/>
    <w:basedOn w:val="DefaultParagraphFont"/>
    <w:link w:val="Table11Center"/>
    <w:rsid w:val="001A4C29"/>
    <w:rPr>
      <w:rFonts w:eastAsiaTheme="minorEastAsia" w:cs="Arial"/>
      <w:sz w:val="22"/>
    </w:rPr>
  </w:style>
  <w:style w:type="character" w:customStyle="1" w:styleId="Table11LeftChar">
    <w:name w:val="Table 11 Left Char"/>
    <w:basedOn w:val="DefaultParagraphFont"/>
    <w:link w:val="Table11Left"/>
    <w:rsid w:val="001A4C29"/>
    <w:rPr>
      <w:rFonts w:eastAsiaTheme="minorEastAsia" w:cs="Arial"/>
      <w:sz w:val="22"/>
    </w:rPr>
  </w:style>
  <w:style w:type="character" w:customStyle="1" w:styleId="Table11RightChar">
    <w:name w:val="Table 11 Right Char"/>
    <w:basedOn w:val="DefaultParagraphFont"/>
    <w:link w:val="Table11Right"/>
    <w:rsid w:val="001A4C29"/>
    <w:rPr>
      <w:rFonts w:eastAsiaTheme="minorEastAsia" w:cs="Arial"/>
      <w:sz w:val="22"/>
    </w:rPr>
  </w:style>
  <w:style w:type="character" w:customStyle="1" w:styleId="Table11List1Char">
    <w:name w:val="Table 11 List 1 Char"/>
    <w:basedOn w:val="DefaultParagraphFont"/>
    <w:link w:val="Table11List1"/>
    <w:rsid w:val="001A4C29"/>
    <w:rPr>
      <w:rFonts w:eastAsiaTheme="minorEastAsia" w:cs="Arial"/>
      <w:sz w:val="22"/>
    </w:rPr>
  </w:style>
  <w:style w:type="character" w:customStyle="1" w:styleId="Table11List2Char">
    <w:name w:val="Table 11 List 2 Char"/>
    <w:basedOn w:val="DefaultParagraphFont"/>
    <w:link w:val="Table11List2"/>
    <w:rsid w:val="001A4C29"/>
    <w:rPr>
      <w:rFonts w:eastAsiaTheme="minorEastAsia" w:cs="Arial"/>
      <w:sz w:val="22"/>
    </w:rPr>
  </w:style>
  <w:style w:type="character" w:customStyle="1" w:styleId="Table11BulletChar">
    <w:name w:val="Table 11 Bullet Char"/>
    <w:basedOn w:val="DefaultParagraphFont"/>
    <w:link w:val="Table11Bullet"/>
    <w:rsid w:val="001A4C29"/>
    <w:rPr>
      <w:rFonts w:eastAsiaTheme="minorEastAsia" w:cs="Arial"/>
      <w:sz w:val="22"/>
    </w:rPr>
  </w:style>
  <w:style w:type="character" w:customStyle="1" w:styleId="Table10CenterBoldChar">
    <w:name w:val="Table 10 Center Bold Char"/>
    <w:basedOn w:val="DefaultParagraphFont"/>
    <w:link w:val="Table10CenterBold"/>
    <w:rsid w:val="001A4C29"/>
    <w:rPr>
      <w:rFonts w:eastAsiaTheme="minorEastAsia" w:cs="Arial"/>
      <w:b/>
      <w:sz w:val="20"/>
    </w:rPr>
  </w:style>
  <w:style w:type="character" w:customStyle="1" w:styleId="Table10CenterChar">
    <w:name w:val="Table 10 Center Char"/>
    <w:basedOn w:val="DefaultParagraphFont"/>
    <w:link w:val="Table10Center"/>
    <w:rsid w:val="001A4C29"/>
    <w:rPr>
      <w:rFonts w:eastAsiaTheme="minorEastAsia" w:cs="Arial"/>
      <w:sz w:val="20"/>
    </w:rPr>
  </w:style>
  <w:style w:type="character" w:customStyle="1" w:styleId="Table10LeftChar">
    <w:name w:val="Table 10 Left Char"/>
    <w:basedOn w:val="DefaultParagraphFont"/>
    <w:link w:val="Table10Left"/>
    <w:rsid w:val="001A4C29"/>
    <w:rPr>
      <w:rFonts w:eastAsiaTheme="minorEastAsia" w:cs="Arial"/>
      <w:sz w:val="20"/>
    </w:rPr>
  </w:style>
  <w:style w:type="character" w:customStyle="1" w:styleId="Table10RightChar">
    <w:name w:val="Table 10 Right Char"/>
    <w:basedOn w:val="DefaultParagraphFont"/>
    <w:link w:val="Table10Right"/>
    <w:rsid w:val="001A4C29"/>
    <w:rPr>
      <w:rFonts w:eastAsiaTheme="minorEastAsia" w:cs="Arial"/>
      <w:sz w:val="20"/>
    </w:rPr>
  </w:style>
  <w:style w:type="character" w:customStyle="1" w:styleId="Table10List1Char">
    <w:name w:val="Table 10 List 1 Char"/>
    <w:basedOn w:val="DefaultParagraphFont"/>
    <w:link w:val="Table10List1"/>
    <w:rsid w:val="001A4C29"/>
    <w:rPr>
      <w:rFonts w:eastAsiaTheme="minorEastAsia" w:cs="Arial"/>
      <w:sz w:val="20"/>
    </w:rPr>
  </w:style>
  <w:style w:type="character" w:customStyle="1" w:styleId="Table10List2Char">
    <w:name w:val="Table 10 List 2 Char"/>
    <w:basedOn w:val="DefaultParagraphFont"/>
    <w:link w:val="Table10List2"/>
    <w:rsid w:val="001A4C29"/>
    <w:rPr>
      <w:rFonts w:eastAsiaTheme="minorEastAsia" w:cs="Arial"/>
      <w:sz w:val="20"/>
    </w:rPr>
  </w:style>
  <w:style w:type="character" w:customStyle="1" w:styleId="Table10BulletChar">
    <w:name w:val="Table 10 Bullet Char"/>
    <w:basedOn w:val="DefaultParagraphFont"/>
    <w:link w:val="Table10Bullet"/>
    <w:rsid w:val="001A4C29"/>
    <w:rPr>
      <w:rFonts w:eastAsiaTheme="minorEastAsia" w:cs="Arial"/>
      <w:sz w:val="20"/>
    </w:rPr>
  </w:style>
  <w:style w:type="character" w:customStyle="1" w:styleId="Table9CenterBoldChar">
    <w:name w:val="Table 9 Center Bold Char"/>
    <w:basedOn w:val="DefaultParagraphFont"/>
    <w:link w:val="Table9CenterBold"/>
    <w:rsid w:val="001A4C29"/>
    <w:rPr>
      <w:rFonts w:eastAsiaTheme="minorEastAsia" w:cs="Arial"/>
      <w:b/>
      <w:sz w:val="18"/>
    </w:rPr>
  </w:style>
  <w:style w:type="character" w:customStyle="1" w:styleId="Table9CenterChar">
    <w:name w:val="Table 9 Center Char"/>
    <w:basedOn w:val="DefaultParagraphFont"/>
    <w:link w:val="Table9Center"/>
    <w:rsid w:val="001A4C29"/>
    <w:rPr>
      <w:rFonts w:eastAsiaTheme="minorEastAsia" w:cs="Arial"/>
      <w:sz w:val="18"/>
    </w:rPr>
  </w:style>
  <w:style w:type="character" w:customStyle="1" w:styleId="Table9LeftChar">
    <w:name w:val="Table 9 Left Char"/>
    <w:basedOn w:val="DefaultParagraphFont"/>
    <w:link w:val="Table9Left"/>
    <w:rsid w:val="001A4C29"/>
    <w:rPr>
      <w:rFonts w:eastAsiaTheme="minorEastAsia" w:cs="Arial"/>
      <w:sz w:val="18"/>
    </w:rPr>
  </w:style>
  <w:style w:type="character" w:customStyle="1" w:styleId="Table9RightChar">
    <w:name w:val="Table 9 Right Char"/>
    <w:basedOn w:val="DefaultParagraphFont"/>
    <w:link w:val="Table9Right"/>
    <w:rsid w:val="001A4C29"/>
    <w:rPr>
      <w:rFonts w:eastAsiaTheme="minorEastAsia" w:cs="Arial"/>
      <w:sz w:val="18"/>
    </w:rPr>
  </w:style>
  <w:style w:type="character" w:customStyle="1" w:styleId="Table9List1Char">
    <w:name w:val="Table 9 List 1 Char"/>
    <w:basedOn w:val="DefaultParagraphFont"/>
    <w:link w:val="Table9List1"/>
    <w:rsid w:val="001A4C29"/>
    <w:rPr>
      <w:rFonts w:eastAsiaTheme="minorEastAsia" w:cs="Arial"/>
      <w:sz w:val="18"/>
    </w:rPr>
  </w:style>
  <w:style w:type="character" w:customStyle="1" w:styleId="Table9List2Char">
    <w:name w:val="Table 9 List 2 Char"/>
    <w:basedOn w:val="DefaultParagraphFont"/>
    <w:link w:val="Table9List2"/>
    <w:rsid w:val="001A4C29"/>
    <w:rPr>
      <w:rFonts w:eastAsiaTheme="minorEastAsia" w:cs="Arial"/>
      <w:sz w:val="18"/>
    </w:rPr>
  </w:style>
  <w:style w:type="character" w:customStyle="1" w:styleId="Table9BulletChar">
    <w:name w:val="Table 9 Bullet Char"/>
    <w:basedOn w:val="DefaultParagraphFont"/>
    <w:link w:val="Table9Bullet"/>
    <w:rsid w:val="001A4C29"/>
    <w:rPr>
      <w:rFonts w:eastAsiaTheme="minorEastAsia" w:cs="Arial"/>
      <w:sz w:val="18"/>
    </w:rPr>
  </w:style>
  <w:style w:type="character" w:customStyle="1" w:styleId="Table8CenterBoldChar">
    <w:name w:val="Table 8 Center Bold Char"/>
    <w:basedOn w:val="DefaultParagraphFont"/>
    <w:link w:val="Table8CenterBold"/>
    <w:rsid w:val="001A4C29"/>
    <w:rPr>
      <w:rFonts w:eastAsiaTheme="minorEastAsia" w:cs="Arial"/>
      <w:b/>
      <w:sz w:val="16"/>
    </w:rPr>
  </w:style>
  <w:style w:type="character" w:customStyle="1" w:styleId="Table8CenterChar">
    <w:name w:val="Table 8 Center Char"/>
    <w:basedOn w:val="DefaultParagraphFont"/>
    <w:link w:val="Table8Center"/>
    <w:rsid w:val="001A4C29"/>
    <w:rPr>
      <w:rFonts w:eastAsiaTheme="minorEastAsia" w:cs="Arial"/>
      <w:sz w:val="16"/>
    </w:rPr>
  </w:style>
  <w:style w:type="character" w:customStyle="1" w:styleId="Table8LeftChar">
    <w:name w:val="Table 8 Left Char"/>
    <w:basedOn w:val="DefaultParagraphFont"/>
    <w:link w:val="Table8Left"/>
    <w:rsid w:val="001A4C29"/>
    <w:rPr>
      <w:rFonts w:eastAsiaTheme="minorEastAsia" w:cs="Arial"/>
      <w:sz w:val="16"/>
    </w:rPr>
  </w:style>
  <w:style w:type="character" w:customStyle="1" w:styleId="Table8RightChar">
    <w:name w:val="Table 8 Right Char"/>
    <w:basedOn w:val="DefaultParagraphFont"/>
    <w:link w:val="Table8Right"/>
    <w:rsid w:val="001A4C29"/>
    <w:rPr>
      <w:rFonts w:eastAsiaTheme="minorEastAsia" w:cs="Arial"/>
      <w:sz w:val="16"/>
    </w:rPr>
  </w:style>
  <w:style w:type="character" w:customStyle="1" w:styleId="Table8List1Char">
    <w:name w:val="Table 8 List 1 Char"/>
    <w:basedOn w:val="DefaultParagraphFont"/>
    <w:link w:val="Table8List1"/>
    <w:rsid w:val="001A4C29"/>
    <w:rPr>
      <w:rFonts w:eastAsiaTheme="minorEastAsia" w:cs="Arial"/>
      <w:sz w:val="16"/>
    </w:rPr>
  </w:style>
  <w:style w:type="character" w:customStyle="1" w:styleId="Table8List2Char">
    <w:name w:val="Table 8 List 2 Char"/>
    <w:basedOn w:val="DefaultParagraphFont"/>
    <w:link w:val="Table8List2"/>
    <w:rsid w:val="001A4C29"/>
    <w:rPr>
      <w:rFonts w:eastAsiaTheme="minorEastAsia" w:cs="Arial"/>
      <w:sz w:val="16"/>
    </w:rPr>
  </w:style>
  <w:style w:type="character" w:customStyle="1" w:styleId="Table8BulletChar">
    <w:name w:val="Table 8 Bullet Char"/>
    <w:basedOn w:val="DefaultParagraphFont"/>
    <w:link w:val="Table8Bullet"/>
    <w:rsid w:val="001A4C29"/>
    <w:rPr>
      <w:rFonts w:eastAsiaTheme="minorEastAsia" w:cs="Arial"/>
      <w:sz w:val="16"/>
    </w:rPr>
  </w:style>
  <w:style w:type="character" w:customStyle="1" w:styleId="Table7CenterBoldChar">
    <w:name w:val="Table 7 Center Bold Char"/>
    <w:basedOn w:val="DefaultParagraphFont"/>
    <w:link w:val="Table7CenterBold"/>
    <w:rsid w:val="001A4C29"/>
    <w:rPr>
      <w:rFonts w:eastAsiaTheme="minorEastAsia" w:cs="Arial"/>
      <w:b/>
      <w:sz w:val="14"/>
    </w:rPr>
  </w:style>
  <w:style w:type="character" w:customStyle="1" w:styleId="Table7CenterChar">
    <w:name w:val="Table 7 Center Char"/>
    <w:basedOn w:val="DefaultParagraphFont"/>
    <w:link w:val="Table7Center"/>
    <w:rsid w:val="001A4C29"/>
    <w:rPr>
      <w:rFonts w:eastAsiaTheme="minorEastAsia" w:cs="Arial"/>
      <w:sz w:val="14"/>
    </w:rPr>
  </w:style>
  <w:style w:type="character" w:customStyle="1" w:styleId="Table7LeftChar">
    <w:name w:val="Table 7 Left Char"/>
    <w:basedOn w:val="DefaultParagraphFont"/>
    <w:link w:val="Table7Left"/>
    <w:rsid w:val="001A4C29"/>
    <w:rPr>
      <w:rFonts w:eastAsiaTheme="minorEastAsia" w:cs="Arial"/>
      <w:sz w:val="14"/>
    </w:rPr>
  </w:style>
  <w:style w:type="character" w:customStyle="1" w:styleId="Table7RightChar">
    <w:name w:val="Table 7 Right Char"/>
    <w:basedOn w:val="DefaultParagraphFont"/>
    <w:link w:val="Table7Right"/>
    <w:rsid w:val="001A4C29"/>
    <w:rPr>
      <w:rFonts w:eastAsiaTheme="minorEastAsia" w:cs="Arial"/>
      <w:sz w:val="14"/>
    </w:rPr>
  </w:style>
  <w:style w:type="character" w:customStyle="1" w:styleId="Table7List1Char">
    <w:name w:val="Table 7 List 1 Char"/>
    <w:basedOn w:val="DefaultParagraphFont"/>
    <w:link w:val="Table7List1"/>
    <w:rsid w:val="001A4C29"/>
    <w:rPr>
      <w:rFonts w:eastAsiaTheme="minorEastAsia" w:cs="Arial"/>
      <w:sz w:val="14"/>
    </w:rPr>
  </w:style>
  <w:style w:type="character" w:customStyle="1" w:styleId="Table7List2Char">
    <w:name w:val="Table 7 List 2 Char"/>
    <w:basedOn w:val="DefaultParagraphFont"/>
    <w:link w:val="Table7List2"/>
    <w:rsid w:val="001A4C29"/>
    <w:rPr>
      <w:rFonts w:eastAsiaTheme="minorEastAsia" w:cs="Arial"/>
      <w:sz w:val="14"/>
    </w:rPr>
  </w:style>
  <w:style w:type="character" w:customStyle="1" w:styleId="Table7BulletChar">
    <w:name w:val="Table 7 Bullet Char"/>
    <w:basedOn w:val="DefaultParagraphFont"/>
    <w:link w:val="Table7Bullet"/>
    <w:rsid w:val="001A4C29"/>
    <w:rPr>
      <w:rFonts w:eastAsiaTheme="minorEastAsia" w:cs="Arial"/>
      <w:sz w:val="14"/>
    </w:rPr>
  </w:style>
  <w:style w:type="character" w:customStyle="1" w:styleId="Table6CenterBoldChar">
    <w:name w:val="Table 6 Center Bold Char"/>
    <w:basedOn w:val="DefaultParagraphFont"/>
    <w:link w:val="Table6CenterBold"/>
    <w:rsid w:val="001A4C29"/>
    <w:rPr>
      <w:rFonts w:eastAsiaTheme="minorEastAsia" w:cs="Arial"/>
      <w:b/>
      <w:sz w:val="12"/>
    </w:rPr>
  </w:style>
  <w:style w:type="character" w:customStyle="1" w:styleId="Table6CenterChar">
    <w:name w:val="Table 6 Center Char"/>
    <w:basedOn w:val="DefaultParagraphFont"/>
    <w:link w:val="Table6Center"/>
    <w:rsid w:val="001A4C29"/>
    <w:rPr>
      <w:rFonts w:eastAsiaTheme="minorEastAsia" w:cs="Arial"/>
      <w:sz w:val="12"/>
    </w:rPr>
  </w:style>
  <w:style w:type="character" w:customStyle="1" w:styleId="Table6LeftChar">
    <w:name w:val="Table 6 Left Char"/>
    <w:basedOn w:val="DefaultParagraphFont"/>
    <w:link w:val="Table6Left"/>
    <w:rsid w:val="001A4C29"/>
    <w:rPr>
      <w:rFonts w:eastAsiaTheme="minorEastAsia" w:cs="Arial"/>
      <w:sz w:val="12"/>
    </w:rPr>
  </w:style>
  <w:style w:type="character" w:customStyle="1" w:styleId="Table6RightChar">
    <w:name w:val="Table 6 Right Char"/>
    <w:basedOn w:val="DefaultParagraphFont"/>
    <w:link w:val="Table6Right"/>
    <w:rsid w:val="001A4C29"/>
    <w:rPr>
      <w:rFonts w:eastAsiaTheme="minorEastAsia" w:cs="Arial"/>
      <w:sz w:val="12"/>
    </w:rPr>
  </w:style>
  <w:style w:type="character" w:customStyle="1" w:styleId="Table6List1Char">
    <w:name w:val="Table 6 List 1 Char"/>
    <w:basedOn w:val="DefaultParagraphFont"/>
    <w:link w:val="Table6List1"/>
    <w:rsid w:val="001A4C29"/>
    <w:rPr>
      <w:rFonts w:eastAsiaTheme="minorEastAsia" w:cs="Arial"/>
      <w:sz w:val="12"/>
    </w:rPr>
  </w:style>
  <w:style w:type="character" w:customStyle="1" w:styleId="Table6List2Char">
    <w:name w:val="Table 6 List 2 Char"/>
    <w:basedOn w:val="DefaultParagraphFont"/>
    <w:link w:val="Table6List2"/>
    <w:rsid w:val="001A4C29"/>
    <w:rPr>
      <w:rFonts w:eastAsiaTheme="minorEastAsia" w:cs="Arial"/>
      <w:sz w:val="12"/>
    </w:rPr>
  </w:style>
  <w:style w:type="character" w:customStyle="1" w:styleId="Table6BulletChar">
    <w:name w:val="Table 6 Bullet Char"/>
    <w:basedOn w:val="DefaultParagraphFont"/>
    <w:link w:val="Table6Bullet"/>
    <w:rsid w:val="001A4C29"/>
    <w:rPr>
      <w:rFonts w:eastAsiaTheme="minorEastAsia" w:cs="Arial"/>
      <w:sz w:val="12"/>
    </w:rPr>
  </w:style>
  <w:style w:type="character" w:customStyle="1" w:styleId="EquationCenterChar">
    <w:name w:val="Equation Center Char"/>
    <w:basedOn w:val="DefaultParagraphFont"/>
    <w:link w:val="EquationCenter"/>
    <w:rsid w:val="001A4C29"/>
    <w:rPr>
      <w:rFonts w:ascii="Times New Roman" w:eastAsiaTheme="minorEastAsia" w:hAnsi="Times New Roman"/>
    </w:rPr>
  </w:style>
  <w:style w:type="character" w:customStyle="1" w:styleId="EquationLeftChar">
    <w:name w:val="Equation Left Char"/>
    <w:basedOn w:val="DefaultParagraphFont"/>
    <w:link w:val="EquationLeft"/>
    <w:rsid w:val="001A4C29"/>
    <w:rPr>
      <w:rFonts w:ascii="Times New Roman" w:eastAsiaTheme="minorEastAsia" w:hAnsi="Times New Roman"/>
    </w:rPr>
  </w:style>
  <w:style w:type="character" w:customStyle="1" w:styleId="EquationRightChar">
    <w:name w:val="Equation Right Char"/>
    <w:basedOn w:val="DefaultParagraphFont"/>
    <w:link w:val="EquationRight"/>
    <w:rsid w:val="001A4C29"/>
    <w:rPr>
      <w:rFonts w:ascii="Times New Roman" w:eastAsiaTheme="minorEastAsia" w:hAnsi="Times New Roman"/>
    </w:rPr>
  </w:style>
  <w:style w:type="character" w:customStyle="1" w:styleId="Table12List1ManualChar">
    <w:name w:val="Table 12 List 1 Manual Char"/>
    <w:basedOn w:val="DefaultParagraphFont"/>
    <w:link w:val="Table12List1Manual"/>
    <w:rsid w:val="001A4C29"/>
    <w:rPr>
      <w:rFonts w:eastAsiaTheme="minorEastAsia" w:cs="Arial"/>
    </w:rPr>
  </w:style>
  <w:style w:type="character" w:customStyle="1" w:styleId="Table12List2ManualChar">
    <w:name w:val="Table 12 List 2 Manual Char"/>
    <w:basedOn w:val="DefaultParagraphFont"/>
    <w:link w:val="Table12List2Manual"/>
    <w:rsid w:val="001A4C29"/>
    <w:rPr>
      <w:rFonts w:eastAsiaTheme="minorEastAsia" w:cs="Arial"/>
    </w:rPr>
  </w:style>
  <w:style w:type="character" w:customStyle="1" w:styleId="Table11List1ManualChar">
    <w:name w:val="Table 11 List 1 Manual Char"/>
    <w:basedOn w:val="DefaultParagraphFont"/>
    <w:link w:val="Table11List1Manual"/>
    <w:rsid w:val="001A4C29"/>
    <w:rPr>
      <w:rFonts w:eastAsiaTheme="minorEastAsia" w:cs="Arial"/>
      <w:sz w:val="22"/>
    </w:rPr>
  </w:style>
  <w:style w:type="character" w:customStyle="1" w:styleId="Table11List2ManualChar">
    <w:name w:val="Table 11 List 2 Manual Char"/>
    <w:basedOn w:val="DefaultParagraphFont"/>
    <w:link w:val="Table11List2Manual"/>
    <w:rsid w:val="001A4C29"/>
    <w:rPr>
      <w:rFonts w:eastAsiaTheme="minorEastAsia" w:cs="Arial"/>
      <w:sz w:val="22"/>
    </w:rPr>
  </w:style>
  <w:style w:type="character" w:customStyle="1" w:styleId="Table10List1ManualChar">
    <w:name w:val="Table 10 List 1 Manual Char"/>
    <w:basedOn w:val="DefaultParagraphFont"/>
    <w:link w:val="Table10List1Manual"/>
    <w:rsid w:val="001A4C29"/>
    <w:rPr>
      <w:rFonts w:eastAsiaTheme="minorEastAsia" w:cs="Arial"/>
      <w:sz w:val="20"/>
    </w:rPr>
  </w:style>
  <w:style w:type="character" w:customStyle="1" w:styleId="Table10List2ManualChar">
    <w:name w:val="Table 10 List 2 Manual Char"/>
    <w:basedOn w:val="DefaultParagraphFont"/>
    <w:link w:val="Table10List2Manual"/>
    <w:rsid w:val="001A4C29"/>
    <w:rPr>
      <w:rFonts w:eastAsiaTheme="minorEastAsia" w:cs="Arial"/>
      <w:sz w:val="20"/>
    </w:rPr>
  </w:style>
  <w:style w:type="character" w:customStyle="1" w:styleId="Table9List1ManualChar">
    <w:name w:val="Table 9 List 1 Manual Char"/>
    <w:basedOn w:val="DefaultParagraphFont"/>
    <w:link w:val="Table9List1Manual"/>
    <w:rsid w:val="001A4C29"/>
    <w:rPr>
      <w:rFonts w:eastAsiaTheme="minorEastAsia" w:cs="Arial"/>
      <w:sz w:val="18"/>
    </w:rPr>
  </w:style>
  <w:style w:type="character" w:customStyle="1" w:styleId="Table9List2ManualChar">
    <w:name w:val="Table 9 List 2 Manual Char"/>
    <w:basedOn w:val="DefaultParagraphFont"/>
    <w:link w:val="Table9List2Manual"/>
    <w:rsid w:val="001A4C29"/>
    <w:rPr>
      <w:rFonts w:eastAsiaTheme="minorEastAsia" w:cs="Arial"/>
      <w:sz w:val="18"/>
    </w:rPr>
  </w:style>
  <w:style w:type="character" w:customStyle="1" w:styleId="Table8List1ManualChar">
    <w:name w:val="Table 8 List 1 Manual Char"/>
    <w:basedOn w:val="DefaultParagraphFont"/>
    <w:link w:val="Table8List1Manual"/>
    <w:rsid w:val="001A4C29"/>
    <w:rPr>
      <w:rFonts w:eastAsiaTheme="minorEastAsia" w:cs="Arial"/>
      <w:sz w:val="16"/>
    </w:rPr>
  </w:style>
  <w:style w:type="character" w:customStyle="1" w:styleId="Table8List2ManualChar">
    <w:name w:val="Table 8 List 2 Manual Char"/>
    <w:basedOn w:val="DefaultParagraphFont"/>
    <w:link w:val="Table8List2Manual"/>
    <w:rsid w:val="001A4C29"/>
    <w:rPr>
      <w:rFonts w:eastAsiaTheme="minorEastAsia" w:cs="Arial"/>
      <w:sz w:val="16"/>
    </w:rPr>
  </w:style>
  <w:style w:type="character" w:customStyle="1" w:styleId="Table7List1ManualChar">
    <w:name w:val="Table 7 List 1 Manual Char"/>
    <w:basedOn w:val="DefaultParagraphFont"/>
    <w:link w:val="Table7List1Manual"/>
    <w:rsid w:val="001A4C29"/>
    <w:rPr>
      <w:rFonts w:eastAsiaTheme="minorEastAsia" w:cs="Arial"/>
      <w:sz w:val="14"/>
    </w:rPr>
  </w:style>
  <w:style w:type="character" w:customStyle="1" w:styleId="Table7List2ManualChar">
    <w:name w:val="Table 7 List 2 Manual Char"/>
    <w:basedOn w:val="DefaultParagraphFont"/>
    <w:link w:val="Table7List2Manual"/>
    <w:rsid w:val="001A4C29"/>
    <w:rPr>
      <w:rFonts w:eastAsiaTheme="minorEastAsia" w:cs="Arial"/>
      <w:sz w:val="14"/>
    </w:rPr>
  </w:style>
  <w:style w:type="character" w:customStyle="1" w:styleId="Table6List1ManualChar">
    <w:name w:val="Table 6 List 1 Manual Char"/>
    <w:basedOn w:val="DefaultParagraphFont"/>
    <w:link w:val="Table6List1Manual"/>
    <w:rsid w:val="001A4C29"/>
    <w:rPr>
      <w:rFonts w:eastAsiaTheme="minorEastAsia" w:cs="Arial"/>
      <w:sz w:val="12"/>
    </w:rPr>
  </w:style>
  <w:style w:type="character" w:customStyle="1" w:styleId="Table6List2ManualChar">
    <w:name w:val="Table 6 List 2 Manual Char"/>
    <w:basedOn w:val="DefaultParagraphFont"/>
    <w:link w:val="Table6List2Manual"/>
    <w:rsid w:val="001A4C29"/>
    <w:rPr>
      <w:rFonts w:eastAsiaTheme="minorEastAsia" w:cs="Arial"/>
      <w:sz w:val="12"/>
    </w:rPr>
  </w:style>
  <w:style w:type="character" w:customStyle="1" w:styleId="AASequenceNumberChar">
    <w:name w:val="A/A Sequence Number Char"/>
    <w:basedOn w:val="DefaultParagraphFont"/>
    <w:link w:val="AASequenceNumber"/>
    <w:semiHidden/>
    <w:rsid w:val="001A4C29"/>
    <w:rPr>
      <w:rFonts w:eastAsiaTheme="minorEastAsia" w:cs="Arial"/>
      <w:b/>
    </w:rPr>
  </w:style>
  <w:style w:type="character" w:customStyle="1" w:styleId="AAPageNumberChar">
    <w:name w:val="A/A Page Number Char"/>
    <w:basedOn w:val="DefaultParagraphFont"/>
    <w:link w:val="AAPageNumber"/>
    <w:semiHidden/>
    <w:rsid w:val="001A4C29"/>
    <w:rPr>
      <w:rFonts w:eastAsiaTheme="minorEastAsia" w:cs="Arial"/>
      <w:b/>
    </w:rPr>
  </w:style>
  <w:style w:type="character" w:customStyle="1" w:styleId="AATitleChar">
    <w:name w:val="A/A Title Char"/>
    <w:basedOn w:val="DefaultParagraphFont"/>
    <w:link w:val="AATitle"/>
    <w:semiHidden/>
    <w:rsid w:val="001A4C29"/>
    <w:rPr>
      <w:rFonts w:eastAsiaTheme="minorEastAsia" w:cs="Arial"/>
      <w:b/>
    </w:rPr>
  </w:style>
  <w:style w:type="character" w:customStyle="1" w:styleId="SourceNotesChar">
    <w:name w:val="SourceNotes Char"/>
    <w:basedOn w:val="DefaultParagraphFont"/>
    <w:link w:val="SourceNotes"/>
    <w:semiHidden/>
    <w:rsid w:val="001A4C29"/>
    <w:rPr>
      <w:rFonts w:eastAsiaTheme="minorEastAsia" w:cs="Arial"/>
      <w:b/>
    </w:rPr>
  </w:style>
  <w:style w:type="character" w:customStyle="1" w:styleId="AA12CenterChar">
    <w:name w:val="A/A 12 Center Char"/>
    <w:basedOn w:val="DefaultParagraphFont"/>
    <w:link w:val="AA12Center"/>
    <w:rsid w:val="001A4C29"/>
    <w:rPr>
      <w:rFonts w:eastAsiaTheme="minorEastAsia" w:cs="Arial"/>
    </w:rPr>
  </w:style>
  <w:style w:type="character" w:customStyle="1" w:styleId="AA12LeftChar">
    <w:name w:val="A/A 12 Left Char"/>
    <w:basedOn w:val="DefaultParagraphFont"/>
    <w:link w:val="AA12Left"/>
    <w:rsid w:val="001A4C29"/>
    <w:rPr>
      <w:rFonts w:eastAsiaTheme="minorEastAsia" w:cs="Arial"/>
    </w:rPr>
  </w:style>
  <w:style w:type="character" w:customStyle="1" w:styleId="AA12List1Char">
    <w:name w:val="A/A 12 List 1 Char"/>
    <w:basedOn w:val="DefaultParagraphFont"/>
    <w:link w:val="AA12List1"/>
    <w:rsid w:val="001A4C29"/>
    <w:rPr>
      <w:rFonts w:eastAsiaTheme="minorEastAsia" w:cs="Arial"/>
    </w:rPr>
  </w:style>
  <w:style w:type="character" w:customStyle="1" w:styleId="AA12List2Char">
    <w:name w:val="A/A 12 List 2 Char"/>
    <w:basedOn w:val="DefaultParagraphFont"/>
    <w:link w:val="AA12List2"/>
    <w:rsid w:val="001A4C29"/>
    <w:rPr>
      <w:rFonts w:eastAsiaTheme="minorEastAsia" w:cs="Arial"/>
    </w:rPr>
  </w:style>
  <w:style w:type="character" w:customStyle="1" w:styleId="AA12BulletChar">
    <w:name w:val="A/A 12 Bullet Char"/>
    <w:basedOn w:val="DefaultParagraphFont"/>
    <w:link w:val="AA12Bullet"/>
    <w:rsid w:val="001A4C29"/>
    <w:rPr>
      <w:rFonts w:eastAsiaTheme="minorEastAsia" w:cs="Arial"/>
    </w:rPr>
  </w:style>
  <w:style w:type="character" w:customStyle="1" w:styleId="SectionChar">
    <w:name w:val="Section Char"/>
    <w:basedOn w:val="DefaultParagraphFont"/>
    <w:link w:val="Section"/>
    <w:rsid w:val="001A4C29"/>
    <w:rPr>
      <w:rFonts w:eastAsiaTheme="minorEastAsia" w:cs="Arial"/>
      <w:b/>
    </w:rPr>
  </w:style>
  <w:style w:type="character" w:customStyle="1" w:styleId="SubSectionChar">
    <w:name w:val="SubSection Char"/>
    <w:basedOn w:val="DefaultParagraphFont"/>
    <w:link w:val="SubSection"/>
    <w:rsid w:val="001A4C29"/>
    <w:rPr>
      <w:rFonts w:eastAsiaTheme="minorEastAsia" w:cs="Arial"/>
      <w:b/>
    </w:rPr>
  </w:style>
  <w:style w:type="character" w:customStyle="1" w:styleId="SubSubSectionChar">
    <w:name w:val="SubSubSection Char"/>
    <w:basedOn w:val="DefaultParagraphFont"/>
    <w:link w:val="SubSubSection"/>
    <w:rsid w:val="001A4C29"/>
    <w:rPr>
      <w:rFonts w:eastAsiaTheme="minorEastAsia" w:cs="Arial"/>
      <w:b/>
    </w:rPr>
  </w:style>
  <w:style w:type="character" w:customStyle="1" w:styleId="SectionBulletChar">
    <w:name w:val="Section Bullet Char"/>
    <w:basedOn w:val="DefaultParagraphFont"/>
    <w:link w:val="SectionBullet"/>
    <w:rsid w:val="001A4C29"/>
    <w:rPr>
      <w:rFonts w:eastAsiaTheme="minorEastAsia" w:cs="Arial"/>
    </w:rPr>
  </w:style>
  <w:style w:type="character" w:customStyle="1" w:styleId="SectionList3Char">
    <w:name w:val="Section List 3 Char"/>
    <w:basedOn w:val="DefaultParagraphFont"/>
    <w:link w:val="SectionList3"/>
    <w:rsid w:val="001A4C29"/>
    <w:rPr>
      <w:rFonts w:eastAsiaTheme="minorEastAsia" w:cs="Arial"/>
    </w:rPr>
  </w:style>
  <w:style w:type="character" w:customStyle="1" w:styleId="SectionList4Char">
    <w:name w:val="Section List 4 Char"/>
    <w:basedOn w:val="DefaultParagraphFont"/>
    <w:link w:val="SectionList4"/>
    <w:rsid w:val="001A4C29"/>
    <w:rPr>
      <w:rFonts w:eastAsiaTheme="minorEastAsia" w:cs="Arial"/>
    </w:rPr>
  </w:style>
  <w:style w:type="character" w:customStyle="1" w:styleId="SectionList1NoNumberChar">
    <w:name w:val="Section List 1 NoNumber Char"/>
    <w:basedOn w:val="DefaultParagraphFont"/>
    <w:link w:val="SectionList1NoNumber"/>
    <w:rsid w:val="001A4C29"/>
    <w:rPr>
      <w:rFonts w:eastAsiaTheme="minorEastAsia" w:cs="Arial"/>
    </w:rPr>
  </w:style>
  <w:style w:type="character" w:customStyle="1" w:styleId="SectionList2NoNumberChar">
    <w:name w:val="Section List 2 NoNumber Char"/>
    <w:basedOn w:val="DefaultParagraphFont"/>
    <w:link w:val="SectionList2NoNumber"/>
    <w:rsid w:val="001A4C29"/>
    <w:rPr>
      <w:rFonts w:eastAsiaTheme="minorEastAsia" w:cs="Arial"/>
    </w:rPr>
  </w:style>
  <w:style w:type="character" w:customStyle="1" w:styleId="SectionList3NoNumberChar">
    <w:name w:val="Section List 3 NoNumber Char"/>
    <w:basedOn w:val="DefaultParagraphFont"/>
    <w:link w:val="SectionList3NoNumber"/>
    <w:rsid w:val="001A4C29"/>
    <w:rPr>
      <w:rFonts w:eastAsiaTheme="minorEastAsia" w:cs="Arial"/>
    </w:rPr>
  </w:style>
  <w:style w:type="character" w:customStyle="1" w:styleId="SectionList4NoNumberChar">
    <w:name w:val="Section List 4 NoNumber Char"/>
    <w:basedOn w:val="DefaultParagraphFont"/>
    <w:link w:val="SectionList4NoNumber"/>
    <w:rsid w:val="001A4C29"/>
    <w:rPr>
      <w:rFonts w:eastAsiaTheme="minorEastAsia" w:cs="Arial"/>
    </w:rPr>
  </w:style>
  <w:style w:type="character" w:customStyle="1" w:styleId="AASectionBodyChar">
    <w:name w:val="A/A Section Body Char"/>
    <w:basedOn w:val="DefaultParagraphFont"/>
    <w:link w:val="AASectionBody"/>
    <w:rsid w:val="001A4C29"/>
    <w:rPr>
      <w:rFonts w:eastAsiaTheme="minorEastAsia" w:cs="Arial"/>
    </w:rPr>
  </w:style>
  <w:style w:type="character" w:customStyle="1" w:styleId="AASectionGraphicChar">
    <w:name w:val="A/A Section Graphic Char"/>
    <w:basedOn w:val="DefaultParagraphFont"/>
    <w:link w:val="AASectionGraphic"/>
    <w:rsid w:val="001A4C29"/>
    <w:rPr>
      <w:rFonts w:eastAsiaTheme="minorEastAsia" w:cs="Arial"/>
    </w:rPr>
  </w:style>
  <w:style w:type="character" w:customStyle="1" w:styleId="AASectionTableSpacerChar">
    <w:name w:val="A/A Section Table Spacer Char"/>
    <w:basedOn w:val="DefaultParagraphFont"/>
    <w:link w:val="AASectionTableSpacer"/>
    <w:rsid w:val="001A4C29"/>
    <w:rPr>
      <w:rFonts w:eastAsiaTheme="minorEastAsia" w:cs="Arial"/>
      <w:sz w:val="16"/>
    </w:rPr>
  </w:style>
  <w:style w:type="character" w:customStyle="1" w:styleId="AASectionTableSpacerSMALLChar">
    <w:name w:val="A/A Section Table Spacer SMALL Char"/>
    <w:basedOn w:val="DefaultParagraphFont"/>
    <w:link w:val="AASectionTableSpacerSMALL"/>
    <w:rsid w:val="001A4C29"/>
    <w:rPr>
      <w:rFonts w:eastAsiaTheme="minorEastAsia" w:cs="Arial"/>
      <w:sz w:val="4"/>
    </w:rPr>
  </w:style>
  <w:style w:type="character" w:customStyle="1" w:styleId="AASectionChar">
    <w:name w:val="A/A Section Char"/>
    <w:basedOn w:val="DefaultParagraphFont"/>
    <w:link w:val="AASection"/>
    <w:rsid w:val="001A4C29"/>
    <w:rPr>
      <w:rFonts w:eastAsiaTheme="minorEastAsia" w:cs="Arial"/>
      <w:b/>
    </w:rPr>
  </w:style>
  <w:style w:type="character" w:customStyle="1" w:styleId="AASubSectionChar">
    <w:name w:val="A/A SubSection Char"/>
    <w:basedOn w:val="DefaultParagraphFont"/>
    <w:link w:val="AASubSection"/>
    <w:rsid w:val="001A4C29"/>
    <w:rPr>
      <w:rFonts w:eastAsiaTheme="minorEastAsia" w:cs="Arial"/>
      <w:b/>
    </w:rPr>
  </w:style>
  <w:style w:type="character" w:customStyle="1" w:styleId="AASubSubSectionChar">
    <w:name w:val="A/A SubSubSection Char"/>
    <w:basedOn w:val="DefaultParagraphFont"/>
    <w:link w:val="AASubSubSection"/>
    <w:rsid w:val="001A4C29"/>
    <w:rPr>
      <w:rFonts w:eastAsiaTheme="minorEastAsia" w:cs="Arial"/>
      <w:b/>
    </w:rPr>
  </w:style>
  <w:style w:type="character" w:customStyle="1" w:styleId="AASectionBulletChar">
    <w:name w:val="A/A Section Bullet Char"/>
    <w:basedOn w:val="DefaultParagraphFont"/>
    <w:link w:val="AASectionBullet"/>
    <w:rsid w:val="001A4C29"/>
    <w:rPr>
      <w:rFonts w:eastAsiaTheme="minorEastAsia" w:cs="Arial"/>
    </w:rPr>
  </w:style>
  <w:style w:type="character" w:customStyle="1" w:styleId="AASectionList1Char">
    <w:name w:val="A/A Section List 1 Char"/>
    <w:basedOn w:val="DefaultParagraphFont"/>
    <w:link w:val="AASectionList1"/>
    <w:rsid w:val="001A4C29"/>
    <w:rPr>
      <w:rFonts w:eastAsiaTheme="minorEastAsia" w:cs="Arial"/>
    </w:rPr>
  </w:style>
  <w:style w:type="character" w:customStyle="1" w:styleId="AASectionList2Char">
    <w:name w:val="A/A Section List 2 Char"/>
    <w:basedOn w:val="DefaultParagraphFont"/>
    <w:link w:val="AASectionList2"/>
    <w:rsid w:val="001A4C29"/>
    <w:rPr>
      <w:rFonts w:eastAsiaTheme="minorEastAsia" w:cs="Arial"/>
    </w:rPr>
  </w:style>
  <w:style w:type="character" w:customStyle="1" w:styleId="AASectionList3Char">
    <w:name w:val="A/A Section List 3 Char"/>
    <w:basedOn w:val="DefaultParagraphFont"/>
    <w:link w:val="AASectionList3"/>
    <w:rsid w:val="001A4C29"/>
    <w:rPr>
      <w:rFonts w:eastAsiaTheme="minorEastAsia" w:cs="Arial"/>
    </w:rPr>
  </w:style>
  <w:style w:type="character" w:customStyle="1" w:styleId="AASectionList4Char">
    <w:name w:val="A/A Section List 4 Char"/>
    <w:basedOn w:val="DefaultParagraphFont"/>
    <w:link w:val="AASectionList4"/>
    <w:rsid w:val="001A4C29"/>
    <w:rPr>
      <w:rFonts w:eastAsiaTheme="minorEastAsia" w:cs="Arial"/>
    </w:rPr>
  </w:style>
  <w:style w:type="character" w:customStyle="1" w:styleId="AASectionList1NoNumberChar">
    <w:name w:val="A/A Section List 1 NoNumber Char"/>
    <w:basedOn w:val="DefaultParagraphFont"/>
    <w:link w:val="AASectionList1NoNumber"/>
    <w:rsid w:val="001A4C29"/>
    <w:rPr>
      <w:rFonts w:eastAsiaTheme="minorEastAsia" w:cs="Arial"/>
    </w:rPr>
  </w:style>
  <w:style w:type="character" w:customStyle="1" w:styleId="AASectionList2NoNumberChar">
    <w:name w:val="A/A Section List 2 NoNumber Char"/>
    <w:basedOn w:val="DefaultParagraphFont"/>
    <w:link w:val="AASectionList2NoNumber"/>
    <w:rsid w:val="001A4C29"/>
    <w:rPr>
      <w:rFonts w:eastAsiaTheme="minorEastAsia" w:cs="Arial"/>
    </w:rPr>
  </w:style>
  <w:style w:type="character" w:customStyle="1" w:styleId="AASectionList3NoNumberChar">
    <w:name w:val="A/A Section List 3 NoNumber Char"/>
    <w:basedOn w:val="DefaultParagraphFont"/>
    <w:link w:val="AASectionList3NoNumber"/>
    <w:rsid w:val="001A4C29"/>
    <w:rPr>
      <w:rFonts w:eastAsiaTheme="minorEastAsia" w:cs="Arial"/>
    </w:rPr>
  </w:style>
  <w:style w:type="character" w:customStyle="1" w:styleId="AASectionList4NoNumberChar">
    <w:name w:val="A/A Section List 4 NoNumber Char"/>
    <w:basedOn w:val="DefaultParagraphFont"/>
    <w:link w:val="AASectionList4NoNumber"/>
    <w:rsid w:val="001A4C29"/>
    <w:rPr>
      <w:rFonts w:eastAsiaTheme="minorEastAsia" w:cs="Arial"/>
    </w:rPr>
  </w:style>
  <w:style w:type="character" w:customStyle="1" w:styleId="AAActionStep1Char">
    <w:name w:val="A/A Action Step 1 Char"/>
    <w:basedOn w:val="DefaultParagraphFont"/>
    <w:link w:val="AAActionStep1"/>
    <w:rsid w:val="001A4C29"/>
    <w:rPr>
      <w:rFonts w:eastAsiaTheme="minorEastAsia" w:cs="Arial"/>
    </w:rPr>
  </w:style>
  <w:style w:type="character" w:customStyle="1" w:styleId="AAActionStep1NoNumberChar">
    <w:name w:val="A/A Action Step 1 NoNumber Char"/>
    <w:basedOn w:val="DefaultParagraphFont"/>
    <w:link w:val="AAActionStep1NoNumber"/>
    <w:rsid w:val="001A4C29"/>
    <w:rPr>
      <w:rFonts w:eastAsiaTheme="minorEastAsia" w:cs="Arial"/>
    </w:rPr>
  </w:style>
  <w:style w:type="character" w:customStyle="1" w:styleId="AAActionStep1BulletChar">
    <w:name w:val="A/A Action Step 1 Bullet Char"/>
    <w:basedOn w:val="DefaultParagraphFont"/>
    <w:link w:val="AAActionStep1Bullet"/>
    <w:rsid w:val="001A4C29"/>
    <w:rPr>
      <w:rFonts w:eastAsiaTheme="minorEastAsia" w:cs="Arial"/>
    </w:rPr>
  </w:style>
  <w:style w:type="character" w:customStyle="1" w:styleId="AAActionStep1ListChar">
    <w:name w:val="A/A Action Step 1 List Char"/>
    <w:basedOn w:val="DefaultParagraphFont"/>
    <w:link w:val="AAActionStep1List"/>
    <w:rsid w:val="001A4C29"/>
    <w:rPr>
      <w:rFonts w:eastAsiaTheme="minorEastAsia" w:cs="Arial"/>
    </w:rPr>
  </w:style>
  <w:style w:type="character" w:customStyle="1" w:styleId="AAActionStep1ListBulletChar">
    <w:name w:val="A/A Action Step 1 ListBullet Char"/>
    <w:basedOn w:val="DefaultParagraphFont"/>
    <w:link w:val="AAActionStep1ListBullet"/>
    <w:rsid w:val="001A4C29"/>
    <w:rPr>
      <w:rFonts w:eastAsiaTheme="minorEastAsia" w:cs="Arial"/>
    </w:rPr>
  </w:style>
  <w:style w:type="character" w:customStyle="1" w:styleId="AAActionStep2Char">
    <w:name w:val="A/A Action Step 2 Char"/>
    <w:basedOn w:val="DefaultParagraphFont"/>
    <w:link w:val="AAActionStep2"/>
    <w:rsid w:val="001A4C29"/>
    <w:rPr>
      <w:rFonts w:eastAsiaTheme="minorEastAsia" w:cs="Arial"/>
    </w:rPr>
  </w:style>
  <w:style w:type="character" w:customStyle="1" w:styleId="AAActionStep2NoNumberChar">
    <w:name w:val="A/A Action Step 2 NoNumber Char"/>
    <w:basedOn w:val="DefaultParagraphFont"/>
    <w:link w:val="AAActionStep2NoNumber"/>
    <w:rsid w:val="001A4C29"/>
    <w:rPr>
      <w:rFonts w:eastAsiaTheme="minorEastAsia" w:cs="Arial"/>
    </w:rPr>
  </w:style>
  <w:style w:type="character" w:customStyle="1" w:styleId="AAActionStep2BulletChar">
    <w:name w:val="A/A Action Step 2 Bullet Char"/>
    <w:basedOn w:val="DefaultParagraphFont"/>
    <w:link w:val="AAActionStep2Bullet"/>
    <w:rsid w:val="001A4C29"/>
    <w:rPr>
      <w:rFonts w:eastAsiaTheme="minorEastAsia" w:cs="Arial"/>
    </w:rPr>
  </w:style>
  <w:style w:type="character" w:customStyle="1" w:styleId="AAActionStep2ListChar">
    <w:name w:val="A/A Action Step 2 List Char"/>
    <w:basedOn w:val="DefaultParagraphFont"/>
    <w:link w:val="AAActionStep2List"/>
    <w:rsid w:val="001A4C29"/>
    <w:rPr>
      <w:rFonts w:eastAsiaTheme="minorEastAsia" w:cs="Arial"/>
    </w:rPr>
  </w:style>
  <w:style w:type="character" w:customStyle="1" w:styleId="AAActionStep2ListBulletChar">
    <w:name w:val="A/A Action Step 2 ListBullet Char"/>
    <w:basedOn w:val="DefaultParagraphFont"/>
    <w:link w:val="AAActionStep2ListBullet"/>
    <w:rsid w:val="001A4C29"/>
    <w:rPr>
      <w:rFonts w:eastAsiaTheme="minorEastAsia" w:cs="Arial"/>
    </w:rPr>
  </w:style>
  <w:style w:type="character" w:customStyle="1" w:styleId="AAActionStep3Char">
    <w:name w:val="A/A Action Step 3 Char"/>
    <w:basedOn w:val="DefaultParagraphFont"/>
    <w:link w:val="AAActionStep3"/>
    <w:rsid w:val="001A4C29"/>
    <w:rPr>
      <w:rFonts w:eastAsiaTheme="minorEastAsia" w:cs="Arial"/>
    </w:rPr>
  </w:style>
  <w:style w:type="character" w:customStyle="1" w:styleId="AAActionStep3NoNumberChar">
    <w:name w:val="A/A Action Step 3 NoNumber Char"/>
    <w:basedOn w:val="DefaultParagraphFont"/>
    <w:link w:val="AAActionStep3NoNumber"/>
    <w:rsid w:val="001A4C29"/>
    <w:rPr>
      <w:rFonts w:eastAsiaTheme="minorEastAsia" w:cs="Arial"/>
    </w:rPr>
  </w:style>
  <w:style w:type="character" w:customStyle="1" w:styleId="AAActionStep3BulletChar">
    <w:name w:val="A/A Action Step 3 Bullet Char"/>
    <w:basedOn w:val="DefaultParagraphFont"/>
    <w:link w:val="AAActionStep3Bullet"/>
    <w:rsid w:val="001A4C29"/>
    <w:rPr>
      <w:rFonts w:eastAsiaTheme="minorEastAsia" w:cs="Arial"/>
    </w:rPr>
  </w:style>
  <w:style w:type="character" w:customStyle="1" w:styleId="AAActionStep3ListChar">
    <w:name w:val="A/A Action Step 3 List Char"/>
    <w:basedOn w:val="DefaultParagraphFont"/>
    <w:link w:val="AAActionStep3List"/>
    <w:rsid w:val="001A4C29"/>
    <w:rPr>
      <w:rFonts w:eastAsiaTheme="minorEastAsia" w:cs="Arial"/>
    </w:rPr>
  </w:style>
  <w:style w:type="character" w:customStyle="1" w:styleId="AAActionStep3ListBulletChar">
    <w:name w:val="A/A Action Step 3 ListBullet Char"/>
    <w:basedOn w:val="DefaultParagraphFont"/>
    <w:link w:val="AAActionStep3ListBullet"/>
    <w:rsid w:val="001A4C29"/>
    <w:rPr>
      <w:rFonts w:eastAsiaTheme="minorEastAsia" w:cs="Arial"/>
    </w:rPr>
  </w:style>
  <w:style w:type="character" w:customStyle="1" w:styleId="ActionStep1Char">
    <w:name w:val="Action Step 1 Char"/>
    <w:basedOn w:val="DefaultParagraphFont"/>
    <w:link w:val="ActionStep1"/>
    <w:rsid w:val="001A4C29"/>
    <w:rPr>
      <w:rFonts w:eastAsiaTheme="minorEastAsia" w:cs="Arial"/>
    </w:rPr>
  </w:style>
  <w:style w:type="character" w:customStyle="1" w:styleId="ActionStep1NoNumberChar">
    <w:name w:val="Action Step 1 NoNumber Char"/>
    <w:basedOn w:val="DefaultParagraphFont"/>
    <w:link w:val="ActionStep1NoNumber"/>
    <w:rsid w:val="001A4C29"/>
    <w:rPr>
      <w:rFonts w:eastAsiaTheme="minorEastAsia" w:cs="Arial"/>
    </w:rPr>
  </w:style>
  <w:style w:type="character" w:customStyle="1" w:styleId="ActionStep1BulletChar">
    <w:name w:val="Action Step 1 Bullet Char"/>
    <w:basedOn w:val="DefaultParagraphFont"/>
    <w:link w:val="ActionStep1Bullet"/>
    <w:rsid w:val="001A4C29"/>
    <w:rPr>
      <w:rFonts w:eastAsiaTheme="minorEastAsia" w:cs="Arial"/>
    </w:rPr>
  </w:style>
  <w:style w:type="character" w:customStyle="1" w:styleId="ActionStep1ListChar">
    <w:name w:val="Action Step 1 List Char"/>
    <w:basedOn w:val="DefaultParagraphFont"/>
    <w:link w:val="ActionStep1List"/>
    <w:rsid w:val="001A4C29"/>
    <w:rPr>
      <w:rFonts w:eastAsiaTheme="minorEastAsia" w:cs="Arial"/>
    </w:rPr>
  </w:style>
  <w:style w:type="character" w:customStyle="1" w:styleId="ActionStep1ListBulletChar">
    <w:name w:val="Action Step 1 ListBullet Char"/>
    <w:basedOn w:val="DefaultParagraphFont"/>
    <w:link w:val="ActionStep1ListBullet"/>
    <w:rsid w:val="001A4C29"/>
    <w:rPr>
      <w:rFonts w:eastAsiaTheme="minorEastAsia" w:cs="Arial"/>
    </w:rPr>
  </w:style>
  <w:style w:type="character" w:customStyle="1" w:styleId="ActionStep2Char">
    <w:name w:val="Action Step 2 Char"/>
    <w:basedOn w:val="DefaultParagraphFont"/>
    <w:link w:val="ActionStep2"/>
    <w:rsid w:val="001A4C29"/>
    <w:rPr>
      <w:rFonts w:eastAsiaTheme="minorEastAsia" w:cs="Arial"/>
    </w:rPr>
  </w:style>
  <w:style w:type="character" w:customStyle="1" w:styleId="ActionStep2NoNumberChar">
    <w:name w:val="Action Step 2 NoNumber Char"/>
    <w:basedOn w:val="DefaultParagraphFont"/>
    <w:link w:val="ActionStep2NoNumber"/>
    <w:rsid w:val="001A4C29"/>
    <w:rPr>
      <w:rFonts w:eastAsiaTheme="minorEastAsia" w:cs="Arial"/>
    </w:rPr>
  </w:style>
  <w:style w:type="character" w:customStyle="1" w:styleId="ActionStep2BulletChar">
    <w:name w:val="Action Step 2 Bullet Char"/>
    <w:basedOn w:val="DefaultParagraphFont"/>
    <w:link w:val="ActionStep2Bullet"/>
    <w:rsid w:val="001A4C29"/>
    <w:rPr>
      <w:rFonts w:eastAsiaTheme="minorEastAsia" w:cs="Arial"/>
    </w:rPr>
  </w:style>
  <w:style w:type="character" w:customStyle="1" w:styleId="ActionStep2ListChar">
    <w:name w:val="Action Step 2 List Char"/>
    <w:basedOn w:val="DefaultParagraphFont"/>
    <w:link w:val="ActionStep2List"/>
    <w:rsid w:val="001A4C29"/>
    <w:rPr>
      <w:rFonts w:eastAsiaTheme="minorEastAsia" w:cs="Arial"/>
    </w:rPr>
  </w:style>
  <w:style w:type="character" w:customStyle="1" w:styleId="ActionStep2ListBulletChar">
    <w:name w:val="Action Step 2 ListBullet Char"/>
    <w:basedOn w:val="DefaultParagraphFont"/>
    <w:link w:val="ActionStep2ListBullet"/>
    <w:rsid w:val="001A4C29"/>
    <w:rPr>
      <w:rFonts w:eastAsiaTheme="minorEastAsia" w:cs="Arial"/>
    </w:rPr>
  </w:style>
  <w:style w:type="character" w:customStyle="1" w:styleId="ActionStep3Char">
    <w:name w:val="Action Step 3 Char"/>
    <w:basedOn w:val="DefaultParagraphFont"/>
    <w:link w:val="ActionStep3"/>
    <w:rsid w:val="001A4C29"/>
    <w:rPr>
      <w:rFonts w:eastAsiaTheme="minorEastAsia" w:cs="Arial"/>
    </w:rPr>
  </w:style>
  <w:style w:type="character" w:customStyle="1" w:styleId="ActionStep3NoNumberChar">
    <w:name w:val="Action Step 3 NoNumber Char"/>
    <w:basedOn w:val="DefaultParagraphFont"/>
    <w:link w:val="ActionStep3NoNumber"/>
    <w:rsid w:val="001A4C29"/>
    <w:rPr>
      <w:rFonts w:eastAsiaTheme="minorEastAsia" w:cs="Arial"/>
    </w:rPr>
  </w:style>
  <w:style w:type="character" w:customStyle="1" w:styleId="ActionStep3BulletChar">
    <w:name w:val="Action Step 3 Bullet Char"/>
    <w:basedOn w:val="DefaultParagraphFont"/>
    <w:link w:val="ActionStep3Bullet"/>
    <w:rsid w:val="001A4C29"/>
    <w:rPr>
      <w:rFonts w:eastAsiaTheme="minorEastAsia" w:cs="Arial"/>
    </w:rPr>
  </w:style>
  <w:style w:type="character" w:customStyle="1" w:styleId="ActionStep3ListChar">
    <w:name w:val="Action Step 3 List Char"/>
    <w:basedOn w:val="DefaultParagraphFont"/>
    <w:link w:val="ActionStep3List"/>
    <w:rsid w:val="001A4C29"/>
    <w:rPr>
      <w:rFonts w:eastAsiaTheme="minorEastAsia" w:cs="Arial"/>
    </w:rPr>
  </w:style>
  <w:style w:type="character" w:customStyle="1" w:styleId="ActionStep3ListBulletChar">
    <w:name w:val="Action Step 3 ListBullet Char"/>
    <w:basedOn w:val="DefaultParagraphFont"/>
    <w:link w:val="ActionStep3ListBullet"/>
    <w:rsid w:val="001A4C29"/>
    <w:rPr>
      <w:rFonts w:eastAsiaTheme="minorEastAsia" w:cs="Arial"/>
    </w:rPr>
  </w:style>
  <w:style w:type="character" w:customStyle="1" w:styleId="HoldPointChar">
    <w:name w:val="Hold Point Char"/>
    <w:basedOn w:val="DefaultParagraphFont"/>
    <w:link w:val="HoldPoint"/>
    <w:rsid w:val="001A4C29"/>
    <w:rPr>
      <w:rFonts w:eastAsiaTheme="minorEastAsia" w:cs="Arial"/>
      <w:b/>
      <w:u w:val="single"/>
    </w:rPr>
  </w:style>
  <w:style w:type="character" w:customStyle="1" w:styleId="QMDSChar">
    <w:name w:val="QMDS Char"/>
    <w:basedOn w:val="DefaultParagraphFont"/>
    <w:link w:val="QMDS"/>
    <w:rsid w:val="001A4C29"/>
    <w:rPr>
      <w:rFonts w:eastAsiaTheme="minorEastAsia" w:cs="Arial"/>
      <w:b/>
      <w:u w:val="single"/>
    </w:rPr>
  </w:style>
  <w:style w:type="character" w:customStyle="1" w:styleId="PerformerChar">
    <w:name w:val="Performer Char"/>
    <w:basedOn w:val="DefaultParagraphFont"/>
    <w:link w:val="Performer"/>
    <w:rsid w:val="001A4C29"/>
    <w:rPr>
      <w:rFonts w:eastAsiaTheme="minorEastAsia" w:cs="Arial"/>
      <w:u w:val="single"/>
    </w:rPr>
  </w:style>
  <w:style w:type="character" w:customStyle="1" w:styleId="SiteOrgSpecificChar">
    <w:name w:val="Site/Org Specific Char"/>
    <w:basedOn w:val="DefaultParagraphFont"/>
    <w:link w:val="SiteOrgSpecific"/>
    <w:rsid w:val="001A4C29"/>
    <w:rPr>
      <w:rFonts w:eastAsiaTheme="minorEastAsia" w:cs="Arial"/>
      <w:b/>
      <w:shd w:val="clear" w:color="auto" w:fill="C0C0C0"/>
    </w:rPr>
  </w:style>
  <w:style w:type="character" w:customStyle="1" w:styleId="RoleChar">
    <w:name w:val="Role Char"/>
    <w:basedOn w:val="DefaultParagraphFont"/>
    <w:link w:val="Role"/>
    <w:rsid w:val="001A4C29"/>
    <w:rPr>
      <w:rFonts w:eastAsiaTheme="minorEastAsia" w:cs="Arial"/>
      <w:u w:val="single"/>
    </w:rPr>
  </w:style>
  <w:style w:type="character" w:customStyle="1" w:styleId="AARoleChar">
    <w:name w:val="A/A Role Char"/>
    <w:basedOn w:val="DefaultParagraphFont"/>
    <w:link w:val="AARole"/>
    <w:rsid w:val="001A4C29"/>
    <w:rPr>
      <w:rFonts w:eastAsiaTheme="minorEastAsia" w:cs="Arial"/>
      <w:u w:val="single"/>
    </w:rPr>
  </w:style>
  <w:style w:type="character" w:customStyle="1" w:styleId="LocationChar">
    <w:name w:val="Location Char"/>
    <w:basedOn w:val="DefaultParagraphFont"/>
    <w:link w:val="Location"/>
    <w:rsid w:val="001A4C29"/>
    <w:rPr>
      <w:rFonts w:eastAsiaTheme="minorEastAsia" w:cs="Arial"/>
      <w:b/>
    </w:rPr>
  </w:style>
  <w:style w:type="character" w:customStyle="1" w:styleId="TBDChar">
    <w:name w:val="TBD Char"/>
    <w:basedOn w:val="DefaultParagraphFont"/>
    <w:link w:val="TBD"/>
    <w:rsid w:val="001A4C29"/>
    <w:rPr>
      <w:rFonts w:eastAsiaTheme="minorEastAsia" w:cs="Arial"/>
      <w:u w:val="single"/>
    </w:rPr>
  </w:style>
  <w:style w:type="character" w:customStyle="1" w:styleId="Watermark1Char">
    <w:name w:val="Watermark1 Char"/>
    <w:basedOn w:val="DefaultParagraphFont"/>
    <w:link w:val="Watermark1"/>
    <w:semiHidden/>
    <w:rsid w:val="001A4C29"/>
    <w:rPr>
      <w:rFonts w:eastAsiaTheme="minorEastAsia" w:cs="Arial"/>
      <w:b/>
      <w:color w:val="808080"/>
      <w:sz w:val="72"/>
    </w:rPr>
  </w:style>
  <w:style w:type="character" w:customStyle="1" w:styleId="Watermark2Char">
    <w:name w:val="Watermark2 Char"/>
    <w:basedOn w:val="DefaultParagraphFont"/>
    <w:link w:val="Watermark2"/>
    <w:semiHidden/>
    <w:rsid w:val="001A4C29"/>
    <w:rPr>
      <w:rFonts w:eastAsiaTheme="minorEastAsia" w:cs="Arial"/>
      <w:b/>
      <w:color w:val="808080"/>
      <w:sz w:val="28"/>
    </w:rPr>
  </w:style>
  <w:style w:type="character" w:customStyle="1" w:styleId="Watermark3Char">
    <w:name w:val="Watermark3 Char"/>
    <w:basedOn w:val="DefaultParagraphFont"/>
    <w:link w:val="Watermark3"/>
    <w:semiHidden/>
    <w:rsid w:val="001A4C29"/>
    <w:rPr>
      <w:rFonts w:eastAsiaTheme="minorEastAsia" w:cs="Arial"/>
      <w:b/>
      <w:color w:val="808080"/>
      <w:sz w:val="144"/>
    </w:rPr>
  </w:style>
  <w:style w:type="character" w:customStyle="1" w:styleId="TextBox12CenterChar">
    <w:name w:val="TextBox 12 Center Char"/>
    <w:basedOn w:val="DefaultParagraphFont"/>
    <w:link w:val="TextBox12Center"/>
    <w:semiHidden/>
    <w:rsid w:val="001A4C29"/>
    <w:rPr>
      <w:rFonts w:eastAsiaTheme="minorEastAsia" w:cs="Arial"/>
    </w:rPr>
  </w:style>
  <w:style w:type="character" w:customStyle="1" w:styleId="TextBox12LeftChar">
    <w:name w:val="TextBox 12 Left Char"/>
    <w:basedOn w:val="DefaultParagraphFont"/>
    <w:link w:val="TextBox12Left"/>
    <w:semiHidden/>
    <w:rsid w:val="001A4C29"/>
    <w:rPr>
      <w:rFonts w:eastAsiaTheme="minorEastAsia" w:cs="Arial"/>
    </w:rPr>
  </w:style>
  <w:style w:type="character" w:customStyle="1" w:styleId="TextBox12RightChar">
    <w:name w:val="TextBox 12 Right Char"/>
    <w:basedOn w:val="DefaultParagraphFont"/>
    <w:link w:val="TextBox12Right"/>
    <w:semiHidden/>
    <w:rsid w:val="001A4C29"/>
    <w:rPr>
      <w:rFonts w:eastAsiaTheme="minorEastAsia" w:cs="Arial"/>
    </w:rPr>
  </w:style>
  <w:style w:type="character" w:customStyle="1" w:styleId="TextBox10CenterChar">
    <w:name w:val="TextBox 10 Center Char"/>
    <w:basedOn w:val="DefaultParagraphFont"/>
    <w:link w:val="TextBox10Center"/>
    <w:semiHidden/>
    <w:rsid w:val="001A4C29"/>
    <w:rPr>
      <w:rFonts w:eastAsiaTheme="minorEastAsia" w:cs="Arial"/>
      <w:sz w:val="20"/>
    </w:rPr>
  </w:style>
  <w:style w:type="character" w:customStyle="1" w:styleId="TextBox10LeftChar">
    <w:name w:val="TextBox 10 Left Char"/>
    <w:basedOn w:val="DefaultParagraphFont"/>
    <w:link w:val="TextBox10Left"/>
    <w:semiHidden/>
    <w:rsid w:val="001A4C29"/>
    <w:rPr>
      <w:rFonts w:eastAsiaTheme="minorEastAsia" w:cs="Arial"/>
      <w:sz w:val="20"/>
    </w:rPr>
  </w:style>
  <w:style w:type="character" w:customStyle="1" w:styleId="TextBox10RightChar">
    <w:name w:val="TextBox 10 Right Char"/>
    <w:basedOn w:val="DefaultParagraphFont"/>
    <w:link w:val="TextBox10Right"/>
    <w:semiHidden/>
    <w:rsid w:val="001A4C29"/>
    <w:rPr>
      <w:rFonts w:eastAsiaTheme="minorEastAsia" w:cs="Arial"/>
      <w:sz w:val="20"/>
    </w:rPr>
  </w:style>
  <w:style w:type="character" w:customStyle="1" w:styleId="TextBox8CenterChar">
    <w:name w:val="TextBox 8 Center Char"/>
    <w:basedOn w:val="DefaultParagraphFont"/>
    <w:link w:val="TextBox8Center"/>
    <w:semiHidden/>
    <w:rsid w:val="001A4C29"/>
    <w:rPr>
      <w:rFonts w:eastAsiaTheme="minorEastAsia" w:cs="Arial"/>
      <w:sz w:val="16"/>
    </w:rPr>
  </w:style>
  <w:style w:type="character" w:customStyle="1" w:styleId="TextBox8LeftChar">
    <w:name w:val="TextBox 8 Left Char"/>
    <w:basedOn w:val="DefaultParagraphFont"/>
    <w:link w:val="TextBox8Left"/>
    <w:semiHidden/>
    <w:rsid w:val="001A4C29"/>
    <w:rPr>
      <w:rFonts w:eastAsiaTheme="minorEastAsia" w:cs="Arial"/>
      <w:sz w:val="16"/>
    </w:rPr>
  </w:style>
  <w:style w:type="character" w:customStyle="1" w:styleId="TextBox8RightChar">
    <w:name w:val="TextBox 8 Right Char"/>
    <w:basedOn w:val="DefaultParagraphFont"/>
    <w:link w:val="TextBox8Right"/>
    <w:semiHidden/>
    <w:rsid w:val="001A4C29"/>
    <w:rPr>
      <w:rFonts w:eastAsiaTheme="minorEastAsia" w:cs="Arial"/>
      <w:sz w:val="16"/>
    </w:rPr>
  </w:style>
  <w:style w:type="character" w:customStyle="1" w:styleId="TextBox6CenterChar">
    <w:name w:val="TextBox 6 Center Char"/>
    <w:basedOn w:val="DefaultParagraphFont"/>
    <w:link w:val="TextBox6Center"/>
    <w:semiHidden/>
    <w:rsid w:val="001A4C29"/>
    <w:rPr>
      <w:rFonts w:eastAsiaTheme="minorEastAsia" w:cs="Arial"/>
      <w:sz w:val="12"/>
    </w:rPr>
  </w:style>
  <w:style w:type="character" w:customStyle="1" w:styleId="TextBox6LeftChar">
    <w:name w:val="TextBox 6 Left Char"/>
    <w:basedOn w:val="DefaultParagraphFont"/>
    <w:link w:val="TextBox6Left"/>
    <w:semiHidden/>
    <w:rsid w:val="001A4C29"/>
    <w:rPr>
      <w:rFonts w:eastAsiaTheme="minorEastAsia" w:cs="Arial"/>
      <w:sz w:val="12"/>
    </w:rPr>
  </w:style>
  <w:style w:type="character" w:customStyle="1" w:styleId="TextBox6RightChar">
    <w:name w:val="TextBox 6 Right Char"/>
    <w:basedOn w:val="DefaultParagraphFont"/>
    <w:link w:val="TextBox6Right"/>
    <w:semiHidden/>
    <w:rsid w:val="001A4C29"/>
    <w:rPr>
      <w:rFonts w:eastAsiaTheme="minorEastAsia" w:cs="Arial"/>
      <w:sz w:val="12"/>
    </w:rPr>
  </w:style>
  <w:style w:type="character" w:customStyle="1" w:styleId="TextBox65CenterChar">
    <w:name w:val="TextBox 6.5 Center Char"/>
    <w:basedOn w:val="DefaultParagraphFont"/>
    <w:link w:val="TextBox65Center"/>
    <w:semiHidden/>
    <w:rsid w:val="001A4C29"/>
    <w:rPr>
      <w:rFonts w:eastAsiaTheme="minorEastAsia" w:cs="Arial"/>
      <w:sz w:val="13"/>
    </w:rPr>
  </w:style>
  <w:style w:type="character" w:customStyle="1" w:styleId="TextBox65LeftChar">
    <w:name w:val="TextBox 6.5 Left Char"/>
    <w:basedOn w:val="DefaultParagraphFont"/>
    <w:link w:val="TextBox65Left"/>
    <w:semiHidden/>
    <w:rsid w:val="001A4C29"/>
    <w:rPr>
      <w:rFonts w:eastAsiaTheme="minorEastAsia" w:cs="Arial"/>
      <w:sz w:val="13"/>
    </w:rPr>
  </w:style>
  <w:style w:type="character" w:customStyle="1" w:styleId="TextBox65RightChar">
    <w:name w:val="TextBox 6.5 Right Char"/>
    <w:basedOn w:val="DefaultParagraphFont"/>
    <w:link w:val="TextBox65Right"/>
    <w:semiHidden/>
    <w:rsid w:val="001A4C29"/>
    <w:rPr>
      <w:rFonts w:eastAsiaTheme="minorEastAsia" w:cs="Arial"/>
      <w:sz w:val="13"/>
    </w:rPr>
  </w:style>
  <w:style w:type="character" w:customStyle="1" w:styleId="TextBox7CenterChar">
    <w:name w:val="TextBox 7 Center Char"/>
    <w:basedOn w:val="DefaultParagraphFont"/>
    <w:link w:val="TextBox7Center"/>
    <w:semiHidden/>
    <w:rsid w:val="001A4C29"/>
    <w:rPr>
      <w:rFonts w:eastAsiaTheme="minorEastAsia" w:cs="Arial"/>
      <w:sz w:val="14"/>
    </w:rPr>
  </w:style>
  <w:style w:type="character" w:customStyle="1" w:styleId="TextBox7LeftChar">
    <w:name w:val="TextBox 7 Left Char"/>
    <w:basedOn w:val="DefaultParagraphFont"/>
    <w:link w:val="TextBox7Left"/>
    <w:semiHidden/>
    <w:rsid w:val="001A4C29"/>
    <w:rPr>
      <w:rFonts w:eastAsiaTheme="minorEastAsia" w:cs="Arial"/>
      <w:sz w:val="14"/>
    </w:rPr>
  </w:style>
  <w:style w:type="character" w:customStyle="1" w:styleId="TextBox7RightChar">
    <w:name w:val="TextBox 7 Right Char"/>
    <w:basedOn w:val="DefaultParagraphFont"/>
    <w:link w:val="TextBox7Right"/>
    <w:semiHidden/>
    <w:rsid w:val="001A4C29"/>
    <w:rPr>
      <w:rFonts w:eastAsiaTheme="minorEastAsia" w:cs="Arial"/>
      <w:sz w:val="14"/>
    </w:rPr>
  </w:style>
  <w:style w:type="character" w:customStyle="1" w:styleId="TextBox75CenterChar">
    <w:name w:val="TextBox 7.5 Center Char"/>
    <w:basedOn w:val="DefaultParagraphFont"/>
    <w:link w:val="TextBox75Center"/>
    <w:semiHidden/>
    <w:rsid w:val="001A4C29"/>
    <w:rPr>
      <w:rFonts w:eastAsiaTheme="minorEastAsia" w:cs="Arial"/>
      <w:sz w:val="15"/>
    </w:rPr>
  </w:style>
  <w:style w:type="character" w:customStyle="1" w:styleId="TextBox75LeftChar">
    <w:name w:val="TextBox 7.5 Left Char"/>
    <w:basedOn w:val="DefaultParagraphFont"/>
    <w:link w:val="TextBox75Left"/>
    <w:semiHidden/>
    <w:rsid w:val="001A4C29"/>
    <w:rPr>
      <w:rFonts w:eastAsiaTheme="minorEastAsia" w:cs="Arial"/>
      <w:sz w:val="15"/>
    </w:rPr>
  </w:style>
  <w:style w:type="character" w:customStyle="1" w:styleId="TextBox75RightChar">
    <w:name w:val="TextBox 7.5 Right Char"/>
    <w:basedOn w:val="DefaultParagraphFont"/>
    <w:link w:val="TextBox75Right"/>
    <w:semiHidden/>
    <w:rsid w:val="001A4C29"/>
    <w:rPr>
      <w:rFonts w:eastAsiaTheme="minorEastAsia" w:cs="Arial"/>
      <w:sz w:val="15"/>
    </w:rPr>
  </w:style>
  <w:style w:type="character" w:customStyle="1" w:styleId="RestartSectionList1Char">
    <w:name w:val="Restart Section List 1 Char"/>
    <w:basedOn w:val="DefaultParagraphFont"/>
    <w:link w:val="RestartSectionList1"/>
    <w:semiHidden/>
    <w:rsid w:val="001A4C29"/>
    <w:rPr>
      <w:rFonts w:eastAsiaTheme="minorEastAsia" w:cs="Arial"/>
      <w:sz w:val="2"/>
    </w:rPr>
  </w:style>
  <w:style w:type="character" w:customStyle="1" w:styleId="RestartTable12List1Char">
    <w:name w:val="Restart Table 12 List 1 Char"/>
    <w:basedOn w:val="DefaultParagraphFont"/>
    <w:link w:val="RestartTable12List1"/>
    <w:semiHidden/>
    <w:rsid w:val="001A4C29"/>
    <w:rPr>
      <w:rFonts w:eastAsiaTheme="minorEastAsia" w:cs="Arial"/>
      <w:sz w:val="2"/>
    </w:rPr>
  </w:style>
  <w:style w:type="character" w:customStyle="1" w:styleId="RestartTable11List1Char">
    <w:name w:val="Restart Table 11 List 1 Char"/>
    <w:basedOn w:val="DefaultParagraphFont"/>
    <w:link w:val="RestartTable11List1"/>
    <w:semiHidden/>
    <w:rsid w:val="001A4C29"/>
    <w:rPr>
      <w:rFonts w:eastAsiaTheme="minorEastAsia" w:cs="Arial"/>
      <w:sz w:val="2"/>
    </w:rPr>
  </w:style>
  <w:style w:type="character" w:customStyle="1" w:styleId="RestartTable10List1Char">
    <w:name w:val="Restart Table 10 List 1 Char"/>
    <w:basedOn w:val="DefaultParagraphFont"/>
    <w:link w:val="RestartTable10List1"/>
    <w:semiHidden/>
    <w:rsid w:val="001A4C29"/>
    <w:rPr>
      <w:rFonts w:eastAsiaTheme="minorEastAsia" w:cs="Arial"/>
      <w:sz w:val="2"/>
    </w:rPr>
  </w:style>
  <w:style w:type="character" w:customStyle="1" w:styleId="RestartTable9List1Char">
    <w:name w:val="Restart Table 9 List 1 Char"/>
    <w:basedOn w:val="DefaultParagraphFont"/>
    <w:link w:val="RestartTable9List1"/>
    <w:semiHidden/>
    <w:rsid w:val="001A4C29"/>
    <w:rPr>
      <w:rFonts w:eastAsiaTheme="minorEastAsia" w:cs="Arial"/>
      <w:sz w:val="2"/>
    </w:rPr>
  </w:style>
  <w:style w:type="character" w:customStyle="1" w:styleId="RestartTable8List1Char">
    <w:name w:val="Restart Table 8 List 1 Char"/>
    <w:basedOn w:val="DefaultParagraphFont"/>
    <w:link w:val="RestartTable8List1"/>
    <w:semiHidden/>
    <w:rsid w:val="001A4C29"/>
    <w:rPr>
      <w:rFonts w:eastAsiaTheme="minorEastAsia" w:cs="Arial"/>
      <w:sz w:val="2"/>
    </w:rPr>
  </w:style>
  <w:style w:type="character" w:customStyle="1" w:styleId="RestartTable7List1Char">
    <w:name w:val="Restart Table 7 List 1 Char"/>
    <w:basedOn w:val="DefaultParagraphFont"/>
    <w:link w:val="RestartTable7List1"/>
    <w:semiHidden/>
    <w:rsid w:val="001A4C29"/>
    <w:rPr>
      <w:rFonts w:eastAsiaTheme="minorEastAsia" w:cs="Arial"/>
      <w:sz w:val="2"/>
    </w:rPr>
  </w:style>
  <w:style w:type="character" w:customStyle="1" w:styleId="RestartTable6List1Char">
    <w:name w:val="Restart Table 6 List 1 Char"/>
    <w:basedOn w:val="DefaultParagraphFont"/>
    <w:link w:val="RestartTable6List1"/>
    <w:semiHidden/>
    <w:rsid w:val="001A4C29"/>
    <w:rPr>
      <w:rFonts w:eastAsiaTheme="minorEastAsia" w:cs="Arial"/>
      <w:sz w:val="2"/>
    </w:rPr>
  </w:style>
  <w:style w:type="character" w:customStyle="1" w:styleId="RestartAA12List1Char">
    <w:name w:val="Restart A/A 12 List 1 Char"/>
    <w:basedOn w:val="DefaultParagraphFont"/>
    <w:link w:val="RestartAA12List1"/>
    <w:semiHidden/>
    <w:rsid w:val="001A4C29"/>
    <w:rPr>
      <w:rFonts w:eastAsiaTheme="minorEastAsia" w:cs="Arial"/>
      <w:sz w:val="2"/>
    </w:rPr>
  </w:style>
  <w:style w:type="character" w:customStyle="1" w:styleId="RestartAASectionList1Char">
    <w:name w:val="Restart A/A Section List 1 Char"/>
    <w:basedOn w:val="DefaultParagraphFont"/>
    <w:link w:val="RestartAASectionList1"/>
    <w:semiHidden/>
    <w:rsid w:val="001A4C29"/>
    <w:rPr>
      <w:rFonts w:eastAsiaTheme="minorEastAsia" w:cs="Arial"/>
      <w:sz w:val="2"/>
    </w:rPr>
  </w:style>
  <w:style w:type="character" w:customStyle="1" w:styleId="ActionStep1PKChar">
    <w:name w:val="Action Step 1 PK Char"/>
    <w:basedOn w:val="DefaultParagraphFont"/>
    <w:link w:val="ActionStep1PK"/>
    <w:rsid w:val="001A4C29"/>
    <w:rPr>
      <w:rFonts w:eastAsiaTheme="minorEastAsia" w:cs="Arial"/>
    </w:rPr>
  </w:style>
  <w:style w:type="character" w:customStyle="1" w:styleId="ActionStep1PKNoNumberChar">
    <w:name w:val="Action Step 1 PK NoNumber Char"/>
    <w:basedOn w:val="DefaultParagraphFont"/>
    <w:link w:val="ActionStep1PKNoNumber"/>
    <w:rsid w:val="001A4C29"/>
    <w:rPr>
      <w:rFonts w:eastAsiaTheme="minorEastAsia" w:cs="Arial"/>
    </w:rPr>
  </w:style>
  <w:style w:type="character" w:customStyle="1" w:styleId="ActionStep1BulletPKChar">
    <w:name w:val="Action Step 1 Bullet PK Char"/>
    <w:basedOn w:val="DefaultParagraphFont"/>
    <w:link w:val="ActionStep1BulletPK"/>
    <w:rsid w:val="001A4C29"/>
    <w:rPr>
      <w:rFonts w:eastAsiaTheme="minorEastAsia" w:cs="Arial"/>
    </w:rPr>
  </w:style>
  <w:style w:type="character" w:customStyle="1" w:styleId="ActionStep1ListPKChar">
    <w:name w:val="Action Step 1 List PK Char"/>
    <w:basedOn w:val="DefaultParagraphFont"/>
    <w:link w:val="ActionStep1ListPK"/>
    <w:rsid w:val="001A4C29"/>
    <w:rPr>
      <w:rFonts w:eastAsiaTheme="minorEastAsia" w:cs="Arial"/>
    </w:rPr>
  </w:style>
  <w:style w:type="character" w:customStyle="1" w:styleId="ActionStep1ListBulletPKChar">
    <w:name w:val="Action Step 1 ListBullet PK Char"/>
    <w:basedOn w:val="DefaultParagraphFont"/>
    <w:link w:val="ActionStep1ListBulletPK"/>
    <w:rsid w:val="001A4C29"/>
    <w:rPr>
      <w:rFonts w:eastAsiaTheme="minorEastAsia" w:cs="Arial"/>
    </w:rPr>
  </w:style>
  <w:style w:type="character" w:customStyle="1" w:styleId="ActionStep2PKChar">
    <w:name w:val="Action Step 2 PK Char"/>
    <w:basedOn w:val="DefaultParagraphFont"/>
    <w:link w:val="ActionStep2PK"/>
    <w:rsid w:val="001A4C29"/>
    <w:rPr>
      <w:rFonts w:eastAsiaTheme="minorEastAsia" w:cs="Arial"/>
    </w:rPr>
  </w:style>
  <w:style w:type="character" w:customStyle="1" w:styleId="ActionStep2PKNoNumberChar">
    <w:name w:val="Action Step 2 PK NoNumber Char"/>
    <w:basedOn w:val="DefaultParagraphFont"/>
    <w:link w:val="ActionStep2PKNoNumber"/>
    <w:rsid w:val="001A4C29"/>
    <w:rPr>
      <w:rFonts w:eastAsiaTheme="minorEastAsia" w:cs="Arial"/>
    </w:rPr>
  </w:style>
  <w:style w:type="character" w:customStyle="1" w:styleId="ActionStep2BulletPKChar">
    <w:name w:val="Action Step 2 Bullet PK Char"/>
    <w:basedOn w:val="DefaultParagraphFont"/>
    <w:link w:val="ActionStep2BulletPK"/>
    <w:rsid w:val="001A4C29"/>
    <w:rPr>
      <w:rFonts w:eastAsiaTheme="minorEastAsia" w:cs="Arial"/>
    </w:rPr>
  </w:style>
  <w:style w:type="character" w:customStyle="1" w:styleId="ActionStep2ListPKChar">
    <w:name w:val="Action Step 2 List PK Char"/>
    <w:basedOn w:val="DefaultParagraphFont"/>
    <w:link w:val="ActionStep2ListPK"/>
    <w:rsid w:val="001A4C29"/>
    <w:rPr>
      <w:rFonts w:eastAsiaTheme="minorEastAsia" w:cs="Arial"/>
    </w:rPr>
  </w:style>
  <w:style w:type="character" w:customStyle="1" w:styleId="ActionStep2ListBulletPKChar">
    <w:name w:val="Action Step 2 ListBullet PK Char"/>
    <w:basedOn w:val="DefaultParagraphFont"/>
    <w:link w:val="ActionStep2ListBulletPK"/>
    <w:rsid w:val="001A4C29"/>
    <w:rPr>
      <w:rFonts w:eastAsiaTheme="minorEastAsia" w:cs="Arial"/>
    </w:rPr>
  </w:style>
  <w:style w:type="character" w:customStyle="1" w:styleId="ActionStep3PKChar">
    <w:name w:val="Action Step 3 PK Char"/>
    <w:basedOn w:val="DefaultParagraphFont"/>
    <w:link w:val="ActionStep3PK"/>
    <w:rsid w:val="001A4C29"/>
    <w:rPr>
      <w:rFonts w:eastAsiaTheme="minorEastAsia" w:cs="Arial"/>
    </w:rPr>
  </w:style>
  <w:style w:type="character" w:customStyle="1" w:styleId="ActionStep3PKNoNumberChar">
    <w:name w:val="Action Step 3 PK NoNumber Char"/>
    <w:basedOn w:val="DefaultParagraphFont"/>
    <w:link w:val="ActionStep3PKNoNumber"/>
    <w:rsid w:val="001A4C29"/>
    <w:rPr>
      <w:rFonts w:eastAsiaTheme="minorEastAsia" w:cs="Arial"/>
    </w:rPr>
  </w:style>
  <w:style w:type="character" w:customStyle="1" w:styleId="ActionStep3BulletPKChar">
    <w:name w:val="Action Step 3 Bullet PK Char"/>
    <w:basedOn w:val="DefaultParagraphFont"/>
    <w:link w:val="ActionStep3BulletPK"/>
    <w:rsid w:val="001A4C29"/>
    <w:rPr>
      <w:rFonts w:eastAsiaTheme="minorEastAsia" w:cs="Arial"/>
    </w:rPr>
  </w:style>
  <w:style w:type="character" w:customStyle="1" w:styleId="ActionStep3ListPKChar">
    <w:name w:val="Action Step 3 List PK Char"/>
    <w:basedOn w:val="DefaultParagraphFont"/>
    <w:link w:val="ActionStep3ListPK"/>
    <w:rsid w:val="001A4C29"/>
    <w:rPr>
      <w:rFonts w:eastAsiaTheme="minorEastAsia" w:cs="Arial"/>
    </w:rPr>
  </w:style>
  <w:style w:type="character" w:customStyle="1" w:styleId="ActionStep3ListBulletPKChar">
    <w:name w:val="Action Step 3 ListBullet PK Char"/>
    <w:basedOn w:val="DefaultParagraphFont"/>
    <w:link w:val="ActionStep3ListBulletPK"/>
    <w:rsid w:val="001A4C29"/>
    <w:rPr>
      <w:rFonts w:eastAsiaTheme="minorEastAsia" w:cs="Arial"/>
    </w:rPr>
  </w:style>
  <w:style w:type="character" w:customStyle="1" w:styleId="AAActionStep1PKChar">
    <w:name w:val="A/A Action Step 1 PK Char"/>
    <w:basedOn w:val="DefaultParagraphFont"/>
    <w:link w:val="AAActionStep1PK"/>
    <w:rsid w:val="001A4C29"/>
    <w:rPr>
      <w:rFonts w:eastAsiaTheme="minorEastAsia" w:cs="Arial"/>
    </w:rPr>
  </w:style>
  <w:style w:type="character" w:customStyle="1" w:styleId="AAActionStep1PKNoNumberChar">
    <w:name w:val="A/A Action Step 1 PK NoNumber Char"/>
    <w:basedOn w:val="DefaultParagraphFont"/>
    <w:link w:val="AAActionStep1PKNoNumber"/>
    <w:rsid w:val="001A4C29"/>
    <w:rPr>
      <w:rFonts w:eastAsiaTheme="minorEastAsia" w:cs="Arial"/>
    </w:rPr>
  </w:style>
  <w:style w:type="character" w:customStyle="1" w:styleId="AAActionStep1BulletPKChar">
    <w:name w:val="A/A Action Step 1 Bullet PK Char"/>
    <w:basedOn w:val="DefaultParagraphFont"/>
    <w:link w:val="AAActionStep1BulletPK"/>
    <w:rsid w:val="001A4C29"/>
    <w:rPr>
      <w:rFonts w:eastAsiaTheme="minorEastAsia" w:cs="Arial"/>
    </w:rPr>
  </w:style>
  <w:style w:type="character" w:customStyle="1" w:styleId="AAActionStep1ListPKChar">
    <w:name w:val="A/A Action Step 1 List PK Char"/>
    <w:basedOn w:val="DefaultParagraphFont"/>
    <w:link w:val="AAActionStep1ListPK"/>
    <w:rsid w:val="001A4C29"/>
    <w:rPr>
      <w:rFonts w:eastAsiaTheme="minorEastAsia" w:cs="Arial"/>
    </w:rPr>
  </w:style>
  <w:style w:type="character" w:customStyle="1" w:styleId="AAActionStep1ListBulletPKChar">
    <w:name w:val="A/A Action Step 1 ListBullet PK Char"/>
    <w:basedOn w:val="DefaultParagraphFont"/>
    <w:link w:val="AAActionStep1ListBulletPK"/>
    <w:rsid w:val="001A4C29"/>
    <w:rPr>
      <w:rFonts w:eastAsiaTheme="minorEastAsia" w:cs="Arial"/>
    </w:rPr>
  </w:style>
  <w:style w:type="character" w:customStyle="1" w:styleId="AAActionStep2PKChar">
    <w:name w:val="A/A Action Step 2 PK Char"/>
    <w:basedOn w:val="DefaultParagraphFont"/>
    <w:link w:val="AAActionStep2PK"/>
    <w:rsid w:val="001A4C29"/>
    <w:rPr>
      <w:rFonts w:eastAsiaTheme="minorEastAsia" w:cs="Arial"/>
    </w:rPr>
  </w:style>
  <w:style w:type="character" w:customStyle="1" w:styleId="AAActionStep2PKNoNumberChar">
    <w:name w:val="A/A Action Step 2 PK NoNumber Char"/>
    <w:basedOn w:val="DefaultParagraphFont"/>
    <w:link w:val="AAActionStep2PKNoNumber"/>
    <w:rsid w:val="001A4C29"/>
    <w:rPr>
      <w:rFonts w:eastAsiaTheme="minorEastAsia" w:cs="Arial"/>
    </w:rPr>
  </w:style>
  <w:style w:type="character" w:customStyle="1" w:styleId="AAActionStep2BulletPKChar">
    <w:name w:val="A/A Action Step 2 Bullet PK Char"/>
    <w:basedOn w:val="DefaultParagraphFont"/>
    <w:link w:val="AAActionStep2BulletPK"/>
    <w:rsid w:val="001A4C29"/>
    <w:rPr>
      <w:rFonts w:eastAsiaTheme="minorEastAsia" w:cs="Arial"/>
    </w:rPr>
  </w:style>
  <w:style w:type="character" w:customStyle="1" w:styleId="AAActionStep2ListPKChar">
    <w:name w:val="A/A Action Step 2 List PK Char"/>
    <w:basedOn w:val="DefaultParagraphFont"/>
    <w:link w:val="AAActionStep2ListPK"/>
    <w:rsid w:val="001A4C29"/>
    <w:rPr>
      <w:rFonts w:eastAsiaTheme="minorEastAsia" w:cs="Arial"/>
    </w:rPr>
  </w:style>
  <w:style w:type="character" w:customStyle="1" w:styleId="AAActionStep2ListBulletPKChar">
    <w:name w:val="A/A Action Step 2 ListBullet PK Char"/>
    <w:basedOn w:val="DefaultParagraphFont"/>
    <w:link w:val="AAActionStep2ListBulletPK"/>
    <w:rsid w:val="001A4C29"/>
    <w:rPr>
      <w:rFonts w:eastAsiaTheme="minorEastAsia" w:cs="Arial"/>
    </w:rPr>
  </w:style>
  <w:style w:type="character" w:customStyle="1" w:styleId="AAActionStep3PKChar">
    <w:name w:val="A/A Action Step 3 PK Char"/>
    <w:basedOn w:val="DefaultParagraphFont"/>
    <w:link w:val="AAActionStep3PK"/>
    <w:rsid w:val="001A4C29"/>
    <w:rPr>
      <w:rFonts w:eastAsiaTheme="minorEastAsia" w:cs="Arial"/>
    </w:rPr>
  </w:style>
  <w:style w:type="character" w:customStyle="1" w:styleId="AAActionStep3PKNoNumberChar">
    <w:name w:val="A/A Action Step 3 PK NoNumber Char"/>
    <w:basedOn w:val="DefaultParagraphFont"/>
    <w:link w:val="AAActionStep3PKNoNumber"/>
    <w:rsid w:val="001A4C29"/>
    <w:rPr>
      <w:rFonts w:eastAsiaTheme="minorEastAsia" w:cs="Arial"/>
    </w:rPr>
  </w:style>
  <w:style w:type="character" w:customStyle="1" w:styleId="AAActionStep3BulletPKChar">
    <w:name w:val="A/A Action Step 3 Bullet PK Char"/>
    <w:basedOn w:val="DefaultParagraphFont"/>
    <w:link w:val="AAActionStep3BulletPK"/>
    <w:rsid w:val="001A4C29"/>
    <w:rPr>
      <w:rFonts w:eastAsiaTheme="minorEastAsia" w:cs="Arial"/>
    </w:rPr>
  </w:style>
  <w:style w:type="character" w:customStyle="1" w:styleId="AAActionStep3ListPKChar">
    <w:name w:val="A/A Action Step 3 List PK Char"/>
    <w:basedOn w:val="DefaultParagraphFont"/>
    <w:link w:val="AAActionStep3ListPK"/>
    <w:rsid w:val="001A4C29"/>
    <w:rPr>
      <w:rFonts w:eastAsiaTheme="minorEastAsia" w:cs="Arial"/>
    </w:rPr>
  </w:style>
  <w:style w:type="character" w:customStyle="1" w:styleId="AAActionStep3ListBulletPKChar">
    <w:name w:val="A/A Action Step 3 ListBullet PK Char"/>
    <w:basedOn w:val="DefaultParagraphFont"/>
    <w:link w:val="AAActionStep3ListBulletPK"/>
    <w:rsid w:val="001A4C29"/>
    <w:rPr>
      <w:rFonts w:eastAsiaTheme="minorEastAsia" w:cs="Ari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4C29"/>
    <w:rPr>
      <w:rFonts w:eastAsiaTheme="minorEastAsia" w:cs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A4C29"/>
    <w:rPr>
      <w:rFonts w:eastAsiaTheme="minorEastAsia" w:cs="Arial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1A4C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C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C29"/>
    <w:rPr>
      <w:rFonts w:asciiTheme="majorHAnsi" w:eastAsiaTheme="majorEastAsia" w:hAnsiTheme="majorHAnsi" w:cstheme="majorBidi"/>
      <w:b/>
      <w:bCs/>
      <w:color w:val="4F81BD" w:themeColor="accent1"/>
    </w:rPr>
  </w:style>
  <w:style w:type="numbering" w:styleId="111111">
    <w:name w:val="Outline List 2"/>
    <w:basedOn w:val="NoList"/>
    <w:uiPriority w:val="99"/>
    <w:unhideWhenUsed/>
    <w:rsid w:val="001A4C29"/>
    <w:pPr>
      <w:numPr>
        <w:numId w:val="34"/>
      </w:numPr>
    </w:pPr>
  </w:style>
  <w:style w:type="numbering" w:styleId="1ai">
    <w:name w:val="Outline List 1"/>
    <w:basedOn w:val="NoList"/>
    <w:uiPriority w:val="99"/>
    <w:unhideWhenUsed/>
    <w:rsid w:val="001A4C29"/>
    <w:pPr>
      <w:numPr>
        <w:numId w:val="35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1A4C2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A4C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A4C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A4C2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A4C2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A4C2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styleId="ArticleSection">
    <w:name w:val="Outline List 3"/>
    <w:basedOn w:val="NoList"/>
    <w:uiPriority w:val="99"/>
    <w:unhideWhenUsed/>
    <w:rsid w:val="001A4C29"/>
    <w:pPr>
      <w:numPr>
        <w:numId w:val="36"/>
      </w:numPr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29"/>
    <w:rPr>
      <w:rFonts w:ascii="Tahoma" w:eastAsiaTheme="minorEastAsi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unhideWhenUsed/>
    <w:rsid w:val="001A4C29"/>
  </w:style>
  <w:style w:type="character" w:customStyle="1" w:styleId="BodyTextChar">
    <w:name w:val="Body Text Char"/>
    <w:basedOn w:val="DefaultParagraphFont"/>
    <w:link w:val="BodyText"/>
    <w:uiPriority w:val="99"/>
    <w:rsid w:val="001A4C29"/>
    <w:rPr>
      <w:rFonts w:eastAsiaTheme="minorEastAsia" w:cs="Arial"/>
    </w:rPr>
  </w:style>
  <w:style w:type="character" w:customStyle="1" w:styleId="BodyText2Char">
    <w:name w:val="Body Text 2 Char"/>
    <w:basedOn w:val="DefaultParagraphFont"/>
    <w:link w:val="BodyText2"/>
    <w:uiPriority w:val="99"/>
    <w:rsid w:val="001A4C29"/>
    <w:rPr>
      <w:rFonts w:eastAsiaTheme="minorEastAsia" w:cs="Arial"/>
    </w:rPr>
  </w:style>
  <w:style w:type="character" w:customStyle="1" w:styleId="BodyText3Char">
    <w:name w:val="Body Text 3 Char"/>
    <w:basedOn w:val="DefaultParagraphFont"/>
    <w:link w:val="BodyText3"/>
    <w:uiPriority w:val="99"/>
    <w:rsid w:val="001A4C29"/>
    <w:rPr>
      <w:rFonts w:eastAsiaTheme="minorEastAsia" w:cs="Arial"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A4C29"/>
    <w:rPr>
      <w:rFonts w:eastAsiaTheme="minorEastAsia" w:cs="Arial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A4C29"/>
    <w:rPr>
      <w:rFonts w:eastAsiaTheme="minorEastAsia" w:cs="Arial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1A4C29"/>
    <w:rPr>
      <w:rFonts w:eastAsiaTheme="minorEastAsia" w:cs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A4C29"/>
    <w:rPr>
      <w:rFonts w:eastAsiaTheme="minorEastAsia" w:cs="Arial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1A4C29"/>
    <w:rPr>
      <w:rFonts w:eastAsiaTheme="minorEastAsia" w:cs="Arial"/>
      <w:sz w:val="16"/>
      <w:szCs w:val="16"/>
    </w:rPr>
  </w:style>
  <w:style w:type="character" w:customStyle="1" w:styleId="ClosingChar">
    <w:name w:val="Closing Char"/>
    <w:basedOn w:val="DefaultParagraphFont"/>
    <w:link w:val="Closing"/>
    <w:uiPriority w:val="99"/>
    <w:rsid w:val="001A4C29"/>
    <w:rPr>
      <w:rFonts w:eastAsiaTheme="minorEastAsia" w:cs="Arial"/>
    </w:rPr>
  </w:style>
  <w:style w:type="table" w:styleId="ColorfulGrid">
    <w:name w:val="Colorful Grid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4C29"/>
    <w:rPr>
      <w:rFonts w:eastAsiaTheme="minorEastAsia" w:cs="Arial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4C29"/>
    <w:rPr>
      <w:rFonts w:eastAsiaTheme="minorEastAsia" w:cs="Arial"/>
      <w:b/>
      <w:bCs/>
      <w:sz w:val="20"/>
      <w:szCs w:val="20"/>
    </w:rPr>
  </w:style>
  <w:style w:type="table" w:styleId="DarkList">
    <w:name w:val="Dark List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A4C29"/>
    <w:rPr>
      <w:rFonts w:eastAsiaTheme="minorEastAsia" w:cstheme="minorBidi"/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character" w:customStyle="1" w:styleId="DateChar">
    <w:name w:val="Date Char"/>
    <w:basedOn w:val="DefaultParagraphFont"/>
    <w:link w:val="Date"/>
    <w:uiPriority w:val="99"/>
    <w:rsid w:val="001A4C29"/>
    <w:rPr>
      <w:rFonts w:eastAsiaTheme="minorEastAsia" w:cs="Arial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A4C29"/>
    <w:rPr>
      <w:rFonts w:ascii="Tahoma" w:eastAsiaTheme="minorEastAsia" w:hAnsi="Tahoma" w:cs="Tahoma"/>
      <w:sz w:val="16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rsid w:val="001A4C29"/>
    <w:rPr>
      <w:rFonts w:eastAsiaTheme="minorEastAsia" w:cs="Ari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4C29"/>
    <w:rPr>
      <w:rFonts w:eastAsiaTheme="minorEastAsia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4C29"/>
    <w:rPr>
      <w:rFonts w:eastAsiaTheme="minorEastAsia" w:cs="Arial"/>
      <w:sz w:val="20"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rsid w:val="001A4C29"/>
    <w:rPr>
      <w:rFonts w:eastAsiaTheme="minorEastAsia" w:cs="Arial"/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4C29"/>
    <w:rPr>
      <w:rFonts w:ascii="Consolas" w:eastAsiaTheme="minorEastAsia" w:hAnsi="Consolas" w:cs="Consolas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C2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C29"/>
    <w:rPr>
      <w:rFonts w:eastAsiaTheme="minorEastAsia" w:cs="Arial"/>
      <w:b/>
      <w:bCs/>
      <w:i/>
      <w:iCs/>
      <w:color w:val="4F81BD" w:themeColor="accent1"/>
    </w:rPr>
  </w:style>
  <w:style w:type="table" w:styleId="LightGrid">
    <w:name w:val="Light Grid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rsid w:val="001A4C29"/>
    <w:rPr>
      <w:rFonts w:eastAsiaTheme="minorEastAsia" w:cstheme="minorBid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1A4C29"/>
    <w:rPr>
      <w:rFonts w:eastAsiaTheme="minorEastAsia" w:cstheme="minorBidi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1A4C29"/>
    <w:rPr>
      <w:rFonts w:eastAsiaTheme="minorEastAsia" w:cstheme="minorBidi"/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1A4C29"/>
    <w:rPr>
      <w:rFonts w:eastAsiaTheme="minorEastAsia" w:cstheme="minorBidi"/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1A4C29"/>
    <w:rPr>
      <w:rFonts w:eastAsiaTheme="minorEastAsia" w:cstheme="minorBidi"/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1A4C29"/>
    <w:rPr>
      <w:rFonts w:eastAsiaTheme="minorEastAsia" w:cstheme="minorBidi"/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1A4C29"/>
    <w:rPr>
      <w:rFonts w:eastAsiaTheme="minorEastAsia" w:cstheme="minorBidi"/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ListParagraph">
    <w:name w:val="List Paragraph"/>
    <w:basedOn w:val="Normal"/>
    <w:uiPriority w:val="34"/>
    <w:qFormat/>
    <w:rsid w:val="001A4C29"/>
    <w:pPr>
      <w:ind w:left="720"/>
      <w:contextualSpacing/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A4C29"/>
    <w:rPr>
      <w:rFonts w:ascii="Consolas" w:eastAsiaTheme="minorEastAsia" w:hAnsi="Consolas" w:cs="Consolas"/>
      <w:sz w:val="20"/>
      <w:szCs w:val="20"/>
    </w:rPr>
  </w:style>
  <w:style w:type="table" w:styleId="MediumGrid1">
    <w:name w:val="Medium Grid 1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1A4C29"/>
    <w:rPr>
      <w:rFonts w:eastAsiaTheme="minorEastAsia" w:cstheme="min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1A4C2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1A4C29"/>
    <w:rPr>
      <w:rFonts w:eastAsiaTheme="minorEastAsia" w:cstheme="minorBid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MessageHeaderChar">
    <w:name w:val="Message Header Char"/>
    <w:basedOn w:val="DefaultParagraphFont"/>
    <w:link w:val="MessageHeader"/>
    <w:uiPriority w:val="99"/>
    <w:rsid w:val="001A4C29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qFormat/>
    <w:rsid w:val="001A4C29"/>
    <w:rPr>
      <w:rFonts w:eastAsiaTheme="minorEastAsia" w:cstheme="minorBidi"/>
    </w:rPr>
  </w:style>
  <w:style w:type="character" w:customStyle="1" w:styleId="NoteHeadingChar">
    <w:name w:val="Note Heading Char"/>
    <w:basedOn w:val="DefaultParagraphFont"/>
    <w:link w:val="NoteHeading"/>
    <w:uiPriority w:val="99"/>
    <w:rsid w:val="001A4C29"/>
    <w:rPr>
      <w:rFonts w:eastAsiaTheme="minorEastAsia" w:cs="Arial"/>
    </w:rPr>
  </w:style>
  <w:style w:type="character" w:customStyle="1" w:styleId="PlainTextChar">
    <w:name w:val="Plain Text Char"/>
    <w:basedOn w:val="DefaultParagraphFont"/>
    <w:link w:val="PlainText"/>
    <w:uiPriority w:val="99"/>
    <w:rsid w:val="001A4C29"/>
    <w:rPr>
      <w:rFonts w:ascii="Consolas" w:eastAsiaTheme="minorEastAsia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A4C2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A4C29"/>
    <w:rPr>
      <w:rFonts w:eastAsiaTheme="minorEastAsia" w:cs="Arial"/>
      <w:i/>
      <w:iCs/>
      <w:color w:val="000000" w:themeColor="text1"/>
    </w:rPr>
  </w:style>
  <w:style w:type="character" w:customStyle="1" w:styleId="SalutationChar">
    <w:name w:val="Salutation Char"/>
    <w:basedOn w:val="DefaultParagraphFont"/>
    <w:link w:val="Salutation"/>
    <w:uiPriority w:val="99"/>
    <w:rsid w:val="001A4C29"/>
    <w:rPr>
      <w:rFonts w:eastAsiaTheme="minorEastAsia" w:cs="Arial"/>
    </w:rPr>
  </w:style>
  <w:style w:type="character" w:customStyle="1" w:styleId="SignatureChar">
    <w:name w:val="Signature Char"/>
    <w:basedOn w:val="DefaultParagraphFont"/>
    <w:link w:val="Signature"/>
    <w:uiPriority w:val="99"/>
    <w:rsid w:val="001A4C29"/>
    <w:rPr>
      <w:rFonts w:eastAsiaTheme="minorEastAsia" w:cs="Arial"/>
    </w:rPr>
  </w:style>
  <w:style w:type="character" w:customStyle="1" w:styleId="SubtitleChar">
    <w:name w:val="Subtitle Char"/>
    <w:basedOn w:val="DefaultParagraphFont"/>
    <w:link w:val="Subtitle"/>
    <w:uiPriority w:val="11"/>
    <w:rsid w:val="001A4C2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styleId="Table3Deffects1">
    <w:name w:val="Table 3D effects 1"/>
    <w:basedOn w:val="TableNormal"/>
    <w:uiPriority w:val="99"/>
    <w:unhideWhenUsed/>
    <w:rsid w:val="001A4C29"/>
    <w:rPr>
      <w:rFonts w:eastAsiaTheme="minorEastAsia" w:cstheme="minorBidi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unhideWhenUsed/>
    <w:rsid w:val="001A4C29"/>
    <w:rPr>
      <w:rFonts w:eastAsiaTheme="minorEastAsia" w:cstheme="minorBidi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unhideWhenUsed/>
    <w:rsid w:val="001A4C29"/>
    <w:rPr>
      <w:rFonts w:eastAsiaTheme="minorEastAsia" w:cstheme="minorBidi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unhideWhenUsed/>
    <w:rsid w:val="001A4C29"/>
    <w:rPr>
      <w:rFonts w:eastAsiaTheme="minorEastAsia" w:cstheme="minorBidi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unhideWhenUsed/>
    <w:rsid w:val="001A4C29"/>
    <w:rPr>
      <w:rFonts w:eastAsiaTheme="minorEastAsia" w:cstheme="minorBidi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unhideWhenUsed/>
    <w:rsid w:val="001A4C29"/>
    <w:rPr>
      <w:rFonts w:eastAsiaTheme="minorEastAsia" w:cstheme="minorBidi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unhideWhenUsed/>
    <w:rsid w:val="001A4C29"/>
    <w:rPr>
      <w:rFonts w:eastAsiaTheme="minorEastAsia" w:cstheme="minorBidi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unhideWhenUsed/>
    <w:rsid w:val="001A4C29"/>
    <w:rPr>
      <w:rFonts w:eastAsiaTheme="minorEastAsia" w:cstheme="minorBid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unhideWhenUsed/>
    <w:rsid w:val="001A4C29"/>
    <w:rPr>
      <w:rFonts w:eastAsiaTheme="minorEastAsia" w:cstheme="minorBidi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unhideWhenUsed/>
    <w:rsid w:val="001A4C29"/>
    <w:rPr>
      <w:rFonts w:eastAsiaTheme="minorEastAsia" w:cstheme="minorBidi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unhideWhenUsed/>
    <w:rsid w:val="001A4C29"/>
    <w:rPr>
      <w:rFonts w:eastAsiaTheme="minorEastAsia" w:cstheme="minorBidi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unhideWhenUsed/>
    <w:rsid w:val="001A4C29"/>
    <w:rPr>
      <w:rFonts w:eastAsiaTheme="minorEastAsia" w:cstheme="minorBidi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unhideWhenUsed/>
    <w:rsid w:val="001A4C29"/>
    <w:rPr>
      <w:rFonts w:eastAsiaTheme="minorEastAsia" w:cstheme="minorBidi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unhideWhenUsed/>
    <w:rsid w:val="001A4C29"/>
    <w:rPr>
      <w:rFonts w:eastAsiaTheme="minorEastAsia" w:cstheme="minorBidi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unhideWhenUsed/>
    <w:rsid w:val="001A4C29"/>
    <w:rPr>
      <w:rFonts w:eastAsiaTheme="minorEastAsia" w:cstheme="minorBidi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unhideWhenUsed/>
    <w:rsid w:val="001A4C29"/>
    <w:rPr>
      <w:rFonts w:eastAsiaTheme="minorEastAsia" w:cstheme="minorBidi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1A4C29"/>
    <w:rPr>
      <w:rFonts w:eastAsiaTheme="minorEastAsia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unhideWhenUsed/>
    <w:rsid w:val="001A4C29"/>
    <w:rPr>
      <w:rFonts w:eastAsiaTheme="minorEastAsia" w:cstheme="minorBid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1A4C29"/>
    <w:rPr>
      <w:rFonts w:eastAsiaTheme="minorEastAsia" w:cstheme="minorBidi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unhideWhenUsed/>
    <w:rsid w:val="001A4C29"/>
    <w:rPr>
      <w:rFonts w:eastAsiaTheme="minorEastAsia" w:cstheme="minorBidi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1A4C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4C29"/>
    <w:pPr>
      <w:numPr>
        <w:numId w:val="0"/>
      </w:num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tmp"/><Relationship Id="rId26" Type="http://schemas.openxmlformats.org/officeDocument/2006/relationships/header" Target="header9.xml"/><Relationship Id="rId39" Type="http://schemas.openxmlformats.org/officeDocument/2006/relationships/theme" Target="theme/theme1.xml"/><Relationship Id="rId21" Type="http://schemas.openxmlformats.org/officeDocument/2006/relationships/header" Target="header7.xml"/><Relationship Id="rId34" Type="http://schemas.openxmlformats.org/officeDocument/2006/relationships/footer" Target="footer12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header" Target="header10.xml"/><Relationship Id="rId41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fontTable" Target="fontTable.xml"/><Relationship Id="rId40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3.png"/><Relationship Id="rId28" Type="http://schemas.openxmlformats.org/officeDocument/2006/relationships/image" Target="media/image4.tif"/><Relationship Id="rId36" Type="http://schemas.openxmlformats.org/officeDocument/2006/relationships/footer" Target="footer13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33" Type="http://schemas.openxmlformats.org/officeDocument/2006/relationships/header" Target="header12.xml"/><Relationship Id="rId38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COMMON%20FILES\TVA\TEMPLATES\TVA%20Procedures\Technical%20Procedur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48ED593D12642AD2CFE3F2B76EAD2" ma:contentTypeVersion="6" ma:contentTypeDescription="Create a new document." ma:contentTypeScope="" ma:versionID="d31cf2af2ca1c5d47c9e22e85b952580">
  <xsd:schema xmlns:xsd="http://www.w3.org/2001/XMLSchema" xmlns:xs="http://www.w3.org/2001/XMLSchema" xmlns:p="http://schemas.microsoft.com/office/2006/metadata/properties" xmlns:ns2="54a25856-6c3e-40fa-a002-24a23ca00cdd" xmlns:ns3="ced8851b-e0ce-4b2d-adc4-5067211b1fa0" targetNamespace="http://schemas.microsoft.com/office/2006/metadata/properties" ma:root="true" ma:fieldsID="2356ab5d07024f9bf933012854d84a16" ns2:_="" ns3:_="">
    <xsd:import namespace="54a25856-6c3e-40fa-a002-24a23ca00cdd"/>
    <xsd:import namespace="ced8851b-e0ce-4b2d-adc4-5067211b1f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25856-6c3e-40fa-a002-24a23ca00c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8851b-e0ce-4b2d-adc4-5067211b1fa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DFB2D7-4DDC-4774-8B4A-F4CCE6ECB0EA}"/>
</file>

<file path=customXml/itemProps2.xml><?xml version="1.0" encoding="utf-8"?>
<ds:datastoreItem xmlns:ds="http://schemas.openxmlformats.org/officeDocument/2006/customXml" ds:itemID="{0C2C1FB5-B525-4BE4-A920-1B6EAE5D50AB}"/>
</file>

<file path=docProps/app.xml><?xml version="1.0" encoding="utf-8"?>
<Properties xmlns="http://schemas.openxmlformats.org/officeDocument/2006/extended-properties" xmlns:vt="http://schemas.openxmlformats.org/officeDocument/2006/docPropsVTypes">
  <Template>Technical Procedure</Template>
  <TotalTime>0</TotalTime>
  <Pages>83</Pages>
  <Words>13871</Words>
  <Characters>79071</Characters>
  <Application>Microsoft Office Word</Application>
  <DocSecurity>4</DocSecurity>
  <Lines>658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Coan and Company, Inc.</Company>
  <LinksUpToDate>false</LinksUpToDate>
  <CharactersWithSpaces>92757</CharactersWithSpaces>
  <SharedDoc>false</SharedDoc>
  <HLinks>
    <vt:vector size="228" baseType="variant">
      <vt:variant>
        <vt:i4>1310770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_Toc231968719</vt:lpwstr>
      </vt:variant>
      <vt:variant>
        <vt:i4>1310770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_Toc231968718</vt:lpwstr>
      </vt:variant>
      <vt:variant>
        <vt:i4>1310770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_Toc231968717</vt:lpwstr>
      </vt:variant>
      <vt:variant>
        <vt:i4>1310770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_Toc231968716</vt:lpwstr>
      </vt:variant>
      <vt:variant>
        <vt:i4>1310770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_Toc231968715</vt:lpwstr>
      </vt:variant>
      <vt:variant>
        <vt:i4>1310770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_Toc231968714</vt:lpwstr>
      </vt:variant>
      <vt:variant>
        <vt:i4>1310770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_Toc231968713</vt:lpwstr>
      </vt:variant>
      <vt:variant>
        <vt:i4>1310770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_Toc231968712</vt:lpwstr>
      </vt:variant>
      <vt:variant>
        <vt:i4>1310770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_Toc231968711</vt:lpwstr>
      </vt:variant>
      <vt:variant>
        <vt:i4>1310770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_Toc231968710</vt:lpwstr>
      </vt:variant>
      <vt:variant>
        <vt:i4>1376306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_Toc231968709</vt:lpwstr>
      </vt:variant>
      <vt:variant>
        <vt:i4>1376306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_Toc231968708</vt:lpwstr>
      </vt:variant>
      <vt:variant>
        <vt:i4>1376306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_Toc231968707</vt:lpwstr>
      </vt:variant>
      <vt:variant>
        <vt:i4>1376306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_Toc231968706</vt:lpwstr>
      </vt:variant>
      <vt:variant>
        <vt:i4>1376306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_Toc231968705</vt:lpwstr>
      </vt:variant>
      <vt:variant>
        <vt:i4>1376306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_Toc231968704</vt:lpwstr>
      </vt:variant>
      <vt:variant>
        <vt:i4>1376306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_Toc231968703</vt:lpwstr>
      </vt:variant>
      <vt:variant>
        <vt:i4>1376306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_Toc231968702</vt:lpwstr>
      </vt:variant>
      <vt:variant>
        <vt:i4>1376306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_Toc231968701</vt:lpwstr>
      </vt:variant>
      <vt:variant>
        <vt:i4>1376306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_Toc231968700</vt:lpwstr>
      </vt:variant>
      <vt:variant>
        <vt:i4>1835059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_Toc231968699</vt:lpwstr>
      </vt:variant>
      <vt:variant>
        <vt:i4>1835059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_Toc231968698</vt:lpwstr>
      </vt:variant>
      <vt:variant>
        <vt:i4>1835059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_Toc231968697</vt:lpwstr>
      </vt:variant>
      <vt:variant>
        <vt:i4>1835059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_Toc231968696</vt:lpwstr>
      </vt:variant>
      <vt:variant>
        <vt:i4>1835059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_Toc231968695</vt:lpwstr>
      </vt:variant>
      <vt:variant>
        <vt:i4>1835059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_Toc231968694</vt:lpwstr>
      </vt:variant>
      <vt:variant>
        <vt:i4>1835059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_Toc231968693</vt:lpwstr>
      </vt:variant>
      <vt:variant>
        <vt:i4>1835059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_Toc231968692</vt:lpwstr>
      </vt:variant>
      <vt:variant>
        <vt:i4>1835059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_Toc231968691</vt:lpwstr>
      </vt:variant>
      <vt:variant>
        <vt:i4>1835059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_Toc231968690</vt:lpwstr>
      </vt:variant>
      <vt:variant>
        <vt:i4>1900595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_Toc231968689</vt:lpwstr>
      </vt:variant>
      <vt:variant>
        <vt:i4>1900595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_Toc231968688</vt:lpwstr>
      </vt:variant>
      <vt:variant>
        <vt:i4>1900595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_Toc231968687</vt:lpwstr>
      </vt:variant>
      <vt:variant>
        <vt:i4>1900595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_Toc231968686</vt:lpwstr>
      </vt:variant>
      <vt:variant>
        <vt:i4>1900595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_Toc231968685</vt:lpwstr>
      </vt:variant>
      <vt:variant>
        <vt:i4>1900595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_Toc231968684</vt:lpwstr>
      </vt:variant>
      <vt:variant>
        <vt:i4>1900595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_Toc231968683</vt:lpwstr>
      </vt:variant>
      <vt:variant>
        <vt:i4>1900595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_Toc231968682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Joiner</dc:creator>
  <cp:keywords/>
  <dc:description/>
  <cp:lastModifiedBy>Davis, Kenneth Russell</cp:lastModifiedBy>
  <cp:revision>2</cp:revision>
  <cp:lastPrinted>2021-02-03T18:05:00Z</cp:lastPrinted>
  <dcterms:created xsi:type="dcterms:W3CDTF">2021-03-31T14:00:00Z</dcterms:created>
  <dcterms:modified xsi:type="dcterms:W3CDTF">2021-03-31T14:00:00Z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6ReviewedConcurredApproved">
    <vt:lpwstr> </vt:lpwstr>
  </property>
  <property fmtid="{D5CDD505-2E9C-101B-9397-08002B2CF9AE}" pid="3" name="17ReviewedConcurredApproved">
    <vt:lpwstr> </vt:lpwstr>
  </property>
  <property fmtid="{D5CDD505-2E9C-101B-9397-08002B2CF9AE}" pid="4" name="18ReviewedConcurredApproved">
    <vt:lpwstr> </vt:lpwstr>
  </property>
  <property fmtid="{D5CDD505-2E9C-101B-9397-08002B2CF9AE}" pid="5" name="19ReviewedConcurredApproved">
    <vt:lpwstr> </vt:lpwstr>
  </property>
  <property fmtid="{D5CDD505-2E9C-101B-9397-08002B2CF9AE}" pid="6" name="20ReviewedConcurredApproved">
    <vt:lpwstr> </vt:lpwstr>
  </property>
  <property fmtid="{D5CDD505-2E9C-101B-9397-08002B2CF9AE}" pid="7" name="21ReviewedConcurredApproved">
    <vt:lpwstr> </vt:lpwstr>
  </property>
  <property fmtid="{D5CDD505-2E9C-101B-9397-08002B2CF9AE}" pid="8" name="22ReviewedConcurredApproved">
    <vt:lpwstr> </vt:lpwstr>
  </property>
  <property fmtid="{D5CDD505-2E9C-101B-9397-08002B2CF9AE}" pid="9" name="23ReviewedConcurredApproved">
    <vt:lpwstr> </vt:lpwstr>
  </property>
  <property fmtid="{D5CDD505-2E9C-101B-9397-08002B2CF9AE}" pid="10" name="24ReviewedConcurredApproved">
    <vt:lpwstr> </vt:lpwstr>
  </property>
  <property fmtid="{D5CDD505-2E9C-101B-9397-08002B2CF9AE}" pid="11" name="26ReviewedConcurredApprovedBy">
    <vt:lpwstr> </vt:lpwstr>
  </property>
  <property fmtid="{D5CDD505-2E9C-101B-9397-08002B2CF9AE}" pid="12" name="27ReviewedConcurredApprovedBy">
    <vt:lpwstr> </vt:lpwstr>
  </property>
  <property fmtid="{D5CDD505-2E9C-101B-9397-08002B2CF9AE}" pid="13" name="28ReviewedConcurredApprovedBy">
    <vt:lpwstr> </vt:lpwstr>
  </property>
  <property fmtid="{D5CDD505-2E9C-101B-9397-08002B2CF9AE}" pid="14" name="29ReviewedConcurredApprovedBy">
    <vt:lpwstr> </vt:lpwstr>
  </property>
  <property fmtid="{D5CDD505-2E9C-101B-9397-08002B2CF9AE}" pid="15" name="30ReviewedConcurredApprovedBy">
    <vt:lpwstr> </vt:lpwstr>
  </property>
  <property fmtid="{D5CDD505-2E9C-101B-9397-08002B2CF9AE}" pid="16" name="31ReviewedConcurredApprovedBy">
    <vt:lpwstr> </vt:lpwstr>
  </property>
  <property fmtid="{D5CDD505-2E9C-101B-9397-08002B2CF9AE}" pid="17" name="32ReviewedConcurredApprovedBy">
    <vt:lpwstr> </vt:lpwstr>
  </property>
  <property fmtid="{D5CDD505-2E9C-101B-9397-08002B2CF9AE}" pid="18" name="33ReviewedConcurredApprovedBy">
    <vt:lpwstr> </vt:lpwstr>
  </property>
  <property fmtid="{D5CDD505-2E9C-101B-9397-08002B2CF9AE}" pid="19" name="34ReviewedConcurredApprovedBy">
    <vt:lpwstr> </vt:lpwstr>
  </property>
  <property fmtid="{D5CDD505-2E9C-101B-9397-08002B2CF9AE}" pid="20" name="38PreparedByDate">
    <vt:lpwstr> </vt:lpwstr>
  </property>
  <property fmtid="{D5CDD505-2E9C-101B-9397-08002B2CF9AE}" pid="21" name="39RCADate">
    <vt:lpwstr> </vt:lpwstr>
  </property>
  <property fmtid="{D5CDD505-2E9C-101B-9397-08002B2CF9AE}" pid="22" name="40RCADate">
    <vt:lpwstr> </vt:lpwstr>
  </property>
  <property fmtid="{D5CDD505-2E9C-101B-9397-08002B2CF9AE}" pid="23" name="41RCADate">
    <vt:lpwstr> </vt:lpwstr>
  </property>
  <property fmtid="{D5CDD505-2E9C-101B-9397-08002B2CF9AE}" pid="24" name="42RCADate">
    <vt:lpwstr> </vt:lpwstr>
  </property>
  <property fmtid="{D5CDD505-2E9C-101B-9397-08002B2CF9AE}" pid="25" name="43RCADate">
    <vt:lpwstr> </vt:lpwstr>
  </property>
  <property fmtid="{D5CDD505-2E9C-101B-9397-08002B2CF9AE}" pid="26" name="44RCADate">
    <vt:lpwstr> </vt:lpwstr>
  </property>
  <property fmtid="{D5CDD505-2E9C-101B-9397-08002B2CF9AE}" pid="27" name="45RCADate">
    <vt:lpwstr> </vt:lpwstr>
  </property>
  <property fmtid="{D5CDD505-2E9C-101B-9397-08002B2CF9AE}" pid="28" name="46RCADate">
    <vt:lpwstr> </vt:lpwstr>
  </property>
  <property fmtid="{D5CDD505-2E9C-101B-9397-08002B2CF9AE}" pid="29" name="47RCADate">
    <vt:lpwstr> </vt:lpwstr>
  </property>
  <property fmtid="{D5CDD505-2E9C-101B-9397-08002B2CF9AE}" pid="30" name="48RCADate">
    <vt:lpwstr> </vt:lpwstr>
  </property>
  <property fmtid="{D5CDD505-2E9C-101B-9397-08002B2CF9AE}" pid="31" name="7AReviewedConcurredApproved">
    <vt:lpwstr> </vt:lpwstr>
  </property>
  <property fmtid="{D5CDD505-2E9C-101B-9397-08002B2CF9AE}" pid="32" name="7BReviewedConcurredApproved">
    <vt:lpwstr> </vt:lpwstr>
  </property>
  <property fmtid="{D5CDD505-2E9C-101B-9397-08002B2CF9AE}" pid="33" name="7CReviewedConcurredApproved">
    <vt:lpwstr> </vt:lpwstr>
  </property>
  <property fmtid="{D5CDD505-2E9C-101B-9397-08002B2CF9AE}" pid="34" name="7DReviewedConcurredApproved">
    <vt:lpwstr> </vt:lpwstr>
  </property>
  <property fmtid="{D5CDD505-2E9C-101B-9397-08002B2CF9AE}" pid="35" name="7EReviewedConcurredApproved">
    <vt:lpwstr> </vt:lpwstr>
  </property>
  <property fmtid="{D5CDD505-2E9C-101B-9397-08002B2CF9AE}" pid="36" name="7FReviewedConcurredApproved">
    <vt:lpwstr> </vt:lpwstr>
  </property>
  <property fmtid="{D5CDD505-2E9C-101B-9397-08002B2CF9AE}" pid="37" name="7GReviewedConcurredApproved">
    <vt:lpwstr> </vt:lpwstr>
  </property>
  <property fmtid="{D5CDD505-2E9C-101B-9397-08002B2CF9AE}" pid="38" name="7HReviewedConcurredApproved">
    <vt:lpwstr> </vt:lpwstr>
  </property>
  <property fmtid="{D5CDD505-2E9C-101B-9397-08002B2CF9AE}" pid="39" name="7IReviewedConcurredApproved">
    <vt:lpwstr> </vt:lpwstr>
  </property>
  <property fmtid="{D5CDD505-2E9C-101B-9397-08002B2CF9AE}" pid="40" name="7JReviewedConcurredApproved">
    <vt:lpwstr> </vt:lpwstr>
  </property>
  <property fmtid="{D5CDD505-2E9C-101B-9397-08002B2CF9AE}" pid="41" name="7KReviewedConcurredApproved">
    <vt:lpwstr> </vt:lpwstr>
  </property>
  <property fmtid="{D5CDD505-2E9C-101B-9397-08002B2CF9AE}" pid="42" name="7LReviewedConcurredApproved">
    <vt:lpwstr> </vt:lpwstr>
  </property>
  <property fmtid="{D5CDD505-2E9C-101B-9397-08002B2CF9AE}" pid="43" name="7MReviewedConcurredApproved">
    <vt:lpwstr> </vt:lpwstr>
  </property>
  <property fmtid="{D5CDD505-2E9C-101B-9397-08002B2CF9AE}" pid="44" name="7NReviewedConcurredApproved">
    <vt:lpwstr> </vt:lpwstr>
  </property>
  <property fmtid="{D5CDD505-2E9C-101B-9397-08002B2CF9AE}" pid="45" name="7OReviewedConcurredApproved">
    <vt:lpwstr> </vt:lpwstr>
  </property>
  <property fmtid="{D5CDD505-2E9C-101B-9397-08002B2CF9AE}" pid="46" name="7PReviewedConcurredApproved">
    <vt:lpwstr> </vt:lpwstr>
  </property>
  <property fmtid="{D5CDD505-2E9C-101B-9397-08002B2CF9AE}" pid="47" name="7QReviewedConcurredApproved">
    <vt:lpwstr> </vt:lpwstr>
  </property>
  <property fmtid="{D5CDD505-2E9C-101B-9397-08002B2CF9AE}" pid="48" name="7RReviewedConcurredApproved">
    <vt:lpwstr> </vt:lpwstr>
  </property>
  <property fmtid="{D5CDD505-2E9C-101B-9397-08002B2CF9AE}" pid="49" name="7SReviewedConcurredApproved">
    <vt:lpwstr> </vt:lpwstr>
  </property>
  <property fmtid="{D5CDD505-2E9C-101B-9397-08002B2CF9AE}" pid="50" name="7TReviewedConcurredApproved">
    <vt:lpwstr> </vt:lpwstr>
  </property>
  <property fmtid="{D5CDD505-2E9C-101B-9397-08002B2CF9AE}" pid="51" name="7UReviewedConcurredApproved">
    <vt:lpwstr> </vt:lpwstr>
  </property>
  <property fmtid="{D5CDD505-2E9C-101B-9397-08002B2CF9AE}" pid="52" name="7VReviewedConcurredApproved">
    <vt:lpwstr> </vt:lpwstr>
  </property>
  <property fmtid="{D5CDD505-2E9C-101B-9397-08002B2CF9AE}" pid="53" name="7WReviewedConcurredApproved">
    <vt:lpwstr> </vt:lpwstr>
  </property>
  <property fmtid="{D5CDD505-2E9C-101B-9397-08002B2CF9AE}" pid="54" name="7XReviewedConcurredApproved">
    <vt:lpwstr> </vt:lpwstr>
  </property>
  <property fmtid="{D5CDD505-2E9C-101B-9397-08002B2CF9AE}" pid="55" name="7YReviewedConcurredApproved">
    <vt:lpwstr> </vt:lpwstr>
  </property>
  <property fmtid="{D5CDD505-2E9C-101B-9397-08002B2CF9AE}" pid="56" name="7ZReviewedConcurredApproved">
    <vt:lpwstr> </vt:lpwstr>
  </property>
  <property fmtid="{D5CDD505-2E9C-101B-9397-08002B2CF9AE}" pid="57" name="8AReviewedConcurredApprovedBy">
    <vt:lpwstr> </vt:lpwstr>
  </property>
  <property fmtid="{D5CDD505-2E9C-101B-9397-08002B2CF9AE}" pid="58" name="8BReviewedConcurredApprovedBy">
    <vt:lpwstr> </vt:lpwstr>
  </property>
  <property fmtid="{D5CDD505-2E9C-101B-9397-08002B2CF9AE}" pid="59" name="8CReviewedConcurredApprovedBy">
    <vt:lpwstr> </vt:lpwstr>
  </property>
  <property fmtid="{D5CDD505-2E9C-101B-9397-08002B2CF9AE}" pid="60" name="8DReviewedConcurredApprovedBy">
    <vt:lpwstr> </vt:lpwstr>
  </property>
  <property fmtid="{D5CDD505-2E9C-101B-9397-08002B2CF9AE}" pid="61" name="8EReviewedConcurredApprovedBy">
    <vt:lpwstr> </vt:lpwstr>
  </property>
  <property fmtid="{D5CDD505-2E9C-101B-9397-08002B2CF9AE}" pid="62" name="8FReviewedConcurredApprovedBy">
    <vt:lpwstr> </vt:lpwstr>
  </property>
  <property fmtid="{D5CDD505-2E9C-101B-9397-08002B2CF9AE}" pid="63" name="8GReviewedConcurredApprovedBy">
    <vt:lpwstr> </vt:lpwstr>
  </property>
  <property fmtid="{D5CDD505-2E9C-101B-9397-08002B2CF9AE}" pid="64" name="8HReviewedConcurredApprovedBy">
    <vt:lpwstr> </vt:lpwstr>
  </property>
  <property fmtid="{D5CDD505-2E9C-101B-9397-08002B2CF9AE}" pid="65" name="8IReviewedConcurredApprovedBy">
    <vt:lpwstr> </vt:lpwstr>
  </property>
  <property fmtid="{D5CDD505-2E9C-101B-9397-08002B2CF9AE}" pid="66" name="8JReviewedConcurredApprovedBy">
    <vt:lpwstr> </vt:lpwstr>
  </property>
  <property fmtid="{D5CDD505-2E9C-101B-9397-08002B2CF9AE}" pid="67" name="8KReviewedConcurredApprovedBy">
    <vt:lpwstr> </vt:lpwstr>
  </property>
  <property fmtid="{D5CDD505-2E9C-101B-9397-08002B2CF9AE}" pid="68" name="8LReviewedConcurredApprovedBy">
    <vt:lpwstr> </vt:lpwstr>
  </property>
  <property fmtid="{D5CDD505-2E9C-101B-9397-08002B2CF9AE}" pid="69" name="8MReviewedConcurredApprovedBy">
    <vt:lpwstr> </vt:lpwstr>
  </property>
  <property fmtid="{D5CDD505-2E9C-101B-9397-08002B2CF9AE}" pid="70" name="8NReviewedConcurredApprovedBy">
    <vt:lpwstr> </vt:lpwstr>
  </property>
  <property fmtid="{D5CDD505-2E9C-101B-9397-08002B2CF9AE}" pid="71" name="8OReviewedConcurredApprovedBy">
    <vt:lpwstr> </vt:lpwstr>
  </property>
  <property fmtid="{D5CDD505-2E9C-101B-9397-08002B2CF9AE}" pid="72" name="8PReviewedConcurredApprovedBy">
    <vt:lpwstr> </vt:lpwstr>
  </property>
  <property fmtid="{D5CDD505-2E9C-101B-9397-08002B2CF9AE}" pid="73" name="8QReviewedConcurredApprovedBy">
    <vt:lpwstr> </vt:lpwstr>
  </property>
  <property fmtid="{D5CDD505-2E9C-101B-9397-08002B2CF9AE}" pid="74" name="8RReviewedConcurredApprovedBy">
    <vt:lpwstr> </vt:lpwstr>
  </property>
  <property fmtid="{D5CDD505-2E9C-101B-9397-08002B2CF9AE}" pid="75" name="8SReviewedConcurredApprovedBy">
    <vt:lpwstr> </vt:lpwstr>
  </property>
  <property fmtid="{D5CDD505-2E9C-101B-9397-08002B2CF9AE}" pid="76" name="8TReviewedConcurredApprovedBy">
    <vt:lpwstr> </vt:lpwstr>
  </property>
  <property fmtid="{D5CDD505-2E9C-101B-9397-08002B2CF9AE}" pid="77" name="8UReviewedConcurredApprovedBy">
    <vt:lpwstr> </vt:lpwstr>
  </property>
  <property fmtid="{D5CDD505-2E9C-101B-9397-08002B2CF9AE}" pid="78" name="8VReviewedConcurredApprovedBy">
    <vt:lpwstr> </vt:lpwstr>
  </property>
  <property fmtid="{D5CDD505-2E9C-101B-9397-08002B2CF9AE}" pid="79" name="8WReviewedConcurredApprovedBy">
    <vt:lpwstr> </vt:lpwstr>
  </property>
  <property fmtid="{D5CDD505-2E9C-101B-9397-08002B2CF9AE}" pid="80" name="8XReviewedConcurredApprovedBy">
    <vt:lpwstr> </vt:lpwstr>
  </property>
  <property fmtid="{D5CDD505-2E9C-101B-9397-08002B2CF9AE}" pid="81" name="8YReviewedConcurredApprovedBy">
    <vt:lpwstr> </vt:lpwstr>
  </property>
  <property fmtid="{D5CDD505-2E9C-101B-9397-08002B2CF9AE}" pid="82" name="8ZReviewedConcurredApprovedBy">
    <vt:lpwstr> </vt:lpwstr>
  </property>
  <property fmtid="{D5CDD505-2E9C-101B-9397-08002B2CF9AE}" pid="83" name="9ARCADate">
    <vt:lpwstr> </vt:lpwstr>
  </property>
  <property fmtid="{D5CDD505-2E9C-101B-9397-08002B2CF9AE}" pid="84" name="9BRCADate">
    <vt:lpwstr> </vt:lpwstr>
  </property>
  <property fmtid="{D5CDD505-2E9C-101B-9397-08002B2CF9AE}" pid="85" name="9CRCADate">
    <vt:lpwstr> </vt:lpwstr>
  </property>
  <property fmtid="{D5CDD505-2E9C-101B-9397-08002B2CF9AE}" pid="86" name="9DRCADate">
    <vt:lpwstr> </vt:lpwstr>
  </property>
  <property fmtid="{D5CDD505-2E9C-101B-9397-08002B2CF9AE}" pid="87" name="9ERCADate">
    <vt:lpwstr> </vt:lpwstr>
  </property>
  <property fmtid="{D5CDD505-2E9C-101B-9397-08002B2CF9AE}" pid="88" name="9FRCADate">
    <vt:lpwstr> </vt:lpwstr>
  </property>
  <property fmtid="{D5CDD505-2E9C-101B-9397-08002B2CF9AE}" pid="89" name="9GRCADate">
    <vt:lpwstr> </vt:lpwstr>
  </property>
  <property fmtid="{D5CDD505-2E9C-101B-9397-08002B2CF9AE}" pid="90" name="9HRCADate">
    <vt:lpwstr> </vt:lpwstr>
  </property>
  <property fmtid="{D5CDD505-2E9C-101B-9397-08002B2CF9AE}" pid="91" name="9IRCADate">
    <vt:lpwstr> </vt:lpwstr>
  </property>
  <property fmtid="{D5CDD505-2E9C-101B-9397-08002B2CF9AE}" pid="92" name="9JRCADate">
    <vt:lpwstr> </vt:lpwstr>
  </property>
  <property fmtid="{D5CDD505-2E9C-101B-9397-08002B2CF9AE}" pid="93" name="9KRCADate">
    <vt:lpwstr> </vt:lpwstr>
  </property>
  <property fmtid="{D5CDD505-2E9C-101B-9397-08002B2CF9AE}" pid="94" name="9LRCADate">
    <vt:lpwstr> </vt:lpwstr>
  </property>
  <property fmtid="{D5CDD505-2E9C-101B-9397-08002B2CF9AE}" pid="95" name="9MRCADate">
    <vt:lpwstr> </vt:lpwstr>
  </property>
  <property fmtid="{D5CDD505-2E9C-101B-9397-08002B2CF9AE}" pid="96" name="9NRCADate">
    <vt:lpwstr> </vt:lpwstr>
  </property>
  <property fmtid="{D5CDD505-2E9C-101B-9397-08002B2CF9AE}" pid="97" name="9ORCADate">
    <vt:lpwstr> </vt:lpwstr>
  </property>
  <property fmtid="{D5CDD505-2E9C-101B-9397-08002B2CF9AE}" pid="98" name="9PRCADate">
    <vt:lpwstr> </vt:lpwstr>
  </property>
  <property fmtid="{D5CDD505-2E9C-101B-9397-08002B2CF9AE}" pid="99" name="9QRCADate">
    <vt:lpwstr> </vt:lpwstr>
  </property>
  <property fmtid="{D5CDD505-2E9C-101B-9397-08002B2CF9AE}" pid="100" name="9RRCADate">
    <vt:lpwstr> </vt:lpwstr>
  </property>
  <property fmtid="{D5CDD505-2E9C-101B-9397-08002B2CF9AE}" pid="101" name="9SRCADate">
    <vt:lpwstr> </vt:lpwstr>
  </property>
  <property fmtid="{D5CDD505-2E9C-101B-9397-08002B2CF9AE}" pid="102" name="9TRCADate">
    <vt:lpwstr> </vt:lpwstr>
  </property>
  <property fmtid="{D5CDD505-2E9C-101B-9397-08002B2CF9AE}" pid="103" name="9URCADate">
    <vt:lpwstr> </vt:lpwstr>
  </property>
  <property fmtid="{D5CDD505-2E9C-101B-9397-08002B2CF9AE}" pid="104" name="9VRCADate">
    <vt:lpwstr> </vt:lpwstr>
  </property>
  <property fmtid="{D5CDD505-2E9C-101B-9397-08002B2CF9AE}" pid="105" name="9WRCADate">
    <vt:lpwstr> </vt:lpwstr>
  </property>
  <property fmtid="{D5CDD505-2E9C-101B-9397-08002B2CF9AE}" pid="106" name="9XRCADate">
    <vt:lpwstr> </vt:lpwstr>
  </property>
  <property fmtid="{D5CDD505-2E9C-101B-9397-08002B2CF9AE}" pid="107" name="9YRCADate">
    <vt:lpwstr> </vt:lpwstr>
  </property>
  <property fmtid="{D5CDD505-2E9C-101B-9397-08002B2CF9AE}" pid="108" name="9ZRCADate">
    <vt:lpwstr> </vt:lpwstr>
  </property>
  <property fmtid="{D5CDD505-2E9C-101B-9397-08002B2CF9AE}" pid="109" name="^YHeaderSensitiveInfoHeight">
    <vt:lpwstr>0.7</vt:lpwstr>
  </property>
  <property fmtid="{D5CDD505-2E9C-101B-9397-08002B2CF9AE}" pid="110" name="^ZFooterSensitiveInfoHeight">
    <vt:lpwstr>0.7</vt:lpwstr>
  </property>
  <property fmtid="{D5CDD505-2E9C-101B-9397-08002B2CF9AE}" pid="111" name="S_N_A/A 12 Bullet">
    <vt:lpwstr>1</vt:lpwstr>
  </property>
  <property fmtid="{D5CDD505-2E9C-101B-9397-08002B2CF9AE}" pid="112" name="S_N_A/A 12 Center">
    <vt:lpwstr>1</vt:lpwstr>
  </property>
  <property fmtid="{D5CDD505-2E9C-101B-9397-08002B2CF9AE}" pid="113" name="S_N_A/A 12 Left">
    <vt:lpwstr>1</vt:lpwstr>
  </property>
  <property fmtid="{D5CDD505-2E9C-101B-9397-08002B2CF9AE}" pid="114" name="S_N_A/A 12 List 1">
    <vt:lpwstr>1</vt:lpwstr>
  </property>
  <property fmtid="{D5CDD505-2E9C-101B-9397-08002B2CF9AE}" pid="115" name="S_N_A/A 12 List 2">
    <vt:lpwstr>1</vt:lpwstr>
  </property>
  <property fmtid="{D5CDD505-2E9C-101B-9397-08002B2CF9AE}" pid="116" name="S_N_A/A Action Step 1">
    <vt:lpwstr>1</vt:lpwstr>
  </property>
  <property fmtid="{D5CDD505-2E9C-101B-9397-08002B2CF9AE}" pid="117" name="S_N_A/A Action Step 1 Bullet">
    <vt:lpwstr>1</vt:lpwstr>
  </property>
  <property fmtid="{D5CDD505-2E9C-101B-9397-08002B2CF9AE}" pid="118" name="S_N_A/A Action Step 1 Bullet PK">
    <vt:lpwstr>1</vt:lpwstr>
  </property>
  <property fmtid="{D5CDD505-2E9C-101B-9397-08002B2CF9AE}" pid="119" name="S_N_A/A Action Step 1 List">
    <vt:lpwstr>1</vt:lpwstr>
  </property>
  <property fmtid="{D5CDD505-2E9C-101B-9397-08002B2CF9AE}" pid="120" name="S_N_A/A Action Step 1 List PK">
    <vt:lpwstr>1</vt:lpwstr>
  </property>
  <property fmtid="{D5CDD505-2E9C-101B-9397-08002B2CF9AE}" pid="121" name="S_N_A/A Action Step 1 ListBullet">
    <vt:lpwstr>1</vt:lpwstr>
  </property>
  <property fmtid="{D5CDD505-2E9C-101B-9397-08002B2CF9AE}" pid="122" name="S_N_A/A Action Step 1 ListBullet PK">
    <vt:lpwstr>1</vt:lpwstr>
  </property>
  <property fmtid="{D5CDD505-2E9C-101B-9397-08002B2CF9AE}" pid="123" name="S_N_A/A Action Step 1 NoNumber">
    <vt:lpwstr>1</vt:lpwstr>
  </property>
  <property fmtid="{D5CDD505-2E9C-101B-9397-08002B2CF9AE}" pid="124" name="S_N_A/A Action Step 1 PK">
    <vt:lpwstr>1</vt:lpwstr>
  </property>
  <property fmtid="{D5CDD505-2E9C-101B-9397-08002B2CF9AE}" pid="125" name="S_N_A/A Action Step 1 PK NoNumber">
    <vt:lpwstr>1</vt:lpwstr>
  </property>
  <property fmtid="{D5CDD505-2E9C-101B-9397-08002B2CF9AE}" pid="126" name="S_N_A/A Action Step 2">
    <vt:lpwstr>1</vt:lpwstr>
  </property>
  <property fmtid="{D5CDD505-2E9C-101B-9397-08002B2CF9AE}" pid="127" name="S_N_A/A Action Step 2 Bullet">
    <vt:lpwstr>1</vt:lpwstr>
  </property>
  <property fmtid="{D5CDD505-2E9C-101B-9397-08002B2CF9AE}" pid="128" name="S_N_A/A Action Step 2 Bullet PK">
    <vt:lpwstr>1</vt:lpwstr>
  </property>
  <property fmtid="{D5CDD505-2E9C-101B-9397-08002B2CF9AE}" pid="129" name="S_N_A/A Action Step 2 List">
    <vt:lpwstr>1</vt:lpwstr>
  </property>
  <property fmtid="{D5CDD505-2E9C-101B-9397-08002B2CF9AE}" pid="130" name="S_N_A/A Action Step 2 List PK">
    <vt:lpwstr>1</vt:lpwstr>
  </property>
  <property fmtid="{D5CDD505-2E9C-101B-9397-08002B2CF9AE}" pid="131" name="S_N_A/A Action Step 2 ListBullet">
    <vt:lpwstr>1</vt:lpwstr>
  </property>
  <property fmtid="{D5CDD505-2E9C-101B-9397-08002B2CF9AE}" pid="132" name="S_N_A/A Action Step 2 ListBullet PK">
    <vt:lpwstr>1</vt:lpwstr>
  </property>
  <property fmtid="{D5CDD505-2E9C-101B-9397-08002B2CF9AE}" pid="133" name="S_N_A/A Action Step 2 NoNumber">
    <vt:lpwstr>1</vt:lpwstr>
  </property>
  <property fmtid="{D5CDD505-2E9C-101B-9397-08002B2CF9AE}" pid="134" name="S_N_A/A Action Step 2 PK">
    <vt:lpwstr>1</vt:lpwstr>
  </property>
  <property fmtid="{D5CDD505-2E9C-101B-9397-08002B2CF9AE}" pid="135" name="S_N_A/A Action Step 2 PK NoNumber">
    <vt:lpwstr>1</vt:lpwstr>
  </property>
  <property fmtid="{D5CDD505-2E9C-101B-9397-08002B2CF9AE}" pid="136" name="S_N_A/A Action Step 3">
    <vt:lpwstr>1</vt:lpwstr>
  </property>
  <property fmtid="{D5CDD505-2E9C-101B-9397-08002B2CF9AE}" pid="137" name="S_N_A/A Action Step 3 Bullet">
    <vt:lpwstr>1</vt:lpwstr>
  </property>
  <property fmtid="{D5CDD505-2E9C-101B-9397-08002B2CF9AE}" pid="138" name="S_N_A/A Action Step 3 Bullet PK">
    <vt:lpwstr>1</vt:lpwstr>
  </property>
  <property fmtid="{D5CDD505-2E9C-101B-9397-08002B2CF9AE}" pid="139" name="S_N_A/A Action Step 3 List">
    <vt:lpwstr>1</vt:lpwstr>
  </property>
  <property fmtid="{D5CDD505-2E9C-101B-9397-08002B2CF9AE}" pid="140" name="S_N_A/A Action Step 3 List PK">
    <vt:lpwstr>1</vt:lpwstr>
  </property>
  <property fmtid="{D5CDD505-2E9C-101B-9397-08002B2CF9AE}" pid="141" name="S_N_A/A Action Step 3 ListBullet">
    <vt:lpwstr>1</vt:lpwstr>
  </property>
  <property fmtid="{D5CDD505-2E9C-101B-9397-08002B2CF9AE}" pid="142" name="S_N_A/A Action Step 3 ListBullet PK">
    <vt:lpwstr>1</vt:lpwstr>
  </property>
  <property fmtid="{D5CDD505-2E9C-101B-9397-08002B2CF9AE}" pid="143" name="S_N_A/A Action Step 3 NoNumber">
    <vt:lpwstr>1</vt:lpwstr>
  </property>
  <property fmtid="{D5CDD505-2E9C-101B-9397-08002B2CF9AE}" pid="144" name="S_N_A/A Action Step 3 PK">
    <vt:lpwstr>1</vt:lpwstr>
  </property>
  <property fmtid="{D5CDD505-2E9C-101B-9397-08002B2CF9AE}" pid="145" name="S_N_A/A Action Step 3 PK NoNumber">
    <vt:lpwstr>1</vt:lpwstr>
  </property>
  <property fmtid="{D5CDD505-2E9C-101B-9397-08002B2CF9AE}" pid="146" name="S_N_A/A Page Number">
    <vt:lpwstr>1</vt:lpwstr>
  </property>
  <property fmtid="{D5CDD505-2E9C-101B-9397-08002B2CF9AE}" pid="147" name="S_N_A/A Role">
    <vt:lpwstr>1</vt:lpwstr>
  </property>
  <property fmtid="{D5CDD505-2E9C-101B-9397-08002B2CF9AE}" pid="148" name="S_N_A/A Section">
    <vt:lpwstr>1</vt:lpwstr>
  </property>
  <property fmtid="{D5CDD505-2E9C-101B-9397-08002B2CF9AE}" pid="149" name="S_N_A/A Section Body">
    <vt:lpwstr>1</vt:lpwstr>
  </property>
  <property fmtid="{D5CDD505-2E9C-101B-9397-08002B2CF9AE}" pid="150" name="S_N_A/A Section Bullet">
    <vt:lpwstr>1</vt:lpwstr>
  </property>
  <property fmtid="{D5CDD505-2E9C-101B-9397-08002B2CF9AE}" pid="151" name="S_N_A/A Section Graphic">
    <vt:lpwstr>1</vt:lpwstr>
  </property>
  <property fmtid="{D5CDD505-2E9C-101B-9397-08002B2CF9AE}" pid="152" name="S_N_A/A Section List 1">
    <vt:lpwstr>1</vt:lpwstr>
  </property>
  <property fmtid="{D5CDD505-2E9C-101B-9397-08002B2CF9AE}" pid="153" name="S_N_A/A Section List 1 NoNumber">
    <vt:lpwstr>1</vt:lpwstr>
  </property>
  <property fmtid="{D5CDD505-2E9C-101B-9397-08002B2CF9AE}" pid="154" name="S_N_A/A Section List 2">
    <vt:lpwstr>1</vt:lpwstr>
  </property>
  <property fmtid="{D5CDD505-2E9C-101B-9397-08002B2CF9AE}" pid="155" name="S_N_A/A Section List 2 NoNumber">
    <vt:lpwstr>1</vt:lpwstr>
  </property>
  <property fmtid="{D5CDD505-2E9C-101B-9397-08002B2CF9AE}" pid="156" name="S_N_A/A Section List 3">
    <vt:lpwstr>1</vt:lpwstr>
  </property>
  <property fmtid="{D5CDD505-2E9C-101B-9397-08002B2CF9AE}" pid="157" name="S_N_A/A Section List 3 NoNumber">
    <vt:lpwstr>1</vt:lpwstr>
  </property>
  <property fmtid="{D5CDD505-2E9C-101B-9397-08002B2CF9AE}" pid="158" name="S_N_A/A Section List 4">
    <vt:lpwstr>1</vt:lpwstr>
  </property>
  <property fmtid="{D5CDD505-2E9C-101B-9397-08002B2CF9AE}" pid="159" name="S_N_A/A Section List 4 NoNumber">
    <vt:lpwstr>1</vt:lpwstr>
  </property>
  <property fmtid="{D5CDD505-2E9C-101B-9397-08002B2CF9AE}" pid="160" name="S_N_A/A Section Table Spacer">
    <vt:lpwstr>1</vt:lpwstr>
  </property>
  <property fmtid="{D5CDD505-2E9C-101B-9397-08002B2CF9AE}" pid="161" name="S_N_A/A Section Table Spacer SMALL">
    <vt:lpwstr>1</vt:lpwstr>
  </property>
  <property fmtid="{D5CDD505-2E9C-101B-9397-08002B2CF9AE}" pid="162" name="S_N_A/A Sequence Number">
    <vt:lpwstr>1</vt:lpwstr>
  </property>
  <property fmtid="{D5CDD505-2E9C-101B-9397-08002B2CF9AE}" pid="163" name="S_N_A/A SubSection">
    <vt:lpwstr>1</vt:lpwstr>
  </property>
  <property fmtid="{D5CDD505-2E9C-101B-9397-08002B2CF9AE}" pid="164" name="S_N_A/A SubSubSection">
    <vt:lpwstr>1</vt:lpwstr>
  </property>
  <property fmtid="{D5CDD505-2E9C-101B-9397-08002B2CF9AE}" pid="165" name="S_N_A/A Title">
    <vt:lpwstr>1</vt:lpwstr>
  </property>
  <property fmtid="{D5CDD505-2E9C-101B-9397-08002B2CF9AE}" pid="166" name="S_N_ACSignOff">
    <vt:lpwstr>2</vt:lpwstr>
  </property>
  <property fmtid="{D5CDD505-2E9C-101B-9397-08002B2CF9AE}" pid="167" name="S_N_Action Step 1">
    <vt:lpwstr>1</vt:lpwstr>
  </property>
  <property fmtid="{D5CDD505-2E9C-101B-9397-08002B2CF9AE}" pid="168" name="S_N_Action Step 1 Bullet">
    <vt:lpwstr>1</vt:lpwstr>
  </property>
  <property fmtid="{D5CDD505-2E9C-101B-9397-08002B2CF9AE}" pid="169" name="S_N_Action Step 1 Bullet PK">
    <vt:lpwstr>1</vt:lpwstr>
  </property>
  <property fmtid="{D5CDD505-2E9C-101B-9397-08002B2CF9AE}" pid="170" name="S_N_Action Step 1 List">
    <vt:lpwstr>1</vt:lpwstr>
  </property>
  <property fmtid="{D5CDD505-2E9C-101B-9397-08002B2CF9AE}" pid="171" name="S_N_Action Step 1 List PK">
    <vt:lpwstr>1</vt:lpwstr>
  </property>
  <property fmtid="{D5CDD505-2E9C-101B-9397-08002B2CF9AE}" pid="172" name="S_N_Action Step 1 ListBullet">
    <vt:lpwstr>1</vt:lpwstr>
  </property>
  <property fmtid="{D5CDD505-2E9C-101B-9397-08002B2CF9AE}" pid="173" name="S_N_Action Step 1 ListBullet PK">
    <vt:lpwstr>1</vt:lpwstr>
  </property>
  <property fmtid="{D5CDD505-2E9C-101B-9397-08002B2CF9AE}" pid="174" name="S_N_Action Step 1 NoNumber">
    <vt:lpwstr>1</vt:lpwstr>
  </property>
  <property fmtid="{D5CDD505-2E9C-101B-9397-08002B2CF9AE}" pid="175" name="S_N_Action Step 1 PK">
    <vt:lpwstr>1</vt:lpwstr>
  </property>
  <property fmtid="{D5CDD505-2E9C-101B-9397-08002B2CF9AE}" pid="176" name="S_N_Action Step 1 PK NoNumber">
    <vt:lpwstr>1</vt:lpwstr>
  </property>
  <property fmtid="{D5CDD505-2E9C-101B-9397-08002B2CF9AE}" pid="177" name="S_N_Action Step 2">
    <vt:lpwstr>1</vt:lpwstr>
  </property>
  <property fmtid="{D5CDD505-2E9C-101B-9397-08002B2CF9AE}" pid="178" name="S_N_Action Step 2 Bullet">
    <vt:lpwstr>1</vt:lpwstr>
  </property>
  <property fmtid="{D5CDD505-2E9C-101B-9397-08002B2CF9AE}" pid="179" name="S_N_Action Step 2 Bullet PK">
    <vt:lpwstr>1</vt:lpwstr>
  </property>
  <property fmtid="{D5CDD505-2E9C-101B-9397-08002B2CF9AE}" pid="180" name="S_N_Action Step 2 List">
    <vt:lpwstr>1</vt:lpwstr>
  </property>
  <property fmtid="{D5CDD505-2E9C-101B-9397-08002B2CF9AE}" pid="181" name="S_N_Action Step 2 List PK">
    <vt:lpwstr>1</vt:lpwstr>
  </property>
  <property fmtid="{D5CDD505-2E9C-101B-9397-08002B2CF9AE}" pid="182" name="S_N_Action Step 2 ListBullet">
    <vt:lpwstr>1</vt:lpwstr>
  </property>
  <property fmtid="{D5CDD505-2E9C-101B-9397-08002B2CF9AE}" pid="183" name="S_N_Action Step 2 ListBullet PK">
    <vt:lpwstr>1</vt:lpwstr>
  </property>
  <property fmtid="{D5CDD505-2E9C-101B-9397-08002B2CF9AE}" pid="184" name="S_N_Action Step 2 NoNumber">
    <vt:lpwstr>1</vt:lpwstr>
  </property>
  <property fmtid="{D5CDD505-2E9C-101B-9397-08002B2CF9AE}" pid="185" name="S_N_Action Step 2 PK">
    <vt:lpwstr>1</vt:lpwstr>
  </property>
  <property fmtid="{D5CDD505-2E9C-101B-9397-08002B2CF9AE}" pid="186" name="S_N_Action Step 2 PK NoNumber">
    <vt:lpwstr>1</vt:lpwstr>
  </property>
  <property fmtid="{D5CDD505-2E9C-101B-9397-08002B2CF9AE}" pid="187" name="S_N_Action Step 3">
    <vt:lpwstr>1</vt:lpwstr>
  </property>
  <property fmtid="{D5CDD505-2E9C-101B-9397-08002B2CF9AE}" pid="188" name="S_N_Action Step 3 Bullet">
    <vt:lpwstr>1</vt:lpwstr>
  </property>
  <property fmtid="{D5CDD505-2E9C-101B-9397-08002B2CF9AE}" pid="189" name="S_N_Action Step 3 Bullet PK">
    <vt:lpwstr>1</vt:lpwstr>
  </property>
  <property fmtid="{D5CDD505-2E9C-101B-9397-08002B2CF9AE}" pid="190" name="S_N_Action Step 3 List">
    <vt:lpwstr>1</vt:lpwstr>
  </property>
  <property fmtid="{D5CDD505-2E9C-101B-9397-08002B2CF9AE}" pid="191" name="S_N_Action Step 3 List PK">
    <vt:lpwstr>1</vt:lpwstr>
  </property>
  <property fmtid="{D5CDD505-2E9C-101B-9397-08002B2CF9AE}" pid="192" name="S_N_Action Step 3 ListBullet">
    <vt:lpwstr>1</vt:lpwstr>
  </property>
  <property fmtid="{D5CDD505-2E9C-101B-9397-08002B2CF9AE}" pid="193" name="S_N_Action Step 3 ListBullet PK">
    <vt:lpwstr>1</vt:lpwstr>
  </property>
  <property fmtid="{D5CDD505-2E9C-101B-9397-08002B2CF9AE}" pid="194" name="S_N_Action Step 3 NoNumber">
    <vt:lpwstr>1</vt:lpwstr>
  </property>
  <property fmtid="{D5CDD505-2E9C-101B-9397-08002B2CF9AE}" pid="195" name="S_N_Action Step 3 PK">
    <vt:lpwstr>1</vt:lpwstr>
  </property>
  <property fmtid="{D5CDD505-2E9C-101B-9397-08002B2CF9AE}" pid="196" name="S_N_Action Step 3 PK NoNumber">
    <vt:lpwstr>1</vt:lpwstr>
  </property>
  <property fmtid="{D5CDD505-2E9C-101B-9397-08002B2CF9AE}" pid="197" name="S_N_Bold">
    <vt:lpwstr>2</vt:lpwstr>
  </property>
  <property fmtid="{D5CDD505-2E9C-101B-9397-08002B2CF9AE}" pid="198" name="S_N_CheckBoxID">
    <vt:lpwstr>2</vt:lpwstr>
  </property>
  <property fmtid="{D5CDD505-2E9C-101B-9397-08002B2CF9AE}" pid="199" name="S_N_Commitment">
    <vt:lpwstr>2</vt:lpwstr>
  </property>
  <property fmtid="{D5CDD505-2E9C-101B-9397-08002B2CF9AE}" pid="200" name="S_N_Computer Style">
    <vt:lpwstr>2</vt:lpwstr>
  </property>
  <property fmtid="{D5CDD505-2E9C-101B-9397-08002B2CF9AE}" pid="201" name="S_N_covercenterBold">
    <vt:lpwstr>1</vt:lpwstr>
  </property>
  <property fmtid="{D5CDD505-2E9C-101B-9397-08002B2CF9AE}" pid="202" name="S_N_covercenterBold12plus2">
    <vt:lpwstr>1</vt:lpwstr>
  </property>
  <property fmtid="{D5CDD505-2E9C-101B-9397-08002B2CF9AE}" pid="203" name="S_N_covercenterNotBold">
    <vt:lpwstr>1</vt:lpwstr>
  </property>
  <property fmtid="{D5CDD505-2E9C-101B-9397-08002B2CF9AE}" pid="204" name="S_N_coverleftNotBold">
    <vt:lpwstr>1</vt:lpwstr>
  </property>
  <property fmtid="{D5CDD505-2E9C-101B-9397-08002B2CF9AE}" pid="205" name="S_N_Critical Step">
    <vt:lpwstr>1</vt:lpwstr>
  </property>
  <property fmtid="{D5CDD505-2E9C-101B-9397-08002B2CF9AE}" pid="206" name="S_N_EndOfDocEndOfSection">
    <vt:lpwstr>1</vt:lpwstr>
  </property>
  <property fmtid="{D5CDD505-2E9C-101B-9397-08002B2CF9AE}" pid="207" name="S_N_Equation Center">
    <vt:lpwstr>1</vt:lpwstr>
  </property>
  <property fmtid="{D5CDD505-2E9C-101B-9397-08002B2CF9AE}" pid="208" name="S_N_Equation Left">
    <vt:lpwstr>1</vt:lpwstr>
  </property>
  <property fmtid="{D5CDD505-2E9C-101B-9397-08002B2CF9AE}" pid="209" name="S_N_Equation Right">
    <vt:lpwstr>1</vt:lpwstr>
  </property>
  <property fmtid="{D5CDD505-2E9C-101B-9397-08002B2CF9AE}" pid="210" name="S_N_Floating Head">
    <vt:lpwstr>1</vt:lpwstr>
  </property>
  <property fmtid="{D5CDD505-2E9C-101B-9397-08002B2CF9AE}" pid="211" name="S_N_HeaderColumn1">
    <vt:lpwstr>1</vt:lpwstr>
  </property>
  <property fmtid="{D5CDD505-2E9C-101B-9397-08002B2CF9AE}" pid="212" name="S_N_HeaderColumn2">
    <vt:lpwstr>1</vt:lpwstr>
  </property>
  <property fmtid="{D5CDD505-2E9C-101B-9397-08002B2CF9AE}" pid="213" name="S_N_HeaderColumn3">
    <vt:lpwstr>1</vt:lpwstr>
  </property>
  <property fmtid="{D5CDD505-2E9C-101B-9397-08002B2CF9AE}" pid="214" name="S_N_Hold Point">
    <vt:lpwstr>1</vt:lpwstr>
  </property>
  <property fmtid="{D5CDD505-2E9C-101B-9397-08002B2CF9AE}" pid="215" name="S_N_Italic">
    <vt:lpwstr>2</vt:lpwstr>
  </property>
  <property fmtid="{D5CDD505-2E9C-101B-9397-08002B2CF9AE}" pid="216" name="S_N_Italic and Bold">
    <vt:lpwstr>2</vt:lpwstr>
  </property>
  <property fmtid="{D5CDD505-2E9C-101B-9397-08002B2CF9AE}" pid="217" name="S_N_Performer">
    <vt:lpwstr>1</vt:lpwstr>
  </property>
  <property fmtid="{D5CDD505-2E9C-101B-9397-08002B2CF9AE}" pid="218" name="S_N_QMDS">
    <vt:lpwstr>1</vt:lpwstr>
  </property>
  <property fmtid="{D5CDD505-2E9C-101B-9397-08002B2CF9AE}" pid="219" name="S_N_Restart A/A 12 List 1">
    <vt:lpwstr>1</vt:lpwstr>
  </property>
  <property fmtid="{D5CDD505-2E9C-101B-9397-08002B2CF9AE}" pid="220" name="S_N_Restart A/A Section List 1">
    <vt:lpwstr>1</vt:lpwstr>
  </property>
  <property fmtid="{D5CDD505-2E9C-101B-9397-08002B2CF9AE}" pid="221" name="S_N_Restart Section List 1">
    <vt:lpwstr>1</vt:lpwstr>
  </property>
  <property fmtid="{D5CDD505-2E9C-101B-9397-08002B2CF9AE}" pid="222" name="S_N_Restart Table 10 List 1">
    <vt:lpwstr>1</vt:lpwstr>
  </property>
  <property fmtid="{D5CDD505-2E9C-101B-9397-08002B2CF9AE}" pid="223" name="S_N_Restart Table 11 List 1">
    <vt:lpwstr>1</vt:lpwstr>
  </property>
  <property fmtid="{D5CDD505-2E9C-101B-9397-08002B2CF9AE}" pid="224" name="S_N_Restart Table 12 List 1">
    <vt:lpwstr>1</vt:lpwstr>
  </property>
  <property fmtid="{D5CDD505-2E9C-101B-9397-08002B2CF9AE}" pid="225" name="S_N_Restart Table 6 List 1">
    <vt:lpwstr>1</vt:lpwstr>
  </property>
  <property fmtid="{D5CDD505-2E9C-101B-9397-08002B2CF9AE}" pid="226" name="S_N_Restart Table 7 List 1">
    <vt:lpwstr>1</vt:lpwstr>
  </property>
  <property fmtid="{D5CDD505-2E9C-101B-9397-08002B2CF9AE}" pid="227" name="S_N_Restart Table 8 List 1">
    <vt:lpwstr>1</vt:lpwstr>
  </property>
  <property fmtid="{D5CDD505-2E9C-101B-9397-08002B2CF9AE}" pid="228" name="S_N_Restart Table 9 List 1">
    <vt:lpwstr>1</vt:lpwstr>
  </property>
  <property fmtid="{D5CDD505-2E9C-101B-9397-08002B2CF9AE}" pid="229" name="S_N_RevLogHead">
    <vt:lpwstr>1</vt:lpwstr>
  </property>
  <property fmtid="{D5CDD505-2E9C-101B-9397-08002B2CF9AE}" pid="230" name="S_N_RevLogSubHeader">
    <vt:lpwstr>1</vt:lpwstr>
  </property>
  <property fmtid="{D5CDD505-2E9C-101B-9397-08002B2CF9AE}" pid="231" name="S_N_RevLogText">
    <vt:lpwstr>1</vt:lpwstr>
  </property>
  <property fmtid="{D5CDD505-2E9C-101B-9397-08002B2CF9AE}" pid="232" name="S_N_Role">
    <vt:lpwstr>1</vt:lpwstr>
  </property>
  <property fmtid="{D5CDD505-2E9C-101B-9397-08002B2CF9AE}" pid="233" name="S_N_Roman Numerals">
    <vt:lpwstr>2</vt:lpwstr>
  </property>
  <property fmtid="{D5CDD505-2E9C-101B-9397-08002B2CF9AE}" pid="234" name="S_N_Section">
    <vt:lpwstr>1</vt:lpwstr>
  </property>
  <property fmtid="{D5CDD505-2E9C-101B-9397-08002B2CF9AE}" pid="235" name="S_N_Section Body">
    <vt:lpwstr>1</vt:lpwstr>
  </property>
  <property fmtid="{D5CDD505-2E9C-101B-9397-08002B2CF9AE}" pid="236" name="S_N_Section Bullet">
    <vt:lpwstr>1</vt:lpwstr>
  </property>
  <property fmtid="{D5CDD505-2E9C-101B-9397-08002B2CF9AE}" pid="237" name="S_N_Section Graphic">
    <vt:lpwstr>1</vt:lpwstr>
  </property>
  <property fmtid="{D5CDD505-2E9C-101B-9397-08002B2CF9AE}" pid="238" name="S_N_Section List 1">
    <vt:lpwstr>1</vt:lpwstr>
  </property>
  <property fmtid="{D5CDD505-2E9C-101B-9397-08002B2CF9AE}" pid="239" name="S_N_Section List 1 NoNumber">
    <vt:lpwstr>1</vt:lpwstr>
  </property>
  <property fmtid="{D5CDD505-2E9C-101B-9397-08002B2CF9AE}" pid="240" name="S_N_Section List 2">
    <vt:lpwstr>1</vt:lpwstr>
  </property>
  <property fmtid="{D5CDD505-2E9C-101B-9397-08002B2CF9AE}" pid="241" name="S_N_Section List 2 NoNumber">
    <vt:lpwstr>1</vt:lpwstr>
  </property>
  <property fmtid="{D5CDD505-2E9C-101B-9397-08002B2CF9AE}" pid="242" name="S_N_Section List 3">
    <vt:lpwstr>1</vt:lpwstr>
  </property>
  <property fmtid="{D5CDD505-2E9C-101B-9397-08002B2CF9AE}" pid="243" name="S_N_Section List 3 NoNumber">
    <vt:lpwstr>1</vt:lpwstr>
  </property>
  <property fmtid="{D5CDD505-2E9C-101B-9397-08002B2CF9AE}" pid="244" name="S_N_Section List 4">
    <vt:lpwstr>1</vt:lpwstr>
  </property>
  <property fmtid="{D5CDD505-2E9C-101B-9397-08002B2CF9AE}" pid="245" name="S_N_Section List 4 NoNumber">
    <vt:lpwstr>1</vt:lpwstr>
  </property>
  <property fmtid="{D5CDD505-2E9C-101B-9397-08002B2CF9AE}" pid="246" name="S_N_Section Table Spacer">
    <vt:lpwstr>1</vt:lpwstr>
  </property>
  <property fmtid="{D5CDD505-2E9C-101B-9397-08002B2CF9AE}" pid="247" name="S_N_Section Table Spacer SMALL">
    <vt:lpwstr>1</vt:lpwstr>
  </property>
  <property fmtid="{D5CDD505-2E9C-101B-9397-08002B2CF9AE}" pid="248" name="S_N_Site/Org Specific">
    <vt:lpwstr>1</vt:lpwstr>
  </property>
  <property fmtid="{D5CDD505-2E9C-101B-9397-08002B2CF9AE}" pid="249" name="S_N_SourceNotes">
    <vt:lpwstr>1</vt:lpwstr>
  </property>
  <property fmtid="{D5CDD505-2E9C-101B-9397-08002B2CF9AE}" pid="250" name="S_N_Special Message Bullet">
    <vt:lpwstr>1</vt:lpwstr>
  </property>
  <property fmtid="{D5CDD505-2E9C-101B-9397-08002B2CF9AE}" pid="251" name="S_N_Special Message Bullet 10 pt">
    <vt:lpwstr>1</vt:lpwstr>
  </property>
  <property fmtid="{D5CDD505-2E9C-101B-9397-08002B2CF9AE}" pid="252" name="S_N_Special Message Bullet 8 pt">
    <vt:lpwstr>1</vt:lpwstr>
  </property>
  <property fmtid="{D5CDD505-2E9C-101B-9397-08002B2CF9AE}" pid="253" name="S_N_Special Message Head">
    <vt:lpwstr>1</vt:lpwstr>
  </property>
  <property fmtid="{D5CDD505-2E9C-101B-9397-08002B2CF9AE}" pid="254" name="S_N_Special Message Head 10 pt">
    <vt:lpwstr>1</vt:lpwstr>
  </property>
  <property fmtid="{D5CDD505-2E9C-101B-9397-08002B2CF9AE}" pid="255" name="S_N_Special Message Head 8 pt">
    <vt:lpwstr>1</vt:lpwstr>
  </property>
  <property fmtid="{D5CDD505-2E9C-101B-9397-08002B2CF9AE}" pid="256" name="S_N_Special Message List">
    <vt:lpwstr>1</vt:lpwstr>
  </property>
  <property fmtid="{D5CDD505-2E9C-101B-9397-08002B2CF9AE}" pid="257" name="S_N_Special Message List 10 pt">
    <vt:lpwstr>1</vt:lpwstr>
  </property>
  <property fmtid="{D5CDD505-2E9C-101B-9397-08002B2CF9AE}" pid="258" name="S_N_Special Message List 8 pt">
    <vt:lpwstr>1</vt:lpwstr>
  </property>
  <property fmtid="{D5CDD505-2E9C-101B-9397-08002B2CF9AE}" pid="259" name="S_N_Special Message Text">
    <vt:lpwstr>1</vt:lpwstr>
  </property>
  <property fmtid="{D5CDD505-2E9C-101B-9397-08002B2CF9AE}" pid="260" name="S_N_Special Message Text 10 pt">
    <vt:lpwstr>1</vt:lpwstr>
  </property>
  <property fmtid="{D5CDD505-2E9C-101B-9397-08002B2CF9AE}" pid="261" name="S_N_Special Message Text 8 pt">
    <vt:lpwstr>1</vt:lpwstr>
  </property>
  <property fmtid="{D5CDD505-2E9C-101B-9397-08002B2CF9AE}" pid="262" name="S_N_Subscript">
    <vt:lpwstr>2</vt:lpwstr>
  </property>
  <property fmtid="{D5CDD505-2E9C-101B-9397-08002B2CF9AE}" pid="263" name="S_N_SubSection">
    <vt:lpwstr>1</vt:lpwstr>
  </property>
  <property fmtid="{D5CDD505-2E9C-101B-9397-08002B2CF9AE}" pid="264" name="S_N_SubSubSection">
    <vt:lpwstr>1</vt:lpwstr>
  </property>
  <property fmtid="{D5CDD505-2E9C-101B-9397-08002B2CF9AE}" pid="265" name="S_N_Superscript">
    <vt:lpwstr>2</vt:lpwstr>
  </property>
  <property fmtid="{D5CDD505-2E9C-101B-9397-08002B2CF9AE}" pid="266" name="S_N_Table 10 Bullet">
    <vt:lpwstr>1</vt:lpwstr>
  </property>
  <property fmtid="{D5CDD505-2E9C-101B-9397-08002B2CF9AE}" pid="267" name="S_N_Table 10 Center">
    <vt:lpwstr>1</vt:lpwstr>
  </property>
  <property fmtid="{D5CDD505-2E9C-101B-9397-08002B2CF9AE}" pid="268" name="S_N_Table 10 Center Bold">
    <vt:lpwstr>1</vt:lpwstr>
  </property>
  <property fmtid="{D5CDD505-2E9C-101B-9397-08002B2CF9AE}" pid="269" name="S_N_Table 10 Left">
    <vt:lpwstr>1</vt:lpwstr>
  </property>
  <property fmtid="{D5CDD505-2E9C-101B-9397-08002B2CF9AE}" pid="270" name="S_N_Table 10 List 1">
    <vt:lpwstr>1</vt:lpwstr>
  </property>
  <property fmtid="{D5CDD505-2E9C-101B-9397-08002B2CF9AE}" pid="271" name="S_N_Table 10 List 1 Manual">
    <vt:lpwstr>1</vt:lpwstr>
  </property>
  <property fmtid="{D5CDD505-2E9C-101B-9397-08002B2CF9AE}" pid="272" name="S_N_Table 10 List 2">
    <vt:lpwstr>1</vt:lpwstr>
  </property>
  <property fmtid="{D5CDD505-2E9C-101B-9397-08002B2CF9AE}" pid="273" name="S_N_Table 10 List 2 Manual">
    <vt:lpwstr>1</vt:lpwstr>
  </property>
  <property fmtid="{D5CDD505-2E9C-101B-9397-08002B2CF9AE}" pid="274" name="S_N_Table 10 Right">
    <vt:lpwstr>1</vt:lpwstr>
  </property>
  <property fmtid="{D5CDD505-2E9C-101B-9397-08002B2CF9AE}" pid="275" name="S_N_Table 11 Bullet">
    <vt:lpwstr>1</vt:lpwstr>
  </property>
  <property fmtid="{D5CDD505-2E9C-101B-9397-08002B2CF9AE}" pid="276" name="S_N_Table 11 Center">
    <vt:lpwstr>1</vt:lpwstr>
  </property>
  <property fmtid="{D5CDD505-2E9C-101B-9397-08002B2CF9AE}" pid="277" name="S_N_Table 11 Center Bold">
    <vt:lpwstr>1</vt:lpwstr>
  </property>
  <property fmtid="{D5CDD505-2E9C-101B-9397-08002B2CF9AE}" pid="278" name="S_N_Table 11 Left">
    <vt:lpwstr>1</vt:lpwstr>
  </property>
  <property fmtid="{D5CDD505-2E9C-101B-9397-08002B2CF9AE}" pid="279" name="S_N_Table 11 List 1">
    <vt:lpwstr>1</vt:lpwstr>
  </property>
  <property fmtid="{D5CDD505-2E9C-101B-9397-08002B2CF9AE}" pid="280" name="S_N_Table 11 List 1 Manual">
    <vt:lpwstr>1</vt:lpwstr>
  </property>
  <property fmtid="{D5CDD505-2E9C-101B-9397-08002B2CF9AE}" pid="281" name="S_N_Table 11 List 2">
    <vt:lpwstr>1</vt:lpwstr>
  </property>
  <property fmtid="{D5CDD505-2E9C-101B-9397-08002B2CF9AE}" pid="282" name="S_N_Table 11 List 2 Manual">
    <vt:lpwstr>1</vt:lpwstr>
  </property>
  <property fmtid="{D5CDD505-2E9C-101B-9397-08002B2CF9AE}" pid="283" name="S_N_Table 11 Right">
    <vt:lpwstr>1</vt:lpwstr>
  </property>
  <property fmtid="{D5CDD505-2E9C-101B-9397-08002B2CF9AE}" pid="284" name="S_N_Table 12 Bullet">
    <vt:lpwstr>1</vt:lpwstr>
  </property>
  <property fmtid="{D5CDD505-2E9C-101B-9397-08002B2CF9AE}" pid="285" name="S_N_Table 12 Center">
    <vt:lpwstr>1</vt:lpwstr>
  </property>
  <property fmtid="{D5CDD505-2E9C-101B-9397-08002B2CF9AE}" pid="286" name="S_N_Table 12 Center Bold">
    <vt:lpwstr>1</vt:lpwstr>
  </property>
  <property fmtid="{D5CDD505-2E9C-101B-9397-08002B2CF9AE}" pid="287" name="S_N_Table 12 Left">
    <vt:lpwstr>1</vt:lpwstr>
  </property>
  <property fmtid="{D5CDD505-2E9C-101B-9397-08002B2CF9AE}" pid="288" name="S_N_Table 12 List 1">
    <vt:lpwstr>1</vt:lpwstr>
  </property>
  <property fmtid="{D5CDD505-2E9C-101B-9397-08002B2CF9AE}" pid="289" name="S_N_Table 12 List 1 Manual">
    <vt:lpwstr>1</vt:lpwstr>
  </property>
  <property fmtid="{D5CDD505-2E9C-101B-9397-08002B2CF9AE}" pid="290" name="S_N_Table 12 List 2">
    <vt:lpwstr>1</vt:lpwstr>
  </property>
  <property fmtid="{D5CDD505-2E9C-101B-9397-08002B2CF9AE}" pid="291" name="S_N_Table 12 List 2 Manual">
    <vt:lpwstr>1</vt:lpwstr>
  </property>
  <property fmtid="{D5CDD505-2E9C-101B-9397-08002B2CF9AE}" pid="292" name="S_N_Table 12 Right">
    <vt:lpwstr>1</vt:lpwstr>
  </property>
  <property fmtid="{D5CDD505-2E9C-101B-9397-08002B2CF9AE}" pid="293" name="S_N_Table 6 Bullet">
    <vt:lpwstr>1</vt:lpwstr>
  </property>
  <property fmtid="{D5CDD505-2E9C-101B-9397-08002B2CF9AE}" pid="294" name="S_N_Table 6 Center">
    <vt:lpwstr>1</vt:lpwstr>
  </property>
  <property fmtid="{D5CDD505-2E9C-101B-9397-08002B2CF9AE}" pid="295" name="S_N_Table 6 Center Bold">
    <vt:lpwstr>1</vt:lpwstr>
  </property>
  <property fmtid="{D5CDD505-2E9C-101B-9397-08002B2CF9AE}" pid="296" name="S_N_Table 6 Left">
    <vt:lpwstr>1</vt:lpwstr>
  </property>
  <property fmtid="{D5CDD505-2E9C-101B-9397-08002B2CF9AE}" pid="297" name="S_N_Table 6 List 1">
    <vt:lpwstr>1</vt:lpwstr>
  </property>
  <property fmtid="{D5CDD505-2E9C-101B-9397-08002B2CF9AE}" pid="298" name="S_N_Table 6 List 1 Manual">
    <vt:lpwstr>1</vt:lpwstr>
  </property>
  <property fmtid="{D5CDD505-2E9C-101B-9397-08002B2CF9AE}" pid="299" name="S_N_Table 6 List 2">
    <vt:lpwstr>1</vt:lpwstr>
  </property>
  <property fmtid="{D5CDD505-2E9C-101B-9397-08002B2CF9AE}" pid="300" name="S_N_Table 6 List 2 Manual">
    <vt:lpwstr>1</vt:lpwstr>
  </property>
  <property fmtid="{D5CDD505-2E9C-101B-9397-08002B2CF9AE}" pid="301" name="S_N_Table 6 Right">
    <vt:lpwstr>1</vt:lpwstr>
  </property>
  <property fmtid="{D5CDD505-2E9C-101B-9397-08002B2CF9AE}" pid="302" name="S_N_Table 7 Bullet">
    <vt:lpwstr>1</vt:lpwstr>
  </property>
  <property fmtid="{D5CDD505-2E9C-101B-9397-08002B2CF9AE}" pid="303" name="S_N_Table 7 Center">
    <vt:lpwstr>1</vt:lpwstr>
  </property>
  <property fmtid="{D5CDD505-2E9C-101B-9397-08002B2CF9AE}" pid="304" name="S_N_Table 7 Center Bold">
    <vt:lpwstr>1</vt:lpwstr>
  </property>
  <property fmtid="{D5CDD505-2E9C-101B-9397-08002B2CF9AE}" pid="305" name="S_N_Table 7 Left">
    <vt:lpwstr>1</vt:lpwstr>
  </property>
  <property fmtid="{D5CDD505-2E9C-101B-9397-08002B2CF9AE}" pid="306" name="S_N_Table 7 List 1">
    <vt:lpwstr>1</vt:lpwstr>
  </property>
  <property fmtid="{D5CDD505-2E9C-101B-9397-08002B2CF9AE}" pid="307" name="S_N_Table 7 List 1 Manual">
    <vt:lpwstr>1</vt:lpwstr>
  </property>
  <property fmtid="{D5CDD505-2E9C-101B-9397-08002B2CF9AE}" pid="308" name="S_N_Table 7 List 2">
    <vt:lpwstr>1</vt:lpwstr>
  </property>
  <property fmtid="{D5CDD505-2E9C-101B-9397-08002B2CF9AE}" pid="309" name="S_N_Table 7 List 2 Manual">
    <vt:lpwstr>1</vt:lpwstr>
  </property>
  <property fmtid="{D5CDD505-2E9C-101B-9397-08002B2CF9AE}" pid="310" name="S_N_Table 7 Right">
    <vt:lpwstr>1</vt:lpwstr>
  </property>
  <property fmtid="{D5CDD505-2E9C-101B-9397-08002B2CF9AE}" pid="311" name="S_N_Table 8 Bullet">
    <vt:lpwstr>1</vt:lpwstr>
  </property>
  <property fmtid="{D5CDD505-2E9C-101B-9397-08002B2CF9AE}" pid="312" name="S_N_Table 8 Center">
    <vt:lpwstr>1</vt:lpwstr>
  </property>
  <property fmtid="{D5CDD505-2E9C-101B-9397-08002B2CF9AE}" pid="313" name="S_N_Table 8 Center Bold">
    <vt:lpwstr>1</vt:lpwstr>
  </property>
  <property fmtid="{D5CDD505-2E9C-101B-9397-08002B2CF9AE}" pid="314" name="S_N_Table 8 Left">
    <vt:lpwstr>1</vt:lpwstr>
  </property>
  <property fmtid="{D5CDD505-2E9C-101B-9397-08002B2CF9AE}" pid="315" name="S_N_Table 8 List 1">
    <vt:lpwstr>1</vt:lpwstr>
  </property>
  <property fmtid="{D5CDD505-2E9C-101B-9397-08002B2CF9AE}" pid="316" name="S_N_Table 8 List 1 Manual">
    <vt:lpwstr>1</vt:lpwstr>
  </property>
  <property fmtid="{D5CDD505-2E9C-101B-9397-08002B2CF9AE}" pid="317" name="S_N_Table 8 List 2">
    <vt:lpwstr>1</vt:lpwstr>
  </property>
  <property fmtid="{D5CDD505-2E9C-101B-9397-08002B2CF9AE}" pid="318" name="S_N_Table 8 List 2 Manual">
    <vt:lpwstr>1</vt:lpwstr>
  </property>
  <property fmtid="{D5CDD505-2E9C-101B-9397-08002B2CF9AE}" pid="319" name="S_N_Table 8 Right">
    <vt:lpwstr>1</vt:lpwstr>
  </property>
  <property fmtid="{D5CDD505-2E9C-101B-9397-08002B2CF9AE}" pid="320" name="S_N_Table 9 Bullet">
    <vt:lpwstr>1</vt:lpwstr>
  </property>
  <property fmtid="{D5CDD505-2E9C-101B-9397-08002B2CF9AE}" pid="321" name="S_N_Table 9 Center">
    <vt:lpwstr>1</vt:lpwstr>
  </property>
  <property fmtid="{D5CDD505-2E9C-101B-9397-08002B2CF9AE}" pid="322" name="S_N_Table 9 Center Bold">
    <vt:lpwstr>1</vt:lpwstr>
  </property>
  <property fmtid="{D5CDD505-2E9C-101B-9397-08002B2CF9AE}" pid="323" name="S_N_Table 9 Left">
    <vt:lpwstr>1</vt:lpwstr>
  </property>
  <property fmtid="{D5CDD505-2E9C-101B-9397-08002B2CF9AE}" pid="324" name="S_N_Table 9 List 1">
    <vt:lpwstr>1</vt:lpwstr>
  </property>
  <property fmtid="{D5CDD505-2E9C-101B-9397-08002B2CF9AE}" pid="325" name="S_N_Table 9 List 1 Manual">
    <vt:lpwstr>1</vt:lpwstr>
  </property>
  <property fmtid="{D5CDD505-2E9C-101B-9397-08002B2CF9AE}" pid="326" name="S_N_Table 9 List 2">
    <vt:lpwstr>1</vt:lpwstr>
  </property>
  <property fmtid="{D5CDD505-2E9C-101B-9397-08002B2CF9AE}" pid="327" name="S_N_Table 9 List 2 Manual">
    <vt:lpwstr>1</vt:lpwstr>
  </property>
  <property fmtid="{D5CDD505-2E9C-101B-9397-08002B2CF9AE}" pid="328" name="S_N_Table 9 Right">
    <vt:lpwstr>1</vt:lpwstr>
  </property>
  <property fmtid="{D5CDD505-2E9C-101B-9397-08002B2CF9AE}" pid="329" name="S_N_Table of Contents Head">
    <vt:lpwstr>1</vt:lpwstr>
  </property>
  <property fmtid="{D5CDD505-2E9C-101B-9397-08002B2CF9AE}" pid="330" name="S_N_Term">
    <vt:lpwstr>2</vt:lpwstr>
  </property>
  <property fmtid="{D5CDD505-2E9C-101B-9397-08002B2CF9AE}" pid="331" name="S_N_TextBox 10 Center">
    <vt:lpwstr>1</vt:lpwstr>
  </property>
  <property fmtid="{D5CDD505-2E9C-101B-9397-08002B2CF9AE}" pid="332" name="S_N_TextBox 10 Left">
    <vt:lpwstr>1</vt:lpwstr>
  </property>
  <property fmtid="{D5CDD505-2E9C-101B-9397-08002B2CF9AE}" pid="333" name="S_N_TextBox 12 Center">
    <vt:lpwstr>1</vt:lpwstr>
  </property>
  <property fmtid="{D5CDD505-2E9C-101B-9397-08002B2CF9AE}" pid="334" name="S_N_TextBox 12 Left">
    <vt:lpwstr>1</vt:lpwstr>
  </property>
  <property fmtid="{D5CDD505-2E9C-101B-9397-08002B2CF9AE}" pid="335" name="S_N_TextBox 6 Center">
    <vt:lpwstr>1</vt:lpwstr>
  </property>
  <property fmtid="{D5CDD505-2E9C-101B-9397-08002B2CF9AE}" pid="336" name="S_N_TextBox 6 Left">
    <vt:lpwstr>1</vt:lpwstr>
  </property>
  <property fmtid="{D5CDD505-2E9C-101B-9397-08002B2CF9AE}" pid="337" name="S_N_TextBox 6.5 Center">
    <vt:lpwstr>1</vt:lpwstr>
  </property>
  <property fmtid="{D5CDD505-2E9C-101B-9397-08002B2CF9AE}" pid="338" name="S_N_TextBox 6.5 Left">
    <vt:lpwstr>1</vt:lpwstr>
  </property>
  <property fmtid="{D5CDD505-2E9C-101B-9397-08002B2CF9AE}" pid="339" name="S_N_TextBox 7 Center">
    <vt:lpwstr>1</vt:lpwstr>
  </property>
  <property fmtid="{D5CDD505-2E9C-101B-9397-08002B2CF9AE}" pid="340" name="S_N_TextBox 7 Left">
    <vt:lpwstr>1</vt:lpwstr>
  </property>
  <property fmtid="{D5CDD505-2E9C-101B-9397-08002B2CF9AE}" pid="341" name="S_N_TextBox 7.5 Center">
    <vt:lpwstr>1</vt:lpwstr>
  </property>
  <property fmtid="{D5CDD505-2E9C-101B-9397-08002B2CF9AE}" pid="342" name="S_N_TextBox 7.5 Left">
    <vt:lpwstr>1</vt:lpwstr>
  </property>
  <property fmtid="{D5CDD505-2E9C-101B-9397-08002B2CF9AE}" pid="343" name="S_N_TextBox 8 Center">
    <vt:lpwstr>1</vt:lpwstr>
  </property>
  <property fmtid="{D5CDD505-2E9C-101B-9397-08002B2CF9AE}" pid="344" name="S_N_TextBox 8 Left">
    <vt:lpwstr>1</vt:lpwstr>
  </property>
  <property fmtid="{D5CDD505-2E9C-101B-9397-08002B2CF9AE}" pid="345" name="S_N_Underline">
    <vt:lpwstr>2</vt:lpwstr>
  </property>
  <property fmtid="{D5CDD505-2E9C-101B-9397-08002B2CF9AE}" pid="346" name="S_N_Underline and Bold">
    <vt:lpwstr>2</vt:lpwstr>
  </property>
  <property fmtid="{D5CDD505-2E9C-101B-9397-08002B2CF9AE}" pid="347" name="S_N_Watermark1">
    <vt:lpwstr>1</vt:lpwstr>
  </property>
  <property fmtid="{D5CDD505-2E9C-101B-9397-08002B2CF9AE}" pid="348" name="S_N_Watermark2">
    <vt:lpwstr>1</vt:lpwstr>
  </property>
  <property fmtid="{D5CDD505-2E9C-101B-9397-08002B2CF9AE}" pid="349" name="S_N_Watermark3">
    <vt:lpwstr>1</vt:lpwstr>
  </property>
  <property fmtid="{D5CDD505-2E9C-101B-9397-08002B2CF9AE}" pid="350" name="03TypeOfDocument">
    <vt:lpwstr>Nuclear</vt:lpwstr>
  </property>
  <property fmtid="{D5CDD505-2E9C-101B-9397-08002B2CF9AE}" pid="351" name="54PlaceKeepingField1">
    <vt:lpwstr> </vt:lpwstr>
  </property>
  <property fmtid="{D5CDD505-2E9C-101B-9397-08002B2CF9AE}" pid="352" name="55PlaceKeepingField2">
    <vt:lpwstr> </vt:lpwstr>
  </property>
  <property fmtid="{D5CDD505-2E9C-101B-9397-08002B2CF9AE}" pid="353" name="56PlaceKeepingField3">
    <vt:lpwstr> </vt:lpwstr>
  </property>
  <property fmtid="{D5CDD505-2E9C-101B-9397-08002B2CF9AE}" pid="354" name="57PlaceKeepingField4">
    <vt:lpwstr>Date ________</vt:lpwstr>
  </property>
  <property fmtid="{D5CDD505-2E9C-101B-9397-08002B2CF9AE}" pid="355" name="50WatermarkType">
    <vt:lpwstr>Draft</vt:lpwstr>
  </property>
  <property fmtid="{D5CDD505-2E9C-101B-9397-08002B2CF9AE}" pid="356" name="52WatermarkPlacement">
    <vt:lpwstr>AllPages</vt:lpwstr>
  </property>
  <property fmtid="{D5CDD505-2E9C-101B-9397-08002B2CF9AE}" pid="357" name="Page9a">
    <vt:lpwstr>ShowDate</vt:lpwstr>
  </property>
  <property fmtid="{D5CDD505-2E9C-101B-9397-08002B2CF9AE}" pid="358" name="Page9p">
    <vt:lpwstr>1</vt:lpwstr>
  </property>
  <property fmtid="{D5CDD505-2E9C-101B-9397-08002B2CF9AE}" pid="359" name="Page10">
    <vt:lpwstr>rh_3234873</vt:lpwstr>
  </property>
  <property fmtid="{D5CDD505-2E9C-101B-9397-08002B2CF9AE}" pid="360" name="Page10a">
    <vt:lpwstr>ShowDate</vt:lpwstr>
  </property>
  <property fmtid="{D5CDD505-2E9C-101B-9397-08002B2CF9AE}" pid="361" name="Page10b">
    <vt:lpwstr>1</vt:lpwstr>
  </property>
  <property fmtid="{D5CDD505-2E9C-101B-9397-08002B2CF9AE}" pid="362" name="Page11a">
    <vt:lpwstr>ShowDate</vt:lpwstr>
  </property>
  <property fmtid="{D5CDD505-2E9C-101B-9397-08002B2CF9AE}" pid="363" name="Page11p">
    <vt:lpwstr>1</vt:lpwstr>
  </property>
  <property fmtid="{D5CDD505-2E9C-101B-9397-08002B2CF9AE}" pid="364" name="Page12">
    <vt:lpwstr>rh_1513869</vt:lpwstr>
  </property>
  <property fmtid="{D5CDD505-2E9C-101B-9397-08002B2CF9AE}" pid="365" name="Page12a">
    <vt:lpwstr>ShowDate</vt:lpwstr>
  </property>
  <property fmtid="{D5CDD505-2E9C-101B-9397-08002B2CF9AE}" pid="366" name="Page12b">
    <vt:lpwstr>1</vt:lpwstr>
  </property>
  <property fmtid="{D5CDD505-2E9C-101B-9397-08002B2CF9AE}" pid="367" name="Page13">
    <vt:lpwstr>rh_1974931</vt:lpwstr>
  </property>
  <property fmtid="{D5CDD505-2E9C-101B-9397-08002B2CF9AE}" pid="368" name="Page13a">
    <vt:lpwstr>ShowDate</vt:lpwstr>
  </property>
  <property fmtid="{D5CDD505-2E9C-101B-9397-08002B2CF9AE}" pid="369" name="Page13b">
    <vt:lpwstr>1</vt:lpwstr>
  </property>
  <property fmtid="{D5CDD505-2E9C-101B-9397-08002B2CF9AE}" pid="370" name="Page14a">
    <vt:lpwstr>ShowDate</vt:lpwstr>
  </property>
  <property fmtid="{D5CDD505-2E9C-101B-9397-08002B2CF9AE}" pid="371" name="Page14p">
    <vt:lpwstr>1</vt:lpwstr>
  </property>
  <property fmtid="{D5CDD505-2E9C-101B-9397-08002B2CF9AE}" pid="372" name="Page15">
    <vt:lpwstr>rh_9075601</vt:lpwstr>
  </property>
  <property fmtid="{D5CDD505-2E9C-101B-9397-08002B2CF9AE}" pid="373" name="Page15c">
    <vt:lpwstr>1</vt:lpwstr>
  </property>
  <property fmtid="{D5CDD505-2E9C-101B-9397-08002B2CF9AE}" pid="374" name="Page16a">
    <vt:lpwstr>ShowDate</vt:lpwstr>
  </property>
  <property fmtid="{D5CDD505-2E9C-101B-9397-08002B2CF9AE}" pid="375" name="Page16p">
    <vt:lpwstr>1</vt:lpwstr>
  </property>
  <property fmtid="{D5CDD505-2E9C-101B-9397-08002B2CF9AE}" pid="376" name="Page17">
    <vt:lpwstr>rh_9199688</vt:lpwstr>
  </property>
  <property fmtid="{D5CDD505-2E9C-101B-9397-08002B2CF9AE}" pid="377" name="Page17a">
    <vt:lpwstr>ShowDate</vt:lpwstr>
  </property>
  <property fmtid="{D5CDD505-2E9C-101B-9397-08002B2CF9AE}" pid="378" name="Page17b">
    <vt:lpwstr>1</vt:lpwstr>
  </property>
  <property fmtid="{D5CDD505-2E9C-101B-9397-08002B2CF9AE}" pid="379" name="Page18a">
    <vt:lpwstr>ShowDate</vt:lpwstr>
  </property>
  <property fmtid="{D5CDD505-2E9C-101B-9397-08002B2CF9AE}" pid="380" name="Page18p">
    <vt:lpwstr>1</vt:lpwstr>
  </property>
  <property fmtid="{D5CDD505-2E9C-101B-9397-08002B2CF9AE}" pid="381" name="Page19">
    <vt:lpwstr>rh_3927840</vt:lpwstr>
  </property>
  <property fmtid="{D5CDD505-2E9C-101B-9397-08002B2CF9AE}" pid="382" name="Page19a">
    <vt:lpwstr>ShowDate</vt:lpwstr>
  </property>
  <property fmtid="{D5CDD505-2E9C-101B-9397-08002B2CF9AE}" pid="383" name="Page19b">
    <vt:lpwstr>1</vt:lpwstr>
  </property>
  <property fmtid="{D5CDD505-2E9C-101B-9397-08002B2CF9AE}" pid="384" name="Page20">
    <vt:lpwstr>rh_6320732</vt:lpwstr>
  </property>
  <property fmtid="{D5CDD505-2E9C-101B-9397-08002B2CF9AE}" pid="385" name="Page20a">
    <vt:lpwstr>ShowDate</vt:lpwstr>
  </property>
  <property fmtid="{D5CDD505-2E9C-101B-9397-08002B2CF9AE}" pid="386" name="Page20b">
    <vt:lpwstr>1</vt:lpwstr>
  </property>
  <property fmtid="{D5CDD505-2E9C-101B-9397-08002B2CF9AE}" pid="387" name="Page21">
    <vt:lpwstr>rh_3787907</vt:lpwstr>
  </property>
  <property fmtid="{D5CDD505-2E9C-101B-9397-08002B2CF9AE}" pid="388" name="Page21a">
    <vt:lpwstr>ShowDate</vt:lpwstr>
  </property>
  <property fmtid="{D5CDD505-2E9C-101B-9397-08002B2CF9AE}" pid="389" name="Page21b">
    <vt:lpwstr>1</vt:lpwstr>
  </property>
  <property fmtid="{D5CDD505-2E9C-101B-9397-08002B2CF9AE}" pid="390" name="Page22">
    <vt:lpwstr>rh_4325687</vt:lpwstr>
  </property>
  <property fmtid="{D5CDD505-2E9C-101B-9397-08002B2CF9AE}" pid="391" name="Page22a">
    <vt:lpwstr>ShowDate</vt:lpwstr>
  </property>
  <property fmtid="{D5CDD505-2E9C-101B-9397-08002B2CF9AE}" pid="392" name="Page22b">
    <vt:lpwstr>1</vt:lpwstr>
  </property>
  <property fmtid="{D5CDD505-2E9C-101B-9397-08002B2CF9AE}" pid="393" name="Page23a">
    <vt:lpwstr>ShowDate</vt:lpwstr>
  </property>
  <property fmtid="{D5CDD505-2E9C-101B-9397-08002B2CF9AE}" pid="394" name="Page23p">
    <vt:lpwstr>1</vt:lpwstr>
  </property>
  <property fmtid="{D5CDD505-2E9C-101B-9397-08002B2CF9AE}" pid="395" name="Page24">
    <vt:lpwstr>rh_3271397</vt:lpwstr>
  </property>
  <property fmtid="{D5CDD505-2E9C-101B-9397-08002B2CF9AE}" pid="396" name="Page24a">
    <vt:lpwstr>ShowDate</vt:lpwstr>
  </property>
  <property fmtid="{D5CDD505-2E9C-101B-9397-08002B2CF9AE}" pid="397" name="Page24b">
    <vt:lpwstr>1</vt:lpwstr>
  </property>
  <property fmtid="{D5CDD505-2E9C-101B-9397-08002B2CF9AE}" pid="398" name="Page25a">
    <vt:lpwstr>ShowDate</vt:lpwstr>
  </property>
  <property fmtid="{D5CDD505-2E9C-101B-9397-08002B2CF9AE}" pid="399" name="Page25p">
    <vt:lpwstr>1</vt:lpwstr>
  </property>
  <property fmtid="{D5CDD505-2E9C-101B-9397-08002B2CF9AE}" pid="400" name="Page26">
    <vt:lpwstr>rh_6634778</vt:lpwstr>
  </property>
  <property fmtid="{D5CDD505-2E9C-101B-9397-08002B2CF9AE}" pid="401" name="Page26a">
    <vt:lpwstr>ShowDate</vt:lpwstr>
  </property>
  <property fmtid="{D5CDD505-2E9C-101B-9397-08002B2CF9AE}" pid="402" name="Page26b">
    <vt:lpwstr>1</vt:lpwstr>
  </property>
  <property fmtid="{D5CDD505-2E9C-101B-9397-08002B2CF9AE}" pid="403" name="Page27a">
    <vt:lpwstr>ShowDate</vt:lpwstr>
  </property>
  <property fmtid="{D5CDD505-2E9C-101B-9397-08002B2CF9AE}" pid="404" name="Page27p">
    <vt:lpwstr>1</vt:lpwstr>
  </property>
  <property fmtid="{D5CDD505-2E9C-101B-9397-08002B2CF9AE}" pid="405" name="Page28">
    <vt:lpwstr>rh_0321924</vt:lpwstr>
  </property>
  <property fmtid="{D5CDD505-2E9C-101B-9397-08002B2CF9AE}" pid="406" name="Page28a">
    <vt:lpwstr>ShowDate</vt:lpwstr>
  </property>
  <property fmtid="{D5CDD505-2E9C-101B-9397-08002B2CF9AE}" pid="407" name="Page28b">
    <vt:lpwstr>1</vt:lpwstr>
  </property>
  <property fmtid="{D5CDD505-2E9C-101B-9397-08002B2CF9AE}" pid="408" name="Page29">
    <vt:lpwstr>rh_4807905</vt:lpwstr>
  </property>
  <property fmtid="{D5CDD505-2E9C-101B-9397-08002B2CF9AE}" pid="409" name="Page29a">
    <vt:lpwstr>ShowDate</vt:lpwstr>
  </property>
  <property fmtid="{D5CDD505-2E9C-101B-9397-08002B2CF9AE}" pid="410" name="Page29b">
    <vt:lpwstr>1</vt:lpwstr>
  </property>
  <property fmtid="{D5CDD505-2E9C-101B-9397-08002B2CF9AE}" pid="411" name="Page30">
    <vt:lpwstr>rh_4086628</vt:lpwstr>
  </property>
  <property fmtid="{D5CDD505-2E9C-101B-9397-08002B2CF9AE}" pid="412" name="Page30a">
    <vt:lpwstr>ShowDate</vt:lpwstr>
  </property>
  <property fmtid="{D5CDD505-2E9C-101B-9397-08002B2CF9AE}" pid="413" name="Page30b">
    <vt:lpwstr>1</vt:lpwstr>
  </property>
  <property fmtid="{D5CDD505-2E9C-101B-9397-08002B2CF9AE}" pid="414" name="Page31">
    <vt:lpwstr>rh_9917422</vt:lpwstr>
  </property>
  <property fmtid="{D5CDD505-2E9C-101B-9397-08002B2CF9AE}" pid="415" name="Page31a">
    <vt:lpwstr>ShowDate</vt:lpwstr>
  </property>
  <property fmtid="{D5CDD505-2E9C-101B-9397-08002B2CF9AE}" pid="416" name="Page31b">
    <vt:lpwstr>1</vt:lpwstr>
  </property>
  <property fmtid="{D5CDD505-2E9C-101B-9397-08002B2CF9AE}" pid="417" name="Page32">
    <vt:lpwstr>rh_5801706</vt:lpwstr>
  </property>
  <property fmtid="{D5CDD505-2E9C-101B-9397-08002B2CF9AE}" pid="418" name="Page32a">
    <vt:lpwstr>ShowDate</vt:lpwstr>
  </property>
  <property fmtid="{D5CDD505-2E9C-101B-9397-08002B2CF9AE}" pid="419" name="Page32b">
    <vt:lpwstr>1</vt:lpwstr>
  </property>
  <property fmtid="{D5CDD505-2E9C-101B-9397-08002B2CF9AE}" pid="420" name="Page33">
    <vt:lpwstr>rh_4896749</vt:lpwstr>
  </property>
  <property fmtid="{D5CDD505-2E9C-101B-9397-08002B2CF9AE}" pid="421" name="Page33a">
    <vt:lpwstr>ShowDate</vt:lpwstr>
  </property>
  <property fmtid="{D5CDD505-2E9C-101B-9397-08002B2CF9AE}" pid="422" name="Page33b">
    <vt:lpwstr>1</vt:lpwstr>
  </property>
  <property fmtid="{D5CDD505-2E9C-101B-9397-08002B2CF9AE}" pid="423" name="Page34">
    <vt:lpwstr>rh_6744776</vt:lpwstr>
  </property>
  <property fmtid="{D5CDD505-2E9C-101B-9397-08002B2CF9AE}" pid="424" name="Page34a">
    <vt:lpwstr>ShowDate</vt:lpwstr>
  </property>
  <property fmtid="{D5CDD505-2E9C-101B-9397-08002B2CF9AE}" pid="425" name="Page34b">
    <vt:lpwstr>1</vt:lpwstr>
  </property>
  <property fmtid="{D5CDD505-2E9C-101B-9397-08002B2CF9AE}" pid="426" name="Page35">
    <vt:lpwstr>rh_5678204</vt:lpwstr>
  </property>
  <property fmtid="{D5CDD505-2E9C-101B-9397-08002B2CF9AE}" pid="427" name="Page35a">
    <vt:lpwstr>ShowDate</vt:lpwstr>
  </property>
  <property fmtid="{D5CDD505-2E9C-101B-9397-08002B2CF9AE}" pid="428" name="Page35b">
    <vt:lpwstr>1</vt:lpwstr>
  </property>
  <property fmtid="{D5CDD505-2E9C-101B-9397-08002B2CF9AE}" pid="429" name="Page36">
    <vt:lpwstr>rh_9822941</vt:lpwstr>
  </property>
  <property fmtid="{D5CDD505-2E9C-101B-9397-08002B2CF9AE}" pid="430" name="Page36a">
    <vt:lpwstr>ShowDate</vt:lpwstr>
  </property>
  <property fmtid="{D5CDD505-2E9C-101B-9397-08002B2CF9AE}" pid="431" name="Page36b">
    <vt:lpwstr>1</vt:lpwstr>
  </property>
  <property fmtid="{D5CDD505-2E9C-101B-9397-08002B2CF9AE}" pid="432" name="Page37">
    <vt:lpwstr>rh_1431554</vt:lpwstr>
  </property>
  <property fmtid="{D5CDD505-2E9C-101B-9397-08002B2CF9AE}" pid="433" name="Page37a">
    <vt:lpwstr>ShowDate</vt:lpwstr>
  </property>
  <property fmtid="{D5CDD505-2E9C-101B-9397-08002B2CF9AE}" pid="434" name="Page37b">
    <vt:lpwstr>1</vt:lpwstr>
  </property>
  <property fmtid="{D5CDD505-2E9C-101B-9397-08002B2CF9AE}" pid="435" name="Page38">
    <vt:lpwstr>rh_3854217</vt:lpwstr>
  </property>
  <property fmtid="{D5CDD505-2E9C-101B-9397-08002B2CF9AE}" pid="436" name="Page38a">
    <vt:lpwstr>ShowDate</vt:lpwstr>
  </property>
  <property fmtid="{D5CDD505-2E9C-101B-9397-08002B2CF9AE}" pid="437" name="Page38b">
    <vt:lpwstr>1</vt:lpwstr>
  </property>
  <property fmtid="{D5CDD505-2E9C-101B-9397-08002B2CF9AE}" pid="438" name="Page39a">
    <vt:lpwstr>ShowDate</vt:lpwstr>
  </property>
  <property fmtid="{D5CDD505-2E9C-101B-9397-08002B2CF9AE}" pid="439" name="Page39p">
    <vt:lpwstr>1</vt:lpwstr>
  </property>
  <property fmtid="{D5CDD505-2E9C-101B-9397-08002B2CF9AE}" pid="440" name="Page40">
    <vt:lpwstr>rh_6718379</vt:lpwstr>
  </property>
  <property fmtid="{D5CDD505-2E9C-101B-9397-08002B2CF9AE}" pid="441" name="Page40a">
    <vt:lpwstr>ShowDate</vt:lpwstr>
  </property>
  <property fmtid="{D5CDD505-2E9C-101B-9397-08002B2CF9AE}" pid="442" name="Page40b">
    <vt:lpwstr>1</vt:lpwstr>
  </property>
  <property fmtid="{D5CDD505-2E9C-101B-9397-08002B2CF9AE}" pid="443" name="Page41a">
    <vt:lpwstr>ShowDate</vt:lpwstr>
  </property>
  <property fmtid="{D5CDD505-2E9C-101B-9397-08002B2CF9AE}" pid="444" name="Page41p">
    <vt:lpwstr>1</vt:lpwstr>
  </property>
  <property fmtid="{D5CDD505-2E9C-101B-9397-08002B2CF9AE}" pid="445" name="Page42">
    <vt:lpwstr>rh_2108262</vt:lpwstr>
  </property>
  <property fmtid="{D5CDD505-2E9C-101B-9397-08002B2CF9AE}" pid="446" name="Page42a">
    <vt:lpwstr>ShowDate</vt:lpwstr>
  </property>
  <property fmtid="{D5CDD505-2E9C-101B-9397-08002B2CF9AE}" pid="447" name="Page42b">
    <vt:lpwstr>1</vt:lpwstr>
  </property>
  <property fmtid="{D5CDD505-2E9C-101B-9397-08002B2CF9AE}" pid="448" name="Page43">
    <vt:lpwstr>rh_0870797</vt:lpwstr>
  </property>
  <property fmtid="{D5CDD505-2E9C-101B-9397-08002B2CF9AE}" pid="449" name="Page43a">
    <vt:lpwstr>ShowDate</vt:lpwstr>
  </property>
  <property fmtid="{D5CDD505-2E9C-101B-9397-08002B2CF9AE}" pid="450" name="Page43b">
    <vt:lpwstr>1</vt:lpwstr>
  </property>
  <property fmtid="{D5CDD505-2E9C-101B-9397-08002B2CF9AE}" pid="451" name="Page44">
    <vt:lpwstr>rh_9165682</vt:lpwstr>
  </property>
  <property fmtid="{D5CDD505-2E9C-101B-9397-08002B2CF9AE}" pid="452" name="Page44a">
    <vt:lpwstr>ShowDate</vt:lpwstr>
  </property>
  <property fmtid="{D5CDD505-2E9C-101B-9397-08002B2CF9AE}" pid="453" name="Page44b">
    <vt:lpwstr>1</vt:lpwstr>
  </property>
  <property fmtid="{D5CDD505-2E9C-101B-9397-08002B2CF9AE}" pid="454" name="Page45">
    <vt:lpwstr>rh_2411110</vt:lpwstr>
  </property>
  <property fmtid="{D5CDD505-2E9C-101B-9397-08002B2CF9AE}" pid="455" name="Page45a">
    <vt:lpwstr>ShowDate</vt:lpwstr>
  </property>
  <property fmtid="{D5CDD505-2E9C-101B-9397-08002B2CF9AE}" pid="456" name="Page45b">
    <vt:lpwstr>1</vt:lpwstr>
  </property>
  <property fmtid="{D5CDD505-2E9C-101B-9397-08002B2CF9AE}" pid="457" name="Page46a">
    <vt:lpwstr>ShowDate</vt:lpwstr>
  </property>
  <property fmtid="{D5CDD505-2E9C-101B-9397-08002B2CF9AE}" pid="458" name="Page46p">
    <vt:lpwstr>1</vt:lpwstr>
  </property>
  <property fmtid="{D5CDD505-2E9C-101B-9397-08002B2CF9AE}" pid="459" name="Page47">
    <vt:lpwstr>rh_2662702</vt:lpwstr>
  </property>
  <property fmtid="{D5CDD505-2E9C-101B-9397-08002B2CF9AE}" pid="460" name="Page47a">
    <vt:lpwstr>ShowDate</vt:lpwstr>
  </property>
  <property fmtid="{D5CDD505-2E9C-101B-9397-08002B2CF9AE}" pid="461" name="Page47b">
    <vt:lpwstr>1</vt:lpwstr>
  </property>
  <property fmtid="{D5CDD505-2E9C-101B-9397-08002B2CF9AE}" pid="462" name="Page48">
    <vt:lpwstr>rh_8822652</vt:lpwstr>
  </property>
  <property fmtid="{D5CDD505-2E9C-101B-9397-08002B2CF9AE}" pid="463" name="Page48a">
    <vt:lpwstr>ShowDate</vt:lpwstr>
  </property>
  <property fmtid="{D5CDD505-2E9C-101B-9397-08002B2CF9AE}" pid="464" name="Page48b">
    <vt:lpwstr>1</vt:lpwstr>
  </property>
  <property fmtid="{D5CDD505-2E9C-101B-9397-08002B2CF9AE}" pid="465" name="Page49">
    <vt:lpwstr>rh_8978258</vt:lpwstr>
  </property>
  <property fmtid="{D5CDD505-2E9C-101B-9397-08002B2CF9AE}" pid="466" name="Page49a">
    <vt:lpwstr>ShowDate</vt:lpwstr>
  </property>
  <property fmtid="{D5CDD505-2E9C-101B-9397-08002B2CF9AE}" pid="467" name="Page49b">
    <vt:lpwstr>1</vt:lpwstr>
  </property>
  <property fmtid="{D5CDD505-2E9C-101B-9397-08002B2CF9AE}" pid="468" name="Page50">
    <vt:lpwstr>rh_4483085</vt:lpwstr>
  </property>
  <property fmtid="{D5CDD505-2E9C-101B-9397-08002B2CF9AE}" pid="469" name="Page50a">
    <vt:lpwstr>ShowDate</vt:lpwstr>
  </property>
  <property fmtid="{D5CDD505-2E9C-101B-9397-08002B2CF9AE}" pid="470" name="Page50b">
    <vt:lpwstr>1</vt:lpwstr>
  </property>
  <property fmtid="{D5CDD505-2E9C-101B-9397-08002B2CF9AE}" pid="471" name="Page51">
    <vt:lpwstr>rh_4431206</vt:lpwstr>
  </property>
  <property fmtid="{D5CDD505-2E9C-101B-9397-08002B2CF9AE}" pid="472" name="Page51a">
    <vt:lpwstr>ShowDate</vt:lpwstr>
  </property>
  <property fmtid="{D5CDD505-2E9C-101B-9397-08002B2CF9AE}" pid="473" name="Page51b">
    <vt:lpwstr>1</vt:lpwstr>
  </property>
  <property fmtid="{D5CDD505-2E9C-101B-9397-08002B2CF9AE}" pid="474" name="Page52">
    <vt:lpwstr>rh_2077046</vt:lpwstr>
  </property>
  <property fmtid="{D5CDD505-2E9C-101B-9397-08002B2CF9AE}" pid="475" name="Page52a">
    <vt:lpwstr>ShowDate</vt:lpwstr>
  </property>
  <property fmtid="{D5CDD505-2E9C-101B-9397-08002B2CF9AE}" pid="476" name="Page52b">
    <vt:lpwstr>1</vt:lpwstr>
  </property>
  <property fmtid="{D5CDD505-2E9C-101B-9397-08002B2CF9AE}" pid="477" name="Page53">
    <vt:lpwstr>rh_6046463</vt:lpwstr>
  </property>
  <property fmtid="{D5CDD505-2E9C-101B-9397-08002B2CF9AE}" pid="478" name="Page53a">
    <vt:lpwstr>ShowDate</vt:lpwstr>
  </property>
  <property fmtid="{D5CDD505-2E9C-101B-9397-08002B2CF9AE}" pid="479" name="Page53b">
    <vt:lpwstr>1</vt:lpwstr>
  </property>
  <property fmtid="{D5CDD505-2E9C-101B-9397-08002B2CF9AE}" pid="480" name="Page54">
    <vt:lpwstr>rh_5295406</vt:lpwstr>
  </property>
  <property fmtid="{D5CDD505-2E9C-101B-9397-08002B2CF9AE}" pid="481" name="Page54a">
    <vt:lpwstr>ShowDate</vt:lpwstr>
  </property>
  <property fmtid="{D5CDD505-2E9C-101B-9397-08002B2CF9AE}" pid="482" name="Page54b">
    <vt:lpwstr>1</vt:lpwstr>
  </property>
  <property fmtid="{D5CDD505-2E9C-101B-9397-08002B2CF9AE}" pid="483" name="Page55">
    <vt:lpwstr>rh_8454539</vt:lpwstr>
  </property>
  <property fmtid="{D5CDD505-2E9C-101B-9397-08002B2CF9AE}" pid="484" name="Page55a">
    <vt:lpwstr>ShowDate</vt:lpwstr>
  </property>
  <property fmtid="{D5CDD505-2E9C-101B-9397-08002B2CF9AE}" pid="485" name="Page55b">
    <vt:lpwstr>1</vt:lpwstr>
  </property>
  <property fmtid="{D5CDD505-2E9C-101B-9397-08002B2CF9AE}" pid="486" name="Page56">
    <vt:lpwstr>rh_3137266</vt:lpwstr>
  </property>
  <property fmtid="{D5CDD505-2E9C-101B-9397-08002B2CF9AE}" pid="487" name="Page56a">
    <vt:lpwstr>ShowDate</vt:lpwstr>
  </property>
  <property fmtid="{D5CDD505-2E9C-101B-9397-08002B2CF9AE}" pid="488" name="Page56b">
    <vt:lpwstr>1</vt:lpwstr>
  </property>
  <property fmtid="{D5CDD505-2E9C-101B-9397-08002B2CF9AE}" pid="489" name="Page57">
    <vt:lpwstr>rh_5986374</vt:lpwstr>
  </property>
  <property fmtid="{D5CDD505-2E9C-101B-9397-08002B2CF9AE}" pid="490" name="Page57a">
    <vt:lpwstr>ShowDate</vt:lpwstr>
  </property>
  <property fmtid="{D5CDD505-2E9C-101B-9397-08002B2CF9AE}" pid="491" name="Page57b">
    <vt:lpwstr>1</vt:lpwstr>
  </property>
  <property fmtid="{D5CDD505-2E9C-101B-9397-08002B2CF9AE}" pid="492" name="Page58">
    <vt:lpwstr>rh_8625772</vt:lpwstr>
  </property>
  <property fmtid="{D5CDD505-2E9C-101B-9397-08002B2CF9AE}" pid="493" name="Page58a">
    <vt:lpwstr>ShowDate</vt:lpwstr>
  </property>
  <property fmtid="{D5CDD505-2E9C-101B-9397-08002B2CF9AE}" pid="494" name="Page58b">
    <vt:lpwstr>1</vt:lpwstr>
  </property>
  <property fmtid="{D5CDD505-2E9C-101B-9397-08002B2CF9AE}" pid="495" name="Page59">
    <vt:lpwstr>rh_1525420</vt:lpwstr>
  </property>
  <property fmtid="{D5CDD505-2E9C-101B-9397-08002B2CF9AE}" pid="496" name="Page59a">
    <vt:lpwstr>ShowDate</vt:lpwstr>
  </property>
  <property fmtid="{D5CDD505-2E9C-101B-9397-08002B2CF9AE}" pid="497" name="Page59b">
    <vt:lpwstr>1</vt:lpwstr>
  </property>
  <property fmtid="{D5CDD505-2E9C-101B-9397-08002B2CF9AE}" pid="498" name="Page60">
    <vt:lpwstr>rh_7250502</vt:lpwstr>
  </property>
  <property fmtid="{D5CDD505-2E9C-101B-9397-08002B2CF9AE}" pid="499" name="Page60a">
    <vt:lpwstr>ShowDate</vt:lpwstr>
  </property>
  <property fmtid="{D5CDD505-2E9C-101B-9397-08002B2CF9AE}" pid="500" name="Page60b">
    <vt:lpwstr>1</vt:lpwstr>
  </property>
  <property fmtid="{D5CDD505-2E9C-101B-9397-08002B2CF9AE}" pid="501" name="Page61a">
    <vt:lpwstr>ShowDate</vt:lpwstr>
  </property>
  <property fmtid="{D5CDD505-2E9C-101B-9397-08002B2CF9AE}" pid="502" name="Page61p">
    <vt:lpwstr>1</vt:lpwstr>
  </property>
  <property fmtid="{D5CDD505-2E9C-101B-9397-08002B2CF9AE}" pid="503" name="Page62">
    <vt:lpwstr>rh_6181413</vt:lpwstr>
  </property>
  <property fmtid="{D5CDD505-2E9C-101B-9397-08002B2CF9AE}" pid="504" name="Page62a">
    <vt:lpwstr>ShowDate</vt:lpwstr>
  </property>
  <property fmtid="{D5CDD505-2E9C-101B-9397-08002B2CF9AE}" pid="505" name="Page62b">
    <vt:lpwstr>1</vt:lpwstr>
  </property>
  <property fmtid="{D5CDD505-2E9C-101B-9397-08002B2CF9AE}" pid="506" name="Page63">
    <vt:lpwstr>rh_2949143</vt:lpwstr>
  </property>
  <property fmtid="{D5CDD505-2E9C-101B-9397-08002B2CF9AE}" pid="507" name="Page63a">
    <vt:lpwstr>ShowDate</vt:lpwstr>
  </property>
  <property fmtid="{D5CDD505-2E9C-101B-9397-08002B2CF9AE}" pid="508" name="Page63b">
    <vt:lpwstr>1</vt:lpwstr>
  </property>
  <property fmtid="{D5CDD505-2E9C-101B-9397-08002B2CF9AE}" pid="509" name="Page64a">
    <vt:lpwstr>ShowDate</vt:lpwstr>
  </property>
  <property fmtid="{D5CDD505-2E9C-101B-9397-08002B2CF9AE}" pid="510" name="Page64p">
    <vt:lpwstr>1</vt:lpwstr>
  </property>
  <property fmtid="{D5CDD505-2E9C-101B-9397-08002B2CF9AE}" pid="511" name="Page65">
    <vt:lpwstr>rh_6344887</vt:lpwstr>
  </property>
  <property fmtid="{D5CDD505-2E9C-101B-9397-08002B2CF9AE}" pid="512" name="Page65a">
    <vt:lpwstr>ShowDate</vt:lpwstr>
  </property>
  <property fmtid="{D5CDD505-2E9C-101B-9397-08002B2CF9AE}" pid="513" name="Page65b">
    <vt:lpwstr>1</vt:lpwstr>
  </property>
  <property fmtid="{D5CDD505-2E9C-101B-9397-08002B2CF9AE}" pid="514" name="Page66">
    <vt:lpwstr>rh_1939800</vt:lpwstr>
  </property>
  <property fmtid="{D5CDD505-2E9C-101B-9397-08002B2CF9AE}" pid="515" name="Page66a">
    <vt:lpwstr>ShowDate</vt:lpwstr>
  </property>
  <property fmtid="{D5CDD505-2E9C-101B-9397-08002B2CF9AE}" pid="516" name="Page66b">
    <vt:lpwstr>1</vt:lpwstr>
  </property>
  <property fmtid="{D5CDD505-2E9C-101B-9397-08002B2CF9AE}" pid="517" name="Page67">
    <vt:lpwstr>rh_7188717</vt:lpwstr>
  </property>
  <property fmtid="{D5CDD505-2E9C-101B-9397-08002B2CF9AE}" pid="518" name="Page67a">
    <vt:lpwstr>ShowDate</vt:lpwstr>
  </property>
  <property fmtid="{D5CDD505-2E9C-101B-9397-08002B2CF9AE}" pid="519" name="Page67b">
    <vt:lpwstr>1</vt:lpwstr>
  </property>
  <property fmtid="{D5CDD505-2E9C-101B-9397-08002B2CF9AE}" pid="520" name="Page68">
    <vt:lpwstr>rh_7218652</vt:lpwstr>
  </property>
  <property fmtid="{D5CDD505-2E9C-101B-9397-08002B2CF9AE}" pid="521" name="Page68a">
    <vt:lpwstr>ShowDate</vt:lpwstr>
  </property>
  <property fmtid="{D5CDD505-2E9C-101B-9397-08002B2CF9AE}" pid="522" name="Page68b">
    <vt:lpwstr>1</vt:lpwstr>
  </property>
  <property fmtid="{D5CDD505-2E9C-101B-9397-08002B2CF9AE}" pid="523" name="Page69">
    <vt:lpwstr>rh_4177501</vt:lpwstr>
  </property>
  <property fmtid="{D5CDD505-2E9C-101B-9397-08002B2CF9AE}" pid="524" name="Page69a">
    <vt:lpwstr>ShowDate</vt:lpwstr>
  </property>
  <property fmtid="{D5CDD505-2E9C-101B-9397-08002B2CF9AE}" pid="525" name="Page69b">
    <vt:lpwstr>1</vt:lpwstr>
  </property>
  <property fmtid="{D5CDD505-2E9C-101B-9397-08002B2CF9AE}" pid="526" name="Page70">
    <vt:lpwstr>rh_9033691</vt:lpwstr>
  </property>
  <property fmtid="{D5CDD505-2E9C-101B-9397-08002B2CF9AE}" pid="527" name="Page70a">
    <vt:lpwstr>ShowDate</vt:lpwstr>
  </property>
  <property fmtid="{D5CDD505-2E9C-101B-9397-08002B2CF9AE}" pid="528" name="Page70b">
    <vt:lpwstr>1</vt:lpwstr>
  </property>
  <property fmtid="{D5CDD505-2E9C-101B-9397-08002B2CF9AE}" pid="529" name="Page71">
    <vt:lpwstr>rh_6645496</vt:lpwstr>
  </property>
  <property fmtid="{D5CDD505-2E9C-101B-9397-08002B2CF9AE}" pid="530" name="Page71a">
    <vt:lpwstr>ShowDate</vt:lpwstr>
  </property>
  <property fmtid="{D5CDD505-2E9C-101B-9397-08002B2CF9AE}" pid="531" name="Page71b">
    <vt:lpwstr>1</vt:lpwstr>
  </property>
  <property fmtid="{D5CDD505-2E9C-101B-9397-08002B2CF9AE}" pid="532" name="Page72">
    <vt:lpwstr>rh_9146965</vt:lpwstr>
  </property>
  <property fmtid="{D5CDD505-2E9C-101B-9397-08002B2CF9AE}" pid="533" name="Page72a">
    <vt:lpwstr>ShowDate</vt:lpwstr>
  </property>
  <property fmtid="{D5CDD505-2E9C-101B-9397-08002B2CF9AE}" pid="534" name="Page72b">
    <vt:lpwstr>1</vt:lpwstr>
  </property>
  <property fmtid="{D5CDD505-2E9C-101B-9397-08002B2CF9AE}" pid="535" name="Page73">
    <vt:lpwstr>rh_0009574</vt:lpwstr>
  </property>
  <property fmtid="{D5CDD505-2E9C-101B-9397-08002B2CF9AE}" pid="536" name="Page73a">
    <vt:lpwstr>ShowDate</vt:lpwstr>
  </property>
  <property fmtid="{D5CDD505-2E9C-101B-9397-08002B2CF9AE}" pid="537" name="Page73b">
    <vt:lpwstr>1</vt:lpwstr>
  </property>
  <property fmtid="{D5CDD505-2E9C-101B-9397-08002B2CF9AE}" pid="538" name="Page74">
    <vt:lpwstr>rh_9199404</vt:lpwstr>
  </property>
  <property fmtid="{D5CDD505-2E9C-101B-9397-08002B2CF9AE}" pid="539" name="Page74a">
    <vt:lpwstr>ShowDate</vt:lpwstr>
  </property>
  <property fmtid="{D5CDD505-2E9C-101B-9397-08002B2CF9AE}" pid="540" name="Page74b">
    <vt:lpwstr>1</vt:lpwstr>
  </property>
  <property fmtid="{D5CDD505-2E9C-101B-9397-08002B2CF9AE}" pid="541" name="Page75">
    <vt:lpwstr>rh_5675640</vt:lpwstr>
  </property>
  <property fmtid="{D5CDD505-2E9C-101B-9397-08002B2CF9AE}" pid="542" name="Page75a">
    <vt:lpwstr>ShowDate</vt:lpwstr>
  </property>
  <property fmtid="{D5CDD505-2E9C-101B-9397-08002B2CF9AE}" pid="543" name="Page75b">
    <vt:lpwstr>1</vt:lpwstr>
  </property>
  <property fmtid="{D5CDD505-2E9C-101B-9397-08002B2CF9AE}" pid="544" name="Page76">
    <vt:lpwstr>rh_5988455</vt:lpwstr>
  </property>
  <property fmtid="{D5CDD505-2E9C-101B-9397-08002B2CF9AE}" pid="545" name="Page76a">
    <vt:lpwstr>ShowDate</vt:lpwstr>
  </property>
  <property fmtid="{D5CDD505-2E9C-101B-9397-08002B2CF9AE}" pid="546" name="Page76b">
    <vt:lpwstr>1</vt:lpwstr>
  </property>
  <property fmtid="{D5CDD505-2E9C-101B-9397-08002B2CF9AE}" pid="547" name="Page77">
    <vt:lpwstr>rh_0204136</vt:lpwstr>
  </property>
  <property fmtid="{D5CDD505-2E9C-101B-9397-08002B2CF9AE}" pid="548" name="Page77a">
    <vt:lpwstr>ShowDate</vt:lpwstr>
  </property>
  <property fmtid="{D5CDD505-2E9C-101B-9397-08002B2CF9AE}" pid="549" name="Page77b">
    <vt:lpwstr>1</vt:lpwstr>
  </property>
  <property fmtid="{D5CDD505-2E9C-101B-9397-08002B2CF9AE}" pid="550" name="Page78a">
    <vt:lpwstr>ShowDate</vt:lpwstr>
  </property>
  <property fmtid="{D5CDD505-2E9C-101B-9397-08002B2CF9AE}" pid="551" name="Page78p">
    <vt:lpwstr>1</vt:lpwstr>
  </property>
  <property fmtid="{D5CDD505-2E9C-101B-9397-08002B2CF9AE}" pid="552" name="51WatermarkText">
    <vt:lpwstr> </vt:lpwstr>
  </property>
  <property fmtid="{D5CDD505-2E9C-101B-9397-08002B2CF9AE}" pid="553" name="XXTemplateVersion">
    <vt:lpwstr>9.2</vt:lpwstr>
  </property>
  <property fmtid="{D5CDD505-2E9C-101B-9397-08002B2CF9AE}" pid="554" name="58EmptyParagraph">
    <vt:lpwstr>_x000d_</vt:lpwstr>
  </property>
  <property fmtid="{D5CDD505-2E9C-101B-9397-08002B2CF9AE}" pid="555" name="53PlaceKeeping">
    <vt:lpwstr> 	 	 	Date ________</vt:lpwstr>
  </property>
  <property fmtid="{D5CDD505-2E9C-101B-9397-08002B2CF9AE}" pid="556" name="60ElectronicSignatures">
    <vt:lpwstr>False</vt:lpwstr>
  </property>
  <property fmtid="{D5CDD505-2E9C-101B-9397-08002B2CF9AE}" pid="557" name="01Site">
    <vt:lpwstr>Browns Ferry Nuclear Plant</vt:lpwstr>
  </property>
  <property fmtid="{D5CDD505-2E9C-101B-9397-08002B2CF9AE}" pid="558" name="02SiteInitials">
    <vt:lpwstr>BFN</vt:lpwstr>
  </property>
  <property fmtid="{D5CDD505-2E9C-101B-9397-08002B2CF9AE}" pid="559" name="04UnitNumber">
    <vt:lpwstr>Unit 2</vt:lpwstr>
  </property>
  <property fmtid="{D5CDD505-2E9C-101B-9397-08002B2CF9AE}" pid="560" name="05TypeOfProcedure">
    <vt:lpwstr>Surveillance Procedure</vt:lpwstr>
  </property>
  <property fmtid="{D5CDD505-2E9C-101B-9397-08002B2CF9AE}" pid="561" name="06ProcedureNumber">
    <vt:lpwstr>2-SR-3.3.1.1.9(IRM A)</vt:lpwstr>
  </property>
  <property fmtid="{D5CDD505-2E9C-101B-9397-08002B2CF9AE}" pid="562" name="07ProcedureTitle">
    <vt:lpwstr>Intermediate Range Monitor (IRM) Channel A Calibration</vt:lpwstr>
  </property>
  <property fmtid="{D5CDD505-2E9C-101B-9397-08002B2CF9AE}" pid="563" name="08RevisionNumber">
    <vt:lpwstr>0027</vt:lpwstr>
  </property>
  <property fmtid="{D5CDD505-2E9C-101B-9397-08002B2CF9AE}" pid="564" name="09QualityRelatedOrNonQualityRelated">
    <vt:lpwstr>Quality Related</vt:lpwstr>
  </property>
  <property fmtid="{D5CDD505-2E9C-101B-9397-08002B2CF9AE}" pid="565" name="10LevelOfUse">
    <vt:lpwstr>Level of Use:  Continuous Use</vt:lpwstr>
  </property>
  <property fmtid="{D5CDD505-2E9C-101B-9397-08002B2CF9AE}" pid="566" name="11ListLevelsOfUse">
    <vt:lpwstr>Level of Use or Other Information:  Key # P2237A</vt:lpwstr>
  </property>
  <property fmtid="{D5CDD505-2E9C-101B-9397-08002B2CF9AE}" pid="567" name="59CriticalProcedure">
    <vt:lpwstr> </vt:lpwstr>
  </property>
  <property fmtid="{D5CDD505-2E9C-101B-9397-08002B2CF9AE}" pid="568" name="13ResponsibleOrganization">
    <vt:lpwstr>MIG, Instrument Maintenance</vt:lpwstr>
  </property>
  <property fmtid="{D5CDD505-2E9C-101B-9397-08002B2CF9AE}" pid="569" name="14PreparedBy">
    <vt:lpwstr>Stephen Wheeler</vt:lpwstr>
  </property>
  <property fmtid="{D5CDD505-2E9C-101B-9397-08002B2CF9AE}" pid="570" name="15ReviewedConcurredApproved">
    <vt:lpwstr>Approved By:</vt:lpwstr>
  </property>
  <property fmtid="{D5CDD505-2E9C-101B-9397-08002B2CF9AE}" pid="571" name="25ReviewedConcurredApprovedBy">
    <vt:lpwstr>William Maniscalco</vt:lpwstr>
  </property>
  <property fmtid="{D5CDD505-2E9C-101B-9397-08002B2CF9AE}" pid="572" name="35EffectiveDate">
    <vt:lpwstr>03-31-2021</vt:lpwstr>
  </property>
  <property fmtid="{D5CDD505-2E9C-101B-9397-08002B2CF9AE}" pid="573" name="36ValidationDateLabel">
    <vt:lpwstr> </vt:lpwstr>
  </property>
  <property fmtid="{D5CDD505-2E9C-101B-9397-08002B2CF9AE}" pid="574" name="37ValidationDate">
    <vt:lpwstr> </vt:lpwstr>
  </property>
  <property fmtid="{D5CDD505-2E9C-101B-9397-08002B2CF9AE}" pid="575" name="49RevisionChoices">
    <vt:lpwstr>Current Revision Description (Preformatted)</vt:lpwstr>
  </property>
  <property fmtid="{D5CDD505-2E9C-101B-9397-08002B2CF9AE}" pid="576" name="12ComplexInfrequentlyPerformedTest">
    <vt:lpwstr> </vt:lpwstr>
  </property>
</Properties>
</file>